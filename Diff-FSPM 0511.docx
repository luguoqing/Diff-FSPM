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A3816" w:rsidRPr="00FD7B6C" w:rsidRDefault="00B27189" w:rsidP="00FD7B6C">
      <w:pPr>
        <w:pStyle w:val="ac"/>
        <w:spacing w:beforeLines="100" w:before="312" w:afterLines="100" w:after="312"/>
        <w:rPr>
          <w:rFonts w:eastAsia="黑体"/>
          <w:w w:val="100"/>
          <w:sz w:val="32"/>
          <w:szCs w:val="32"/>
        </w:rPr>
      </w:pPr>
      <w:r>
        <w:rPr>
          <w:rFonts w:eastAsia="黑体"/>
          <w:w w:val="100"/>
          <w:sz w:val="32"/>
          <w:szCs w:val="32"/>
        </w:rPr>
        <w:fldChar w:fldCharType="begin"/>
      </w:r>
      <w:r>
        <w:rPr>
          <w:rFonts w:eastAsia="黑体"/>
          <w:w w:val="100"/>
          <w:sz w:val="32"/>
          <w:szCs w:val="32"/>
        </w:rPr>
        <w:instrText xml:space="preserve"> MACROBUTTON MTEditEquationSection2 </w:instrText>
      </w:r>
      <w:r w:rsidRPr="00B27189">
        <w:rPr>
          <w:rStyle w:val="MTEquationSection"/>
        </w:rPr>
        <w:instrText>Equation Chapter 1 Section 1</w:instrText>
      </w:r>
      <w:r>
        <w:rPr>
          <w:rFonts w:eastAsia="黑体"/>
          <w:w w:val="100"/>
          <w:sz w:val="32"/>
          <w:szCs w:val="32"/>
        </w:rPr>
        <w:fldChar w:fldCharType="begin"/>
      </w:r>
      <w:r>
        <w:rPr>
          <w:rFonts w:eastAsia="黑体"/>
          <w:w w:val="100"/>
          <w:sz w:val="32"/>
          <w:szCs w:val="32"/>
        </w:rPr>
        <w:instrText xml:space="preserve"> SEQ MTEqn \r \h \* MERGEFORMAT </w:instrText>
      </w:r>
      <w:r>
        <w:rPr>
          <w:rFonts w:eastAsia="黑体"/>
          <w:w w:val="100"/>
          <w:sz w:val="32"/>
          <w:szCs w:val="32"/>
        </w:rPr>
        <w:fldChar w:fldCharType="end"/>
      </w:r>
      <w:r>
        <w:rPr>
          <w:rFonts w:eastAsia="黑体"/>
          <w:w w:val="100"/>
          <w:sz w:val="32"/>
          <w:szCs w:val="32"/>
        </w:rPr>
        <w:fldChar w:fldCharType="begin"/>
      </w:r>
      <w:r>
        <w:rPr>
          <w:rFonts w:eastAsia="黑体"/>
          <w:w w:val="100"/>
          <w:sz w:val="32"/>
          <w:szCs w:val="32"/>
        </w:rPr>
        <w:instrText xml:space="preserve"> SEQ MTSec \r 1 \h \* MERGEFORMAT </w:instrText>
      </w:r>
      <w:r>
        <w:rPr>
          <w:rFonts w:eastAsia="黑体"/>
          <w:w w:val="100"/>
          <w:sz w:val="32"/>
          <w:szCs w:val="32"/>
        </w:rPr>
        <w:fldChar w:fldCharType="end"/>
      </w:r>
      <w:r>
        <w:rPr>
          <w:rFonts w:eastAsia="黑体"/>
          <w:w w:val="100"/>
          <w:sz w:val="32"/>
          <w:szCs w:val="32"/>
        </w:rPr>
        <w:fldChar w:fldCharType="begin"/>
      </w:r>
      <w:r>
        <w:rPr>
          <w:rFonts w:eastAsia="黑体"/>
          <w:w w:val="100"/>
          <w:sz w:val="32"/>
          <w:szCs w:val="32"/>
        </w:rPr>
        <w:instrText xml:space="preserve"> SEQ MTChap \r 1 \h \* MERGEFORMAT </w:instrText>
      </w:r>
      <w:r>
        <w:rPr>
          <w:rFonts w:eastAsia="黑体"/>
          <w:w w:val="100"/>
          <w:sz w:val="32"/>
          <w:szCs w:val="32"/>
        </w:rPr>
        <w:fldChar w:fldCharType="end"/>
      </w:r>
      <w:r>
        <w:rPr>
          <w:rFonts w:eastAsia="黑体"/>
          <w:w w:val="100"/>
          <w:sz w:val="32"/>
          <w:szCs w:val="32"/>
        </w:rPr>
        <w:fldChar w:fldCharType="end"/>
      </w:r>
      <w:r w:rsidR="00C61390" w:rsidRPr="00FD7B6C">
        <w:rPr>
          <w:rFonts w:eastAsia="黑体" w:hint="eastAsia"/>
          <w:w w:val="100"/>
          <w:sz w:val="32"/>
          <w:szCs w:val="32"/>
        </w:rPr>
        <w:t>差分隐私</w:t>
      </w:r>
      <w:r w:rsidR="007A3816" w:rsidRPr="00FD7B6C">
        <w:rPr>
          <w:rFonts w:eastAsia="黑体" w:hint="eastAsia"/>
          <w:w w:val="100"/>
          <w:sz w:val="32"/>
          <w:szCs w:val="32"/>
        </w:rPr>
        <w:t>下的一种频繁序列模式挖掘方法</w:t>
      </w:r>
    </w:p>
    <w:p w:rsidR="00554076" w:rsidRPr="008C5F75" w:rsidRDefault="00737F4F" w:rsidP="00FD7B6C">
      <w:pPr>
        <w:pStyle w:val="ac"/>
        <w:adjustRightInd w:val="0"/>
        <w:snapToGrid w:val="0"/>
        <w:spacing w:beforeLines="100" w:before="312" w:after="0" w:line="280" w:lineRule="atLeast"/>
        <w:rPr>
          <w:rFonts w:ascii="楷体" w:eastAsia="楷体" w:hAnsi="楷体"/>
          <w:sz w:val="24"/>
        </w:rPr>
      </w:pPr>
      <w:r w:rsidRPr="008C5F75">
        <w:rPr>
          <w:rFonts w:ascii="楷体" w:eastAsia="楷体" w:hAnsi="楷体" w:hint="eastAsia"/>
          <w:szCs w:val="32"/>
        </w:rPr>
        <w:t>卢国庆</w:t>
      </w:r>
      <w:r w:rsidR="00554076" w:rsidRPr="008C5F75">
        <w:rPr>
          <w:rFonts w:ascii="楷体" w:eastAsia="楷体" w:hAnsi="楷体" w:hint="eastAsia"/>
          <w:szCs w:val="32"/>
          <w:vertAlign w:val="superscript"/>
        </w:rPr>
        <w:t>1</w:t>
      </w:r>
      <w:r w:rsidR="001F5488" w:rsidRPr="008C5F75">
        <w:rPr>
          <w:rFonts w:ascii="楷体" w:eastAsia="楷体" w:hAnsi="楷体" w:hint="eastAsia"/>
          <w:szCs w:val="32"/>
          <w:vertAlign w:val="superscript"/>
        </w:rPr>
        <w:t>,</w:t>
      </w:r>
      <w:r w:rsidR="00513757" w:rsidRPr="008C5F75">
        <w:rPr>
          <w:rFonts w:ascii="楷体" w:eastAsia="楷体" w:hAnsi="楷体" w:hint="eastAsia"/>
          <w:szCs w:val="32"/>
          <w:vertAlign w:val="superscript"/>
        </w:rPr>
        <w:t>2</w:t>
      </w:r>
      <w:r w:rsidR="00554076" w:rsidRPr="008C5F75">
        <w:rPr>
          <w:rFonts w:ascii="楷体" w:eastAsia="楷体" w:hAnsi="楷体" w:hint="eastAsia"/>
          <w:szCs w:val="32"/>
        </w:rPr>
        <w:t xml:space="preserve">  </w:t>
      </w:r>
      <w:r w:rsidR="007E5C09" w:rsidRPr="008C5F75">
        <w:rPr>
          <w:rFonts w:ascii="楷体" w:eastAsia="楷体" w:hAnsi="楷体" w:hint="eastAsia"/>
          <w:szCs w:val="32"/>
        </w:rPr>
        <w:t>丁丽萍</w:t>
      </w:r>
      <w:r w:rsidR="00050144" w:rsidRPr="008C5F75">
        <w:rPr>
          <w:rFonts w:ascii="楷体" w:eastAsia="楷体" w:hAnsi="楷体" w:hint="eastAsia"/>
          <w:szCs w:val="32"/>
          <w:vertAlign w:val="superscript"/>
        </w:rPr>
        <w:t>1</w:t>
      </w:r>
      <w:r w:rsidR="00CE6BB9" w:rsidRPr="008C5F75">
        <w:rPr>
          <w:rFonts w:ascii="楷体" w:eastAsia="楷体" w:hAnsi="楷体" w:hint="eastAsia"/>
          <w:szCs w:val="32"/>
        </w:rPr>
        <w:t xml:space="preserve">  张啸剑</w:t>
      </w:r>
      <w:r w:rsidR="00884CAF" w:rsidRPr="008C5F75">
        <w:rPr>
          <w:rFonts w:ascii="楷体" w:eastAsia="楷体" w:hAnsi="楷体" w:hint="eastAsia"/>
          <w:szCs w:val="32"/>
          <w:vertAlign w:val="superscript"/>
        </w:rPr>
        <w:t>3</w:t>
      </w:r>
    </w:p>
    <w:p w:rsidR="00554076" w:rsidRPr="008C5F75" w:rsidRDefault="00554076" w:rsidP="00FD7B6C">
      <w:pPr>
        <w:pStyle w:val="af"/>
        <w:ind w:left="126" w:hanging="126"/>
        <w:jc w:val="left"/>
        <w:rPr>
          <w:sz w:val="18"/>
          <w:szCs w:val="15"/>
        </w:rPr>
      </w:pPr>
      <w:r w:rsidRPr="008C5F75">
        <w:rPr>
          <w:sz w:val="18"/>
          <w:szCs w:val="15"/>
          <w:vertAlign w:val="superscript"/>
        </w:rPr>
        <w:t>1</w:t>
      </w:r>
      <w:r w:rsidR="00E152FF" w:rsidRPr="008C5F75">
        <w:rPr>
          <w:rFonts w:hint="eastAsia"/>
          <w:sz w:val="18"/>
          <w:szCs w:val="15"/>
          <w:vertAlign w:val="superscript"/>
        </w:rPr>
        <w:t xml:space="preserve"> </w:t>
      </w:r>
      <w:r w:rsidRPr="008C5F75">
        <w:rPr>
          <w:rFonts w:hint="eastAsia"/>
          <w:sz w:val="18"/>
          <w:szCs w:val="15"/>
        </w:rPr>
        <w:t>(</w:t>
      </w:r>
      <w:r w:rsidR="00BC140B" w:rsidRPr="008C5F75">
        <w:rPr>
          <w:rFonts w:hint="eastAsia"/>
          <w:sz w:val="18"/>
          <w:szCs w:val="15"/>
        </w:rPr>
        <w:t>中国科学院</w:t>
      </w:r>
      <w:r w:rsidRPr="008C5F75">
        <w:rPr>
          <w:rFonts w:hint="eastAsia"/>
          <w:sz w:val="18"/>
          <w:szCs w:val="15"/>
        </w:rPr>
        <w:t xml:space="preserve"> </w:t>
      </w:r>
      <w:r w:rsidR="00BC140B" w:rsidRPr="008C5F75">
        <w:rPr>
          <w:rFonts w:hint="eastAsia"/>
          <w:sz w:val="18"/>
          <w:szCs w:val="15"/>
        </w:rPr>
        <w:t>软件研究所</w:t>
      </w:r>
      <w:r w:rsidR="008B67A8" w:rsidRPr="008C5F75">
        <w:rPr>
          <w:rFonts w:hint="eastAsia"/>
          <w:sz w:val="18"/>
          <w:szCs w:val="15"/>
        </w:rPr>
        <w:t xml:space="preserve"> </w:t>
      </w:r>
      <w:r w:rsidR="008B67A8" w:rsidRPr="008C5F75">
        <w:rPr>
          <w:rFonts w:hint="eastAsia"/>
          <w:sz w:val="18"/>
          <w:szCs w:val="15"/>
        </w:rPr>
        <w:t>基础软件国家工程研究中心</w:t>
      </w:r>
      <w:r w:rsidR="005059ED" w:rsidRPr="008C5F75">
        <w:rPr>
          <w:sz w:val="18"/>
          <w:szCs w:val="15"/>
        </w:rPr>
        <w:t>,</w:t>
      </w:r>
      <w:r w:rsidRPr="008C5F75">
        <w:rPr>
          <w:rFonts w:hint="eastAsia"/>
          <w:sz w:val="18"/>
          <w:szCs w:val="15"/>
        </w:rPr>
        <w:t xml:space="preserve"> </w:t>
      </w:r>
      <w:r w:rsidR="00BC140B" w:rsidRPr="008C5F75">
        <w:rPr>
          <w:rFonts w:hint="eastAsia"/>
          <w:sz w:val="18"/>
          <w:szCs w:val="15"/>
        </w:rPr>
        <w:t>北京</w:t>
      </w:r>
      <w:r w:rsidRPr="008C5F75">
        <w:rPr>
          <w:rFonts w:hint="eastAsia"/>
          <w:sz w:val="18"/>
          <w:szCs w:val="15"/>
        </w:rPr>
        <w:t xml:space="preserve"> </w:t>
      </w:r>
      <w:r w:rsidR="00BC140B" w:rsidRPr="008C5F75">
        <w:rPr>
          <w:rFonts w:hint="eastAsia"/>
          <w:sz w:val="18"/>
          <w:szCs w:val="15"/>
        </w:rPr>
        <w:t>100190</w:t>
      </w:r>
      <w:r w:rsidRPr="008C5F75">
        <w:rPr>
          <w:rFonts w:hint="eastAsia"/>
          <w:sz w:val="18"/>
          <w:szCs w:val="15"/>
        </w:rPr>
        <w:t xml:space="preserve">) </w:t>
      </w:r>
    </w:p>
    <w:p w:rsidR="00CE6BB9" w:rsidRPr="008C5F75" w:rsidRDefault="00554076" w:rsidP="00FD7B6C">
      <w:pPr>
        <w:pStyle w:val="af"/>
        <w:ind w:left="126" w:hanging="126"/>
        <w:jc w:val="left"/>
        <w:rPr>
          <w:sz w:val="18"/>
          <w:szCs w:val="15"/>
          <w:vertAlign w:val="superscript"/>
        </w:rPr>
      </w:pPr>
      <w:r w:rsidRPr="008C5F75">
        <w:rPr>
          <w:sz w:val="18"/>
          <w:szCs w:val="15"/>
          <w:vertAlign w:val="superscript"/>
        </w:rPr>
        <w:t>2</w:t>
      </w:r>
      <w:r w:rsidR="00E152FF" w:rsidRPr="008C5F75">
        <w:rPr>
          <w:rFonts w:hint="eastAsia"/>
          <w:sz w:val="18"/>
          <w:szCs w:val="15"/>
          <w:vertAlign w:val="superscript"/>
        </w:rPr>
        <w:t xml:space="preserve"> </w:t>
      </w:r>
      <w:r w:rsidRPr="008C5F75">
        <w:rPr>
          <w:rFonts w:hint="eastAsia"/>
          <w:sz w:val="18"/>
          <w:szCs w:val="15"/>
        </w:rPr>
        <w:t>(</w:t>
      </w:r>
      <w:r w:rsidR="00BC140B" w:rsidRPr="008C5F75">
        <w:rPr>
          <w:rFonts w:hint="eastAsia"/>
          <w:sz w:val="18"/>
          <w:szCs w:val="15"/>
        </w:rPr>
        <w:t>中国科学院大学</w:t>
      </w:r>
      <w:r w:rsidR="005059ED" w:rsidRPr="008C5F75">
        <w:rPr>
          <w:sz w:val="18"/>
          <w:szCs w:val="15"/>
        </w:rPr>
        <w:t>,</w:t>
      </w:r>
      <w:r w:rsidRPr="008C5F75">
        <w:rPr>
          <w:rFonts w:hint="eastAsia"/>
          <w:sz w:val="18"/>
          <w:szCs w:val="15"/>
        </w:rPr>
        <w:t xml:space="preserve"> </w:t>
      </w:r>
      <w:r w:rsidR="00BC140B" w:rsidRPr="008C5F75">
        <w:rPr>
          <w:rFonts w:hint="eastAsia"/>
          <w:sz w:val="18"/>
          <w:szCs w:val="15"/>
        </w:rPr>
        <w:t>北京</w:t>
      </w:r>
      <w:r w:rsidRPr="008C5F75">
        <w:rPr>
          <w:rFonts w:hint="eastAsia"/>
          <w:sz w:val="18"/>
          <w:szCs w:val="15"/>
        </w:rPr>
        <w:t xml:space="preserve"> </w:t>
      </w:r>
      <w:r w:rsidR="00BC140B" w:rsidRPr="008C5F75">
        <w:rPr>
          <w:rFonts w:hint="eastAsia"/>
          <w:sz w:val="18"/>
          <w:szCs w:val="15"/>
        </w:rPr>
        <w:t>100190)</w:t>
      </w:r>
      <w:r w:rsidR="00CE6BB9" w:rsidRPr="008C5F75">
        <w:rPr>
          <w:sz w:val="18"/>
          <w:szCs w:val="15"/>
          <w:vertAlign w:val="superscript"/>
        </w:rPr>
        <w:t xml:space="preserve"> </w:t>
      </w:r>
    </w:p>
    <w:p w:rsidR="00CE6BB9" w:rsidRPr="008C5F75" w:rsidRDefault="00CE6BB9" w:rsidP="00FD7B6C">
      <w:pPr>
        <w:pStyle w:val="af"/>
        <w:ind w:left="126" w:hanging="126"/>
        <w:jc w:val="left"/>
        <w:rPr>
          <w:sz w:val="18"/>
          <w:szCs w:val="15"/>
        </w:rPr>
      </w:pPr>
      <w:r w:rsidRPr="008C5F75">
        <w:rPr>
          <w:rFonts w:hint="eastAsia"/>
          <w:sz w:val="18"/>
          <w:szCs w:val="15"/>
          <w:vertAlign w:val="superscript"/>
        </w:rPr>
        <w:t>3</w:t>
      </w:r>
      <w:r w:rsidR="00E152FF" w:rsidRPr="008C5F75">
        <w:rPr>
          <w:rFonts w:hint="eastAsia"/>
          <w:sz w:val="18"/>
          <w:szCs w:val="15"/>
          <w:vertAlign w:val="superscript"/>
        </w:rPr>
        <w:t xml:space="preserve"> </w:t>
      </w:r>
      <w:r w:rsidRPr="008C5F75">
        <w:rPr>
          <w:rFonts w:hint="eastAsia"/>
          <w:sz w:val="18"/>
          <w:szCs w:val="15"/>
        </w:rPr>
        <w:t>(</w:t>
      </w:r>
      <w:r w:rsidRPr="008C5F75">
        <w:rPr>
          <w:rFonts w:hint="eastAsia"/>
          <w:sz w:val="18"/>
          <w:szCs w:val="15"/>
        </w:rPr>
        <w:t>河南财经政法大学计算机与信息工程学院</w:t>
      </w:r>
      <w:r w:rsidR="005059ED" w:rsidRPr="008C5F75">
        <w:rPr>
          <w:rFonts w:hint="eastAsia"/>
          <w:sz w:val="18"/>
          <w:szCs w:val="15"/>
        </w:rPr>
        <w:t>,</w:t>
      </w:r>
      <w:r w:rsidRPr="008C5F75">
        <w:rPr>
          <w:rFonts w:hint="eastAsia"/>
          <w:sz w:val="18"/>
          <w:szCs w:val="15"/>
        </w:rPr>
        <w:t xml:space="preserve"> </w:t>
      </w:r>
      <w:r w:rsidR="009418EB" w:rsidRPr="008C5F75">
        <w:rPr>
          <w:rFonts w:hint="eastAsia"/>
          <w:sz w:val="18"/>
          <w:szCs w:val="15"/>
        </w:rPr>
        <w:t>郑州</w:t>
      </w:r>
      <w:r w:rsidRPr="008C5F75">
        <w:rPr>
          <w:rFonts w:hint="eastAsia"/>
          <w:sz w:val="18"/>
          <w:szCs w:val="15"/>
        </w:rPr>
        <w:t xml:space="preserve"> 45000</w:t>
      </w:r>
      <w:r w:rsidR="00884CAF" w:rsidRPr="008C5F75">
        <w:rPr>
          <w:rFonts w:hint="eastAsia"/>
          <w:sz w:val="18"/>
          <w:szCs w:val="15"/>
        </w:rPr>
        <w:t>2</w:t>
      </w:r>
      <w:r w:rsidRPr="008C5F75">
        <w:rPr>
          <w:rFonts w:hint="eastAsia"/>
          <w:sz w:val="18"/>
          <w:szCs w:val="15"/>
        </w:rPr>
        <w:t>)</w:t>
      </w:r>
    </w:p>
    <w:p w:rsidR="00E152FF" w:rsidRPr="008C5F75" w:rsidRDefault="00E152FF" w:rsidP="00FD7B6C">
      <w:pPr>
        <w:pStyle w:val="af"/>
        <w:spacing w:afterLines="80" w:after="249"/>
        <w:ind w:leftChars="50" w:left="126" w:hangingChars="20" w:hanging="36"/>
        <w:jc w:val="left"/>
        <w:rPr>
          <w:sz w:val="18"/>
          <w:szCs w:val="15"/>
        </w:rPr>
      </w:pPr>
      <w:r w:rsidRPr="008C5F75">
        <w:rPr>
          <w:rFonts w:hint="eastAsia"/>
          <w:sz w:val="18"/>
          <w:szCs w:val="15"/>
        </w:rPr>
        <w:t>(guoqing@nfs.iscas.ac.cn)</w:t>
      </w:r>
      <w:r w:rsidR="00FD7B6C" w:rsidRPr="008C5F75">
        <w:rPr>
          <w:rFonts w:hint="eastAsia"/>
          <w:sz w:val="18"/>
          <w:szCs w:val="15"/>
        </w:rPr>
        <w:tab/>
      </w:r>
    </w:p>
    <w:p w:rsidR="00E152FF" w:rsidRPr="00FD7B6C" w:rsidRDefault="00E152FF" w:rsidP="00FD7B6C">
      <w:pPr>
        <w:pStyle w:val="10"/>
        <w:spacing w:beforeLines="100" w:before="312" w:afterLines="100" w:after="312"/>
        <w:jc w:val="left"/>
        <w:rPr>
          <w:sz w:val="28"/>
        </w:rPr>
      </w:pPr>
      <w:r w:rsidRPr="00FD7B6C">
        <w:rPr>
          <w:rFonts w:hint="eastAsia"/>
          <w:sz w:val="28"/>
        </w:rPr>
        <w:t xml:space="preserve">Frequent </w:t>
      </w:r>
      <w:r w:rsidR="006D6CAB">
        <w:rPr>
          <w:rFonts w:hint="eastAsia"/>
          <w:sz w:val="28"/>
        </w:rPr>
        <w:t>Sequential Pattern</w:t>
      </w:r>
      <w:r w:rsidRPr="00FD7B6C">
        <w:rPr>
          <w:rFonts w:hint="eastAsia"/>
          <w:sz w:val="28"/>
        </w:rPr>
        <w:t xml:space="preserve"> Mining </w:t>
      </w:r>
      <w:r w:rsidR="00DC248D">
        <w:rPr>
          <w:rFonts w:hint="eastAsia"/>
          <w:sz w:val="28"/>
        </w:rPr>
        <w:t>Under</w:t>
      </w:r>
      <w:r w:rsidRPr="00FD7B6C">
        <w:rPr>
          <w:rFonts w:hint="eastAsia"/>
          <w:sz w:val="28"/>
        </w:rPr>
        <w:t xml:space="preserve"> Differential Privacy</w:t>
      </w:r>
    </w:p>
    <w:p w:rsidR="00E152FF" w:rsidRPr="008C5F75" w:rsidRDefault="00E152FF" w:rsidP="00FD7B6C">
      <w:pPr>
        <w:pStyle w:val="Name"/>
        <w:spacing w:beforeLines="100" w:before="312" w:after="0"/>
        <w:ind w:left="147" w:hanging="147"/>
        <w:rPr>
          <w:sz w:val="21"/>
          <w:szCs w:val="21"/>
        </w:rPr>
      </w:pPr>
      <w:r w:rsidRPr="008C5F75">
        <w:rPr>
          <w:rFonts w:hint="eastAsia"/>
          <w:sz w:val="21"/>
          <w:szCs w:val="21"/>
        </w:rPr>
        <w:t>Lu Guo-qing</w:t>
      </w:r>
      <w:r w:rsidRPr="008C5F75">
        <w:rPr>
          <w:rFonts w:hint="eastAsia"/>
          <w:sz w:val="21"/>
          <w:szCs w:val="21"/>
          <w:vertAlign w:val="superscript"/>
        </w:rPr>
        <w:t>1,2</w:t>
      </w:r>
      <w:r w:rsidRPr="008C5F75">
        <w:rPr>
          <w:sz w:val="21"/>
          <w:szCs w:val="21"/>
        </w:rPr>
        <w:t xml:space="preserve">  </w:t>
      </w:r>
      <w:r w:rsidRPr="008C5F75">
        <w:rPr>
          <w:rFonts w:hint="eastAsia"/>
          <w:sz w:val="21"/>
          <w:szCs w:val="21"/>
        </w:rPr>
        <w:t>Ding</w:t>
      </w:r>
      <w:r w:rsidRPr="008C5F75">
        <w:rPr>
          <w:sz w:val="21"/>
          <w:szCs w:val="21"/>
        </w:rPr>
        <w:t xml:space="preserve"> </w:t>
      </w:r>
      <w:r w:rsidRPr="008C5F75">
        <w:rPr>
          <w:rFonts w:hint="eastAsia"/>
          <w:sz w:val="21"/>
          <w:szCs w:val="21"/>
        </w:rPr>
        <w:t>Li-ping</w:t>
      </w:r>
      <w:r w:rsidRPr="008C5F75">
        <w:rPr>
          <w:rFonts w:hint="eastAsia"/>
          <w:sz w:val="21"/>
          <w:szCs w:val="21"/>
          <w:vertAlign w:val="superscript"/>
        </w:rPr>
        <w:t>1</w:t>
      </w:r>
      <w:r w:rsidRPr="008C5F75">
        <w:rPr>
          <w:sz w:val="21"/>
          <w:szCs w:val="21"/>
        </w:rPr>
        <w:t xml:space="preserve">  </w:t>
      </w:r>
      <w:r w:rsidRPr="008C5F75">
        <w:rPr>
          <w:rFonts w:hint="eastAsia"/>
          <w:sz w:val="21"/>
          <w:szCs w:val="21"/>
        </w:rPr>
        <w:t>Zhang Xiao-jian</w:t>
      </w:r>
      <w:r w:rsidRPr="008C5F75">
        <w:rPr>
          <w:rFonts w:hint="eastAsia"/>
          <w:sz w:val="21"/>
          <w:szCs w:val="21"/>
          <w:vertAlign w:val="superscript"/>
        </w:rPr>
        <w:t>3</w:t>
      </w:r>
    </w:p>
    <w:p w:rsidR="00E152FF" w:rsidRPr="008C5F75" w:rsidRDefault="00E152FF" w:rsidP="00FD7B6C">
      <w:pPr>
        <w:pStyle w:val="DepartCorrespond"/>
        <w:ind w:left="119" w:hanging="119"/>
        <w:jc w:val="left"/>
        <w:rPr>
          <w:i/>
          <w:sz w:val="18"/>
          <w:szCs w:val="15"/>
        </w:rPr>
      </w:pPr>
      <w:r w:rsidRPr="008C5F75">
        <w:rPr>
          <w:sz w:val="18"/>
          <w:szCs w:val="15"/>
          <w:vertAlign w:val="superscript"/>
        </w:rPr>
        <w:t>1</w:t>
      </w:r>
      <w:r w:rsidRPr="008C5F75">
        <w:rPr>
          <w:rFonts w:hint="eastAsia"/>
          <w:sz w:val="18"/>
          <w:szCs w:val="15"/>
          <w:vertAlign w:val="superscript"/>
        </w:rPr>
        <w:t xml:space="preserve"> </w:t>
      </w:r>
      <w:r w:rsidRPr="008C5F75">
        <w:rPr>
          <w:rFonts w:hint="eastAsia"/>
          <w:sz w:val="18"/>
          <w:szCs w:val="15"/>
        </w:rPr>
        <w:t>(</w:t>
      </w:r>
      <w:r w:rsidRPr="008C5F75">
        <w:rPr>
          <w:rFonts w:hint="eastAsia"/>
          <w:i/>
          <w:sz w:val="18"/>
          <w:szCs w:val="15"/>
        </w:rPr>
        <w:t>National Engineering Research Center of Fundamental Software, Institute of Software, Chinese Academy of Sciences, Beijing 100190</w:t>
      </w:r>
      <w:r w:rsidRPr="008C5F75">
        <w:rPr>
          <w:i/>
          <w:sz w:val="18"/>
          <w:szCs w:val="15"/>
        </w:rPr>
        <w:t>, China</w:t>
      </w:r>
      <w:r w:rsidRPr="008C5F75">
        <w:rPr>
          <w:rFonts w:hint="eastAsia"/>
          <w:sz w:val="18"/>
          <w:szCs w:val="15"/>
        </w:rPr>
        <w:t>)</w:t>
      </w:r>
    </w:p>
    <w:p w:rsidR="00E152FF" w:rsidRPr="008C5F75" w:rsidRDefault="00E152FF" w:rsidP="00FD7B6C">
      <w:pPr>
        <w:pStyle w:val="DepartCorrespond"/>
        <w:ind w:left="119" w:hanging="119"/>
        <w:jc w:val="left"/>
        <w:rPr>
          <w:i/>
          <w:sz w:val="18"/>
          <w:szCs w:val="15"/>
        </w:rPr>
      </w:pPr>
      <w:r w:rsidRPr="008C5F75">
        <w:rPr>
          <w:sz w:val="18"/>
          <w:szCs w:val="15"/>
          <w:vertAlign w:val="superscript"/>
        </w:rPr>
        <w:t>2</w:t>
      </w:r>
      <w:r w:rsidRPr="008C5F75">
        <w:rPr>
          <w:rFonts w:hint="eastAsia"/>
          <w:sz w:val="18"/>
          <w:szCs w:val="15"/>
          <w:vertAlign w:val="superscript"/>
        </w:rPr>
        <w:t xml:space="preserve"> </w:t>
      </w:r>
      <w:r w:rsidRPr="008C5F75">
        <w:rPr>
          <w:rFonts w:hint="eastAsia"/>
          <w:sz w:val="18"/>
          <w:szCs w:val="15"/>
        </w:rPr>
        <w:t>(</w:t>
      </w:r>
      <w:r w:rsidRPr="008C5F75">
        <w:rPr>
          <w:rFonts w:hint="eastAsia"/>
          <w:i/>
          <w:sz w:val="18"/>
          <w:szCs w:val="15"/>
        </w:rPr>
        <w:t>University of Chinese Academy of Sciences,</w:t>
      </w:r>
      <w:r w:rsidRPr="008C5F75">
        <w:rPr>
          <w:i/>
          <w:sz w:val="18"/>
          <w:szCs w:val="15"/>
        </w:rPr>
        <w:t xml:space="preserve"> </w:t>
      </w:r>
      <w:r w:rsidRPr="008C5F75">
        <w:rPr>
          <w:rFonts w:hint="eastAsia"/>
          <w:i/>
          <w:sz w:val="18"/>
          <w:szCs w:val="15"/>
        </w:rPr>
        <w:t>Beijing</w:t>
      </w:r>
      <w:r w:rsidRPr="008C5F75">
        <w:rPr>
          <w:i/>
          <w:sz w:val="18"/>
          <w:szCs w:val="15"/>
        </w:rPr>
        <w:t xml:space="preserve"> </w:t>
      </w:r>
      <w:r w:rsidRPr="008C5F75">
        <w:rPr>
          <w:rFonts w:hint="eastAsia"/>
          <w:i/>
          <w:sz w:val="18"/>
          <w:szCs w:val="15"/>
        </w:rPr>
        <w:t>100190</w:t>
      </w:r>
      <w:r w:rsidRPr="008C5F75">
        <w:rPr>
          <w:i/>
          <w:sz w:val="18"/>
          <w:szCs w:val="15"/>
        </w:rPr>
        <w:t>, China</w:t>
      </w:r>
      <w:r w:rsidRPr="008C5F75">
        <w:rPr>
          <w:rFonts w:hint="eastAsia"/>
          <w:sz w:val="18"/>
          <w:szCs w:val="15"/>
        </w:rPr>
        <w:t>)</w:t>
      </w:r>
    </w:p>
    <w:p w:rsidR="00E152FF" w:rsidRPr="008C5F75" w:rsidRDefault="00E152FF" w:rsidP="00FD7B6C">
      <w:pPr>
        <w:pStyle w:val="DepartCorrespond"/>
        <w:ind w:left="119" w:hanging="119"/>
        <w:jc w:val="left"/>
        <w:rPr>
          <w:i/>
          <w:sz w:val="18"/>
          <w:szCs w:val="15"/>
          <w:bdr w:val="single" w:sz="4" w:space="0" w:color="FF0000"/>
        </w:rPr>
      </w:pPr>
      <w:r w:rsidRPr="008C5F75">
        <w:rPr>
          <w:rFonts w:hint="eastAsia"/>
          <w:sz w:val="18"/>
          <w:szCs w:val="15"/>
          <w:vertAlign w:val="superscript"/>
        </w:rPr>
        <w:t>3</w:t>
      </w:r>
      <w:r w:rsidRPr="008C5F75">
        <w:rPr>
          <w:rFonts w:hint="eastAsia"/>
          <w:i/>
          <w:sz w:val="18"/>
          <w:szCs w:val="15"/>
          <w:vertAlign w:val="superscript"/>
        </w:rPr>
        <w:t xml:space="preserve"> </w:t>
      </w:r>
      <w:r w:rsidRPr="008C5F75">
        <w:rPr>
          <w:rFonts w:hint="eastAsia"/>
          <w:sz w:val="18"/>
          <w:szCs w:val="15"/>
        </w:rPr>
        <w:t>(</w:t>
      </w:r>
      <w:r w:rsidRPr="008C5F75">
        <w:rPr>
          <w:rFonts w:hint="eastAsia"/>
          <w:i/>
          <w:sz w:val="18"/>
          <w:szCs w:val="15"/>
        </w:rPr>
        <w:t>School of Computer and Information Engineering,</w:t>
      </w:r>
      <w:r w:rsidRPr="008C5F75">
        <w:rPr>
          <w:i/>
          <w:sz w:val="18"/>
          <w:szCs w:val="15"/>
        </w:rPr>
        <w:t xml:space="preserve"> </w:t>
      </w:r>
      <w:r w:rsidRPr="008C5F75">
        <w:rPr>
          <w:rFonts w:hint="eastAsia"/>
          <w:i/>
          <w:sz w:val="18"/>
          <w:szCs w:val="15"/>
        </w:rPr>
        <w:t>Henan University of Economics and Law, Zhengzhou</w:t>
      </w:r>
      <w:r w:rsidRPr="008C5F75">
        <w:rPr>
          <w:i/>
          <w:sz w:val="18"/>
          <w:szCs w:val="15"/>
        </w:rPr>
        <w:t xml:space="preserve"> </w:t>
      </w:r>
      <w:r w:rsidRPr="008C5F75">
        <w:rPr>
          <w:rFonts w:hint="eastAsia"/>
          <w:i/>
          <w:sz w:val="18"/>
          <w:szCs w:val="15"/>
        </w:rPr>
        <w:t>450002</w:t>
      </w:r>
      <w:r w:rsidRPr="008C5F75">
        <w:rPr>
          <w:i/>
          <w:sz w:val="18"/>
          <w:szCs w:val="15"/>
        </w:rPr>
        <w:t>, China</w:t>
      </w:r>
      <w:r w:rsidRPr="008C5F75">
        <w:rPr>
          <w:rFonts w:hint="eastAsia"/>
          <w:sz w:val="18"/>
          <w:szCs w:val="15"/>
        </w:rPr>
        <w:t>)</w:t>
      </w:r>
    </w:p>
    <w:p w:rsidR="00E152FF" w:rsidRPr="00FD7B6C" w:rsidRDefault="00E152FF" w:rsidP="00FD7B6C">
      <w:pPr>
        <w:pStyle w:val="Abstract"/>
        <w:tabs>
          <w:tab w:val="clear" w:pos="937"/>
        </w:tabs>
        <w:spacing w:beforeLines="100" w:before="312"/>
        <w:rPr>
          <w:sz w:val="15"/>
        </w:rPr>
      </w:pPr>
      <w:r w:rsidRPr="008C5F75">
        <w:rPr>
          <w:rFonts w:eastAsia="宋体"/>
          <w:b/>
          <w:bCs/>
          <w:szCs w:val="21"/>
        </w:rPr>
        <w:t>Abstract</w:t>
      </w:r>
      <w:r w:rsidR="00FD7B6C" w:rsidRPr="008C5F75">
        <w:rPr>
          <w:rFonts w:eastAsia="宋体" w:hint="eastAsia"/>
          <w:sz w:val="21"/>
          <w:szCs w:val="21"/>
        </w:rPr>
        <w:tab/>
      </w:r>
      <w:r w:rsidRPr="008C5F75">
        <w:rPr>
          <w:rFonts w:eastAsia="宋体" w:hint="eastAsia"/>
          <w:szCs w:val="21"/>
        </w:rPr>
        <w:t>M</w:t>
      </w:r>
      <w:r w:rsidRPr="008C5F75">
        <w:rPr>
          <w:rFonts w:eastAsia="宋体"/>
          <w:szCs w:val="21"/>
        </w:rPr>
        <w:t xml:space="preserve">ining </w:t>
      </w:r>
      <w:r w:rsidRPr="008C5F75">
        <w:rPr>
          <w:rFonts w:eastAsia="宋体" w:hint="eastAsia"/>
          <w:szCs w:val="21"/>
        </w:rPr>
        <w:t>f</w:t>
      </w:r>
      <w:r w:rsidRPr="008C5F75">
        <w:rPr>
          <w:rFonts w:eastAsia="宋体"/>
          <w:szCs w:val="21"/>
        </w:rPr>
        <w:t xml:space="preserve">requent </w:t>
      </w:r>
      <w:r w:rsidRPr="008C5F75">
        <w:rPr>
          <w:rFonts w:eastAsia="宋体" w:hint="eastAsia"/>
          <w:szCs w:val="21"/>
        </w:rPr>
        <w:t>sequential p</w:t>
      </w:r>
      <w:r w:rsidRPr="008C5F75">
        <w:rPr>
          <w:rFonts w:eastAsia="宋体"/>
          <w:szCs w:val="21"/>
        </w:rPr>
        <w:t>attern is a</w:t>
      </w:r>
      <w:r w:rsidRPr="008C5F75">
        <w:rPr>
          <w:rFonts w:eastAsia="宋体" w:hint="eastAsia"/>
          <w:szCs w:val="21"/>
        </w:rPr>
        <w:t>n</w:t>
      </w:r>
      <w:r w:rsidRPr="008C5F75">
        <w:rPr>
          <w:rFonts w:eastAsia="宋体"/>
          <w:szCs w:val="21"/>
        </w:rPr>
        <w:t xml:space="preserve"> ex</w:t>
      </w:r>
      <w:r w:rsidRPr="00FD7B6C">
        <w:rPr>
          <w:rFonts w:eastAsia="宋体"/>
          <w:szCs w:val="21"/>
        </w:rPr>
        <w:t xml:space="preserve">ploratory </w:t>
      </w:r>
      <w:r w:rsidRPr="00FD7B6C">
        <w:rPr>
          <w:rFonts w:eastAsia="宋体" w:hint="eastAsia"/>
          <w:szCs w:val="21"/>
        </w:rPr>
        <w:t>problem</w:t>
      </w:r>
      <w:r w:rsidRPr="00FD7B6C">
        <w:rPr>
          <w:rFonts w:eastAsia="宋体"/>
          <w:szCs w:val="21"/>
        </w:rPr>
        <w:t xml:space="preserve"> in data mining. However, </w:t>
      </w:r>
      <w:r w:rsidRPr="00FD7B6C">
        <w:rPr>
          <w:rFonts w:eastAsia="宋体" w:hint="eastAsia"/>
          <w:szCs w:val="21"/>
        </w:rPr>
        <w:t xml:space="preserve">directly </w:t>
      </w:r>
      <w:r w:rsidRPr="00FD7B6C">
        <w:rPr>
          <w:rFonts w:eastAsia="宋体"/>
          <w:szCs w:val="21"/>
        </w:rPr>
        <w:t xml:space="preserve">releasing </w:t>
      </w:r>
      <w:r w:rsidRPr="00FD7B6C">
        <w:rPr>
          <w:rFonts w:eastAsia="宋体" w:hint="eastAsia"/>
          <w:szCs w:val="21"/>
        </w:rPr>
        <w:t>discovered frequent patterns and corresponding</w:t>
      </w:r>
      <w:r w:rsidRPr="00FD7B6C">
        <w:rPr>
          <w:rFonts w:eastAsia="宋体"/>
          <w:szCs w:val="21"/>
        </w:rPr>
        <w:t xml:space="preserve"> </w:t>
      </w:r>
      <w:r w:rsidRPr="00FD7B6C">
        <w:rPr>
          <w:rFonts w:eastAsia="宋体" w:hint="eastAsia"/>
          <w:szCs w:val="21"/>
        </w:rPr>
        <w:t>true support are likely to reveal the</w:t>
      </w:r>
      <w:r w:rsidRPr="00FD7B6C">
        <w:rPr>
          <w:rFonts w:eastAsia="宋体"/>
          <w:szCs w:val="21"/>
        </w:rPr>
        <w:t xml:space="preserve"> individual privacy.  </w:t>
      </w:r>
      <w:r w:rsidRPr="00FD7B6C">
        <w:rPr>
          <w:rFonts w:eastAsia="宋体" w:hint="eastAsia"/>
          <w:szCs w:val="21"/>
        </w:rPr>
        <w:t>Differential privacy has emerged as a new privacy protection technology with a rigorous defined attack model, which makes data distortion to achieve privacy protection purposes by means of adding noise. Due to the inherent sequentiality and high-dimensionality, it is challenging to apply differential privacy to sequential data. In this paper, we presents an efficient frequent sequential patterns mining algorithm called Diff-FSPM, based on differential privacy model.</w:t>
      </w:r>
    </w:p>
    <w:p w:rsidR="00E152FF" w:rsidRPr="00FD7B6C" w:rsidRDefault="00E152FF" w:rsidP="00FD7B6C">
      <w:pPr>
        <w:pStyle w:val="Keywords"/>
        <w:spacing w:beforeLines="50" w:before="156" w:afterLines="100" w:after="312"/>
        <w:ind w:left="1142" w:hanging="1142"/>
        <w:rPr>
          <w:rFonts w:eastAsia="宋体"/>
          <w:szCs w:val="21"/>
          <w:bdr w:val="single" w:sz="4" w:space="0" w:color="FF0000"/>
        </w:rPr>
      </w:pPr>
      <w:r w:rsidRPr="00FD7B6C">
        <w:rPr>
          <w:rFonts w:eastAsia="宋体"/>
          <w:b/>
          <w:bCs/>
          <w:szCs w:val="21"/>
        </w:rPr>
        <w:t>Key words</w:t>
      </w:r>
      <w:r w:rsidR="00FD7B6C">
        <w:rPr>
          <w:rFonts w:eastAsia="宋体" w:hint="eastAsia"/>
          <w:b/>
          <w:bCs/>
          <w:szCs w:val="21"/>
        </w:rPr>
        <w:tab/>
      </w:r>
      <w:r w:rsidRPr="00FD7B6C">
        <w:rPr>
          <w:rFonts w:eastAsia="宋体" w:hint="eastAsia"/>
          <w:szCs w:val="21"/>
        </w:rPr>
        <w:t>Differential Privacy; privacy preserving; Sequential Data; Frequent Patterns; Data Mining</w:t>
      </w:r>
    </w:p>
    <w:p w:rsidR="00CD7404" w:rsidRPr="005A1C49" w:rsidRDefault="00554076" w:rsidP="00FD7B6C">
      <w:pPr>
        <w:pStyle w:val="af6"/>
        <w:tabs>
          <w:tab w:val="clear" w:pos="798"/>
        </w:tabs>
        <w:rPr>
          <w:rFonts w:ascii="time" w:eastAsia="楷体" w:hAnsi="time" w:hint="eastAsia"/>
          <w:snapToGrid/>
          <w:szCs w:val="18"/>
        </w:rPr>
      </w:pPr>
      <w:commentRangeStart w:id="0"/>
      <w:r w:rsidRPr="005A1C49">
        <w:rPr>
          <w:rFonts w:eastAsia="宋体" w:hint="eastAsia"/>
          <w:b/>
          <w:snapToGrid/>
          <w:szCs w:val="18"/>
        </w:rPr>
        <w:t>摘</w:t>
      </w:r>
      <w:r w:rsidRPr="005A1C49">
        <w:rPr>
          <w:rFonts w:eastAsia="宋体" w:hint="eastAsia"/>
          <w:b/>
          <w:snapToGrid/>
          <w:szCs w:val="18"/>
        </w:rPr>
        <w:t xml:space="preserve">  </w:t>
      </w:r>
      <w:r w:rsidRPr="005A1C49">
        <w:rPr>
          <w:rFonts w:eastAsia="宋体" w:hint="eastAsia"/>
          <w:b/>
          <w:snapToGrid/>
          <w:szCs w:val="18"/>
        </w:rPr>
        <w:t>要</w:t>
      </w:r>
      <w:commentRangeEnd w:id="0"/>
      <w:r w:rsidR="0095138E">
        <w:rPr>
          <w:rStyle w:val="afd"/>
          <w:rFonts w:eastAsia="宋体"/>
          <w:snapToGrid/>
        </w:rPr>
        <w:commentReference w:id="0"/>
      </w:r>
      <w:r w:rsidR="00FD7B6C">
        <w:rPr>
          <w:rFonts w:hint="eastAsia"/>
          <w:szCs w:val="18"/>
        </w:rPr>
        <w:tab/>
      </w:r>
      <w:r w:rsidR="00DB2919" w:rsidRPr="005A1C49">
        <w:rPr>
          <w:rFonts w:ascii="time" w:eastAsia="楷体" w:hAnsi="time" w:hint="eastAsia"/>
          <w:snapToGrid/>
          <w:szCs w:val="18"/>
        </w:rPr>
        <w:t>频繁序列模式挖掘是数据挖掘领域的一个基本问题</w:t>
      </w:r>
      <w:r w:rsidR="00DB2919" w:rsidRPr="005A1C49">
        <w:rPr>
          <w:rFonts w:ascii="time" w:eastAsia="楷体" w:hAnsi="time" w:hint="eastAsia"/>
          <w:snapToGrid/>
          <w:szCs w:val="18"/>
        </w:rPr>
        <w:t xml:space="preserve">, </w:t>
      </w:r>
      <w:r w:rsidR="00E5657B" w:rsidRPr="005A1C49">
        <w:rPr>
          <w:rFonts w:ascii="time" w:eastAsia="楷体" w:hAnsi="time" w:hint="eastAsia"/>
          <w:snapToGrid/>
          <w:szCs w:val="18"/>
        </w:rPr>
        <w:t>然而模式本身以及相应计数有可能泄露用户隐私信息</w:t>
      </w:r>
      <w:r w:rsidR="00E5657B" w:rsidRPr="005A1C49">
        <w:rPr>
          <w:rFonts w:ascii="time" w:eastAsia="楷体" w:hAnsi="time" w:hint="eastAsia"/>
          <w:snapToGrid/>
          <w:szCs w:val="18"/>
        </w:rPr>
        <w:t xml:space="preserve">. </w:t>
      </w:r>
      <w:r w:rsidR="00DB2919" w:rsidRPr="005A1C49">
        <w:rPr>
          <w:rFonts w:ascii="time" w:eastAsia="楷体" w:hAnsi="time" w:hint="eastAsia"/>
          <w:snapToGrid/>
          <w:szCs w:val="18"/>
        </w:rPr>
        <w:t>差分隐私作为一种新出现的隐私保护技术</w:t>
      </w:r>
      <w:r w:rsidR="00DB2919" w:rsidRPr="005A1C49">
        <w:rPr>
          <w:rFonts w:ascii="time" w:eastAsia="楷体" w:hAnsi="time" w:hint="eastAsia"/>
          <w:snapToGrid/>
          <w:szCs w:val="18"/>
        </w:rPr>
        <w:t xml:space="preserve">, </w:t>
      </w:r>
      <w:r w:rsidR="00DB2919" w:rsidRPr="005A1C49">
        <w:rPr>
          <w:rFonts w:ascii="time" w:eastAsia="楷体" w:hAnsi="time" w:hint="eastAsia"/>
          <w:snapToGrid/>
          <w:szCs w:val="18"/>
        </w:rPr>
        <w:t>定义了一个相当严格的攻击模型</w:t>
      </w:r>
      <w:r w:rsidR="00DB2919" w:rsidRPr="005A1C49">
        <w:rPr>
          <w:rFonts w:ascii="time" w:eastAsia="楷体" w:hAnsi="time" w:hint="eastAsia"/>
          <w:snapToGrid/>
          <w:szCs w:val="18"/>
        </w:rPr>
        <w:t xml:space="preserve">, </w:t>
      </w:r>
      <w:r w:rsidR="00DB2919" w:rsidRPr="005A1C49">
        <w:rPr>
          <w:rFonts w:ascii="time" w:eastAsia="楷体" w:hAnsi="time" w:hint="eastAsia"/>
          <w:snapToGrid/>
          <w:szCs w:val="18"/>
        </w:rPr>
        <w:t>通过添加噪音使数据失真达到隐私保护的目的</w:t>
      </w:r>
      <w:r w:rsidR="00DB2919" w:rsidRPr="005A1C49">
        <w:rPr>
          <w:rFonts w:ascii="time" w:eastAsia="楷体" w:hAnsi="time" w:hint="eastAsia"/>
          <w:snapToGrid/>
          <w:szCs w:val="18"/>
        </w:rPr>
        <w:t xml:space="preserve">. </w:t>
      </w:r>
    </w:p>
    <w:p w:rsidR="00554076" w:rsidRDefault="00DB2919" w:rsidP="005A1C49">
      <w:pPr>
        <w:pStyle w:val="af6"/>
        <w:spacing w:afterLines="50" w:after="156"/>
        <w:rPr>
          <w:rFonts w:ascii="time" w:eastAsia="楷体" w:hAnsi="time" w:hint="eastAsia"/>
          <w:snapToGrid/>
          <w:szCs w:val="18"/>
        </w:rPr>
      </w:pPr>
      <w:r w:rsidRPr="005A1C49">
        <w:rPr>
          <w:rFonts w:ascii="time" w:eastAsia="楷体" w:hAnsi="time" w:hint="eastAsia"/>
          <w:snapToGrid/>
          <w:szCs w:val="18"/>
        </w:rPr>
        <w:t>由于序列数据内在序列性和高维度的特点</w:t>
      </w:r>
      <w:r w:rsidRPr="005A1C49">
        <w:rPr>
          <w:rFonts w:ascii="time" w:eastAsia="楷体" w:hAnsi="time" w:hint="eastAsia"/>
          <w:snapToGrid/>
          <w:szCs w:val="18"/>
        </w:rPr>
        <w:t xml:space="preserve">, </w:t>
      </w:r>
      <w:r w:rsidRPr="005A1C49">
        <w:rPr>
          <w:rFonts w:ascii="time" w:eastAsia="楷体" w:hAnsi="time" w:hint="eastAsia"/>
          <w:snapToGrid/>
          <w:szCs w:val="18"/>
        </w:rPr>
        <w:t>给差分隐私结合序列数据带来了挑战</w:t>
      </w:r>
      <w:r w:rsidRPr="005A1C49">
        <w:rPr>
          <w:rFonts w:ascii="time" w:eastAsia="楷体" w:hAnsi="time" w:hint="eastAsia"/>
          <w:snapToGrid/>
          <w:szCs w:val="18"/>
        </w:rPr>
        <w:t xml:space="preserve">. </w:t>
      </w:r>
      <w:r w:rsidRPr="005A1C49">
        <w:rPr>
          <w:rFonts w:ascii="time" w:eastAsia="楷体" w:hAnsi="time" w:hint="eastAsia"/>
          <w:snapToGrid/>
          <w:szCs w:val="18"/>
        </w:rPr>
        <w:t>对此提出了一种满足</w:t>
      </w:r>
      <m:oMath>
        <m:r>
          <m:rPr>
            <m:sty m:val="p"/>
          </m:rPr>
          <w:rPr>
            <w:rFonts w:ascii="Cambria Math" w:eastAsia="楷体" w:hAnsi="Cambria Math"/>
            <w:snapToGrid/>
            <w:szCs w:val="18"/>
          </w:rPr>
          <m:t>ε</m:t>
        </m:r>
      </m:oMath>
      <w:r w:rsidRPr="005A1C49">
        <w:rPr>
          <w:rFonts w:ascii="time" w:eastAsia="楷体" w:hAnsi="time" w:hint="eastAsia"/>
          <w:snapToGrid/>
          <w:szCs w:val="18"/>
        </w:rPr>
        <w:t>-</w:t>
      </w:r>
      <w:r w:rsidRPr="005A1C49">
        <w:rPr>
          <w:rFonts w:ascii="time" w:eastAsia="楷体" w:hAnsi="time" w:hint="eastAsia"/>
          <w:snapToGrid/>
          <w:szCs w:val="18"/>
        </w:rPr>
        <w:t>差分隐私的频繁序列模式挖掘算法</w:t>
      </w:r>
      <w:r w:rsidRPr="005A1C49">
        <w:rPr>
          <w:rFonts w:ascii="time" w:eastAsia="楷体" w:hAnsi="time" w:hint="eastAsia"/>
          <w:snapToGrid/>
          <w:szCs w:val="18"/>
        </w:rPr>
        <w:t xml:space="preserve">Diff-FSPM. </w:t>
      </w:r>
      <w:r w:rsidRPr="005A1C49">
        <w:rPr>
          <w:rFonts w:ascii="time" w:eastAsia="楷体" w:hAnsi="time" w:hint="eastAsia"/>
          <w:snapToGrid/>
          <w:szCs w:val="18"/>
        </w:rPr>
        <w:t>该方法利用拉普拉斯机制截断原始序列数据集获得其规约表示</w:t>
      </w:r>
      <w:r w:rsidRPr="005A1C49">
        <w:rPr>
          <w:rFonts w:ascii="time" w:eastAsia="楷体" w:hAnsi="time" w:hint="eastAsia"/>
          <w:snapToGrid/>
          <w:szCs w:val="18"/>
        </w:rPr>
        <w:t xml:space="preserve">, </w:t>
      </w:r>
      <w:r w:rsidRPr="005A1C49">
        <w:rPr>
          <w:rFonts w:ascii="time" w:eastAsia="楷体" w:hAnsi="time" w:hint="eastAsia"/>
          <w:snapToGrid/>
          <w:szCs w:val="18"/>
        </w:rPr>
        <w:t>降低全局敏感度</w:t>
      </w:r>
      <w:r w:rsidRPr="005A1C49">
        <w:rPr>
          <w:rFonts w:ascii="time" w:eastAsia="楷体" w:hAnsi="time" w:hint="eastAsia"/>
          <w:snapToGrid/>
          <w:szCs w:val="18"/>
        </w:rPr>
        <w:t xml:space="preserve">; </w:t>
      </w:r>
      <w:r w:rsidRPr="005A1C49">
        <w:rPr>
          <w:rFonts w:ascii="time" w:eastAsia="楷体" w:hAnsi="time" w:hint="eastAsia"/>
          <w:snapToGrid/>
          <w:szCs w:val="18"/>
        </w:rPr>
        <w:t>采用拉普拉斯机制产生的噪音扰动序列模式的真实支持度计数</w:t>
      </w:r>
      <w:r w:rsidRPr="005A1C49">
        <w:rPr>
          <w:rFonts w:ascii="time" w:eastAsia="楷体" w:hAnsi="time" w:hint="eastAsia"/>
          <w:snapToGrid/>
          <w:szCs w:val="18"/>
        </w:rPr>
        <w:t xml:space="preserve">, </w:t>
      </w:r>
      <w:r w:rsidRPr="005A1C49">
        <w:rPr>
          <w:rFonts w:ascii="time" w:eastAsia="楷体" w:hAnsi="time" w:hint="eastAsia"/>
          <w:snapToGrid/>
          <w:szCs w:val="18"/>
        </w:rPr>
        <w:t>构建扰动前缀树</w:t>
      </w:r>
      <w:r w:rsidRPr="005A1C49">
        <w:rPr>
          <w:rFonts w:ascii="time" w:eastAsia="楷体" w:hAnsi="time" w:hint="eastAsia"/>
          <w:snapToGrid/>
          <w:szCs w:val="18"/>
        </w:rPr>
        <w:t xml:space="preserve">; </w:t>
      </w:r>
      <w:r w:rsidRPr="005A1C49">
        <w:rPr>
          <w:rFonts w:ascii="time" w:eastAsia="楷体" w:hAnsi="time" w:hint="eastAsia"/>
          <w:snapToGrid/>
          <w:szCs w:val="18"/>
        </w:rPr>
        <w:t>为了增强输出模式的可用性</w:t>
      </w:r>
      <w:r w:rsidRPr="005A1C49">
        <w:rPr>
          <w:rFonts w:ascii="time" w:eastAsia="楷体" w:hAnsi="time" w:hint="eastAsia"/>
          <w:snapToGrid/>
          <w:szCs w:val="18"/>
        </w:rPr>
        <w:t xml:space="preserve">, </w:t>
      </w:r>
      <w:r w:rsidRPr="005A1C49">
        <w:rPr>
          <w:rFonts w:ascii="time" w:eastAsia="楷体" w:hAnsi="time" w:hint="eastAsia"/>
          <w:snapToGrid/>
          <w:szCs w:val="18"/>
        </w:rPr>
        <w:t>采用一致性约束后置求精处理</w:t>
      </w:r>
      <w:r w:rsidRPr="005A1C49">
        <w:rPr>
          <w:rFonts w:ascii="time" w:eastAsia="楷体" w:hAnsi="time" w:hint="eastAsia"/>
          <w:snapToGrid/>
          <w:szCs w:val="18"/>
        </w:rPr>
        <w:t xml:space="preserve">, </w:t>
      </w:r>
      <w:r w:rsidRPr="005A1C49">
        <w:rPr>
          <w:rFonts w:ascii="time" w:eastAsia="楷体" w:hAnsi="time" w:hint="eastAsia"/>
          <w:snapToGrid/>
          <w:szCs w:val="18"/>
        </w:rPr>
        <w:t>获得频繁序列模式结果集</w:t>
      </w:r>
      <w:r w:rsidRPr="005A1C49">
        <w:rPr>
          <w:rFonts w:ascii="time" w:eastAsia="楷体" w:hAnsi="time" w:hint="eastAsia"/>
          <w:snapToGrid/>
          <w:szCs w:val="18"/>
        </w:rPr>
        <w:t xml:space="preserve">. </w:t>
      </w:r>
      <w:r w:rsidRPr="005A1C49">
        <w:rPr>
          <w:rFonts w:ascii="time" w:eastAsia="楷体" w:hAnsi="time" w:hint="eastAsia"/>
          <w:snapToGrid/>
          <w:szCs w:val="18"/>
        </w:rPr>
        <w:t>理论角度证明了该算法满足</w:t>
      </w:r>
      <m:oMath>
        <m:r>
          <m:rPr>
            <m:sty m:val="p"/>
          </m:rPr>
          <w:rPr>
            <w:rFonts w:ascii="Cambria Math" w:eastAsia="楷体" w:hAnsi="Cambria Math"/>
            <w:snapToGrid/>
            <w:szCs w:val="18"/>
          </w:rPr>
          <m:t>ε</m:t>
        </m:r>
      </m:oMath>
      <w:r w:rsidRPr="005A1C49">
        <w:rPr>
          <w:rFonts w:ascii="time" w:eastAsia="楷体" w:hAnsi="time" w:hint="eastAsia"/>
          <w:snapToGrid/>
          <w:szCs w:val="18"/>
        </w:rPr>
        <w:t>-</w:t>
      </w:r>
      <w:r w:rsidRPr="005A1C49">
        <w:rPr>
          <w:rFonts w:ascii="time" w:eastAsia="楷体" w:hAnsi="time" w:hint="eastAsia"/>
          <w:snapToGrid/>
          <w:szCs w:val="18"/>
        </w:rPr>
        <w:t>差分隐私</w:t>
      </w:r>
      <w:r w:rsidRPr="005A1C49">
        <w:rPr>
          <w:rFonts w:ascii="time" w:eastAsia="楷体" w:hAnsi="time" w:hint="eastAsia"/>
          <w:snapToGrid/>
          <w:szCs w:val="18"/>
        </w:rPr>
        <w:t xml:space="preserve">, </w:t>
      </w:r>
      <w:r w:rsidRPr="005A1C49">
        <w:rPr>
          <w:rFonts w:ascii="time" w:eastAsia="楷体" w:hAnsi="time" w:hint="eastAsia"/>
          <w:snapToGrid/>
          <w:szCs w:val="18"/>
        </w:rPr>
        <w:t>实验结果证明了算法具有较好的准确性、可用性和可扩展性</w:t>
      </w:r>
      <w:r w:rsidRPr="005A1C49">
        <w:rPr>
          <w:rFonts w:ascii="time" w:eastAsia="楷体" w:hAnsi="time" w:hint="eastAsia"/>
          <w:snapToGrid/>
          <w:szCs w:val="18"/>
        </w:rPr>
        <w:t>.</w:t>
      </w:r>
    </w:p>
    <w:p w:rsidR="004B169D" w:rsidRPr="004B169D" w:rsidRDefault="004B169D" w:rsidP="004B169D">
      <w:pPr>
        <w:pStyle w:val="af8"/>
        <w:ind w:left="772" w:hanging="772"/>
        <w:rPr>
          <w:color w:val="FF0000"/>
        </w:rPr>
      </w:pPr>
      <w:r w:rsidRPr="004B169D">
        <w:rPr>
          <w:rFonts w:hint="eastAsia"/>
          <w:color w:val="FF0000"/>
        </w:rPr>
        <w:t>第一篇基于差分隐私交互式数据保护框架</w:t>
      </w:r>
    </w:p>
    <w:p w:rsidR="00554076" w:rsidRPr="003D0B50" w:rsidRDefault="00554076" w:rsidP="00FD7B6C">
      <w:pPr>
        <w:pStyle w:val="af8"/>
        <w:tabs>
          <w:tab w:val="clear" w:pos="798"/>
        </w:tabs>
        <w:spacing w:beforeLines="50" w:before="156" w:afterLines="100" w:after="312"/>
        <w:ind w:left="775" w:hanging="775"/>
        <w:rPr>
          <w:rFonts w:eastAsia="宋体"/>
          <w:snapToGrid/>
          <w:szCs w:val="18"/>
        </w:rPr>
      </w:pPr>
      <w:r w:rsidRPr="005A1C49">
        <w:rPr>
          <w:rFonts w:eastAsia="宋体" w:hint="eastAsia"/>
          <w:b/>
          <w:snapToGrid/>
          <w:szCs w:val="18"/>
        </w:rPr>
        <w:t>关键词</w:t>
      </w:r>
      <w:r w:rsidR="00FD7B6C">
        <w:rPr>
          <w:rFonts w:eastAsia="宋体" w:hint="eastAsia"/>
          <w:snapToGrid/>
          <w:szCs w:val="18"/>
        </w:rPr>
        <w:tab/>
      </w:r>
      <w:r w:rsidR="00290444" w:rsidRPr="005A1C49">
        <w:rPr>
          <w:rFonts w:ascii="楷体" w:eastAsia="楷体" w:hAnsi="楷体" w:hint="eastAsia"/>
          <w:snapToGrid/>
          <w:szCs w:val="18"/>
        </w:rPr>
        <w:t>差分隐私；</w:t>
      </w:r>
      <w:r w:rsidR="003D0B50" w:rsidRPr="005A1C49">
        <w:rPr>
          <w:rFonts w:ascii="楷体" w:eastAsia="楷体" w:hAnsi="楷体" w:hint="eastAsia"/>
          <w:snapToGrid/>
          <w:szCs w:val="18"/>
        </w:rPr>
        <w:t>隐私保护；</w:t>
      </w:r>
      <w:r w:rsidR="00F67BFA" w:rsidRPr="005A1C49">
        <w:rPr>
          <w:rFonts w:ascii="楷体" w:eastAsia="楷体" w:hAnsi="楷体" w:hint="eastAsia"/>
          <w:snapToGrid/>
          <w:szCs w:val="18"/>
        </w:rPr>
        <w:t>序列数据</w:t>
      </w:r>
      <w:r w:rsidR="00936C8F" w:rsidRPr="005A1C49">
        <w:rPr>
          <w:rFonts w:ascii="楷体" w:eastAsia="楷体" w:hAnsi="楷体" w:hint="eastAsia"/>
          <w:snapToGrid/>
          <w:szCs w:val="18"/>
        </w:rPr>
        <w:t>；频繁模式；数据挖掘</w:t>
      </w:r>
    </w:p>
    <w:p w:rsidR="00274A3D" w:rsidRDefault="00554076" w:rsidP="00274A3D">
      <w:pPr>
        <w:pStyle w:val="af7"/>
        <w:ind w:left="1138" w:hanging="1138"/>
      </w:pPr>
      <w:r w:rsidRPr="005A1C49">
        <w:rPr>
          <w:rFonts w:hint="eastAsia"/>
          <w:b/>
        </w:rPr>
        <w:t>中图法分类号</w:t>
      </w:r>
      <w:r w:rsidR="005A1C49">
        <w:rPr>
          <w:rFonts w:hint="eastAsia"/>
        </w:rPr>
        <w:tab/>
      </w:r>
      <w:r w:rsidR="005A1C49">
        <w:rPr>
          <w:rFonts w:hint="eastAsia"/>
        </w:rPr>
        <w:tab/>
        <w:t>TP392</w:t>
      </w:r>
      <w:r w:rsidRPr="003D0B50">
        <w:rPr>
          <w:rFonts w:hint="eastAsia"/>
        </w:rPr>
        <w:t xml:space="preserve"> </w:t>
      </w:r>
    </w:p>
    <w:p w:rsidR="009C45FB" w:rsidRDefault="009C45FB" w:rsidP="00833434">
      <w:pPr>
        <w:pStyle w:val="a0"/>
        <w:ind w:firstLineChars="0" w:firstLine="0"/>
        <w:jc w:val="left"/>
      </w:pPr>
    </w:p>
    <w:p w:rsidR="006416EB" w:rsidRDefault="006416EB" w:rsidP="00833434">
      <w:pPr>
        <w:pStyle w:val="a0"/>
        <w:ind w:firstLineChars="0" w:firstLine="0"/>
        <w:jc w:val="left"/>
      </w:pPr>
    </w:p>
    <w:p w:rsidR="006416EB" w:rsidRDefault="006416EB" w:rsidP="00833434">
      <w:pPr>
        <w:pStyle w:val="a0"/>
        <w:ind w:firstLineChars="0" w:firstLine="0"/>
        <w:jc w:val="left"/>
        <w:sectPr w:rsidR="006416EB" w:rsidSect="00C91207">
          <w:headerReference w:type="even" r:id="rId10"/>
          <w:headerReference w:type="default" r:id="rId11"/>
          <w:headerReference w:type="first" r:id="rId12"/>
          <w:footerReference w:type="first" r:id="rId13"/>
          <w:pgSz w:w="11905" w:h="16837" w:code="9"/>
          <w:pgMar w:top="1474" w:right="1134" w:bottom="1134" w:left="1134" w:header="964" w:footer="964" w:gutter="0"/>
          <w:cols w:space="425"/>
          <w:titlePg/>
          <w:docGrid w:type="lines" w:linePitch="312"/>
        </w:sectPr>
      </w:pPr>
    </w:p>
    <w:p w:rsidR="00251B12" w:rsidRPr="00251B12" w:rsidRDefault="00251B12" w:rsidP="002A317D">
      <w:pPr>
        <w:pStyle w:val="1"/>
      </w:pPr>
      <w:bookmarkStart w:id="1" w:name="OLE_LINK59"/>
      <w:bookmarkStart w:id="2" w:name="OLE_LINK60"/>
      <w:r>
        <w:rPr>
          <w:rFonts w:hint="eastAsia"/>
        </w:rPr>
        <w:lastRenderedPageBreak/>
        <w:t>引言</w:t>
      </w:r>
    </w:p>
    <w:p w:rsidR="002F1A12" w:rsidRDefault="00816D13" w:rsidP="00E152FF">
      <w:pPr>
        <w:pStyle w:val="a0"/>
        <w:ind w:firstLine="420"/>
        <w:rPr>
          <w:sz w:val="21"/>
        </w:rPr>
      </w:pPr>
      <w:r w:rsidRPr="00E152FF">
        <w:rPr>
          <w:rFonts w:hint="eastAsia"/>
          <w:sz w:val="21"/>
        </w:rPr>
        <w:t>频繁序列模式挖掘</w:t>
      </w:r>
      <w:r w:rsidR="00665ED5" w:rsidRPr="007F256C">
        <w:rPr>
          <w:rFonts w:hint="eastAsia"/>
          <w:kern w:val="20"/>
          <w:sz w:val="21"/>
          <w:vertAlign w:val="superscript"/>
        </w:rPr>
        <w:t>[1]</w:t>
      </w:r>
      <w:r w:rsidRPr="00E152FF">
        <w:rPr>
          <w:rFonts w:hint="eastAsia"/>
          <w:sz w:val="21"/>
        </w:rPr>
        <w:t>是数据挖掘研究中的一个重要课题</w:t>
      </w:r>
      <w:r w:rsidR="0012098D" w:rsidRPr="00E152FF">
        <w:rPr>
          <w:rFonts w:hint="eastAsia"/>
          <w:sz w:val="21"/>
        </w:rPr>
        <w:t xml:space="preserve">, </w:t>
      </w:r>
      <w:r w:rsidR="006D6CAB">
        <w:rPr>
          <w:rFonts w:hint="eastAsia"/>
          <w:sz w:val="21"/>
        </w:rPr>
        <w:t>其目的是从序列数据集</w:t>
      </w:r>
      <w:r w:rsidRPr="00E152FF">
        <w:rPr>
          <w:rFonts w:hint="eastAsia"/>
          <w:sz w:val="21"/>
        </w:rPr>
        <w:t>中发现相对时间或者其他顺序出现的高频率子序列模式</w:t>
      </w:r>
      <w:r w:rsidR="0012098D" w:rsidRPr="00E152FF">
        <w:rPr>
          <w:rFonts w:hint="eastAsia"/>
          <w:sz w:val="21"/>
        </w:rPr>
        <w:t xml:space="preserve">, </w:t>
      </w:r>
      <w:r w:rsidRPr="00E152FF">
        <w:rPr>
          <w:rFonts w:hint="eastAsia"/>
          <w:sz w:val="21"/>
        </w:rPr>
        <w:t>被</w:t>
      </w:r>
      <w:r w:rsidR="006D6CAB">
        <w:rPr>
          <w:rFonts w:hint="eastAsia"/>
          <w:sz w:val="21"/>
        </w:rPr>
        <w:t>广泛</w:t>
      </w:r>
      <w:r w:rsidRPr="00E152FF">
        <w:rPr>
          <w:rFonts w:hint="eastAsia"/>
          <w:sz w:val="21"/>
        </w:rPr>
        <w:t>应用在客户购买行为模式预测、</w:t>
      </w:r>
      <w:r w:rsidR="006D6CAB">
        <w:rPr>
          <w:rFonts w:hint="eastAsia"/>
          <w:sz w:val="21"/>
        </w:rPr>
        <w:t>交通轨迹推断、</w:t>
      </w:r>
      <w:r w:rsidR="004E787C" w:rsidRPr="00E152FF">
        <w:rPr>
          <w:rFonts w:hint="eastAsia"/>
          <w:sz w:val="21"/>
        </w:rPr>
        <w:t>用户</w:t>
      </w:r>
      <w:r w:rsidR="004E787C" w:rsidRPr="00E152FF">
        <w:rPr>
          <w:rFonts w:hint="eastAsia"/>
          <w:sz w:val="21"/>
        </w:rPr>
        <w:t>Web</w:t>
      </w:r>
      <w:r w:rsidR="00E823FD">
        <w:rPr>
          <w:rFonts w:hint="eastAsia"/>
          <w:sz w:val="21"/>
        </w:rPr>
        <w:t>访问模式预测、自然灾害</w:t>
      </w:r>
      <w:r w:rsidR="004E787C" w:rsidRPr="00E152FF">
        <w:rPr>
          <w:rFonts w:hint="eastAsia"/>
          <w:sz w:val="21"/>
        </w:rPr>
        <w:t>预测、</w:t>
      </w:r>
      <w:r w:rsidR="004E787C" w:rsidRPr="00E152FF">
        <w:rPr>
          <w:rFonts w:hint="eastAsia"/>
          <w:sz w:val="21"/>
        </w:rPr>
        <w:t>DNA</w:t>
      </w:r>
      <w:r w:rsidR="004E787C" w:rsidRPr="00E152FF">
        <w:rPr>
          <w:rFonts w:hint="eastAsia"/>
          <w:sz w:val="21"/>
        </w:rPr>
        <w:t>序列分析等方面</w:t>
      </w:r>
      <w:bookmarkEnd w:id="1"/>
      <w:bookmarkEnd w:id="2"/>
      <w:r w:rsidR="005B278B">
        <w:rPr>
          <w:rFonts w:hint="eastAsia"/>
          <w:sz w:val="21"/>
        </w:rPr>
        <w:t xml:space="preserve">. </w:t>
      </w:r>
      <w:r w:rsidR="004E787C" w:rsidRPr="00E152FF">
        <w:rPr>
          <w:rFonts w:hint="eastAsia"/>
          <w:sz w:val="21"/>
        </w:rPr>
        <w:t>然而频繁</w:t>
      </w:r>
      <w:r w:rsidR="002F1A12" w:rsidRPr="00E152FF">
        <w:rPr>
          <w:rFonts w:hint="eastAsia"/>
          <w:sz w:val="21"/>
        </w:rPr>
        <w:t>序列</w:t>
      </w:r>
      <w:r w:rsidR="004E787C" w:rsidRPr="00E152FF">
        <w:rPr>
          <w:rFonts w:hint="eastAsia"/>
          <w:sz w:val="21"/>
        </w:rPr>
        <w:t>模式本身的内容以及计数信息都有可能泄露用户隐私信息</w:t>
      </w:r>
      <w:r w:rsidR="0012098D" w:rsidRPr="00E152FF">
        <w:rPr>
          <w:rFonts w:hint="eastAsia"/>
          <w:sz w:val="21"/>
        </w:rPr>
        <w:t>,</w:t>
      </w:r>
      <w:r w:rsidR="006D6CAB">
        <w:rPr>
          <w:rFonts w:hint="eastAsia"/>
          <w:sz w:val="21"/>
        </w:rPr>
        <w:t xml:space="preserve"> </w:t>
      </w:r>
      <w:r w:rsidR="002F1A12" w:rsidRPr="00E152FF">
        <w:rPr>
          <w:rFonts w:hint="eastAsia"/>
          <w:sz w:val="21"/>
        </w:rPr>
        <w:t>或者披露用户的真实身份</w:t>
      </w:r>
      <w:r w:rsidR="002F1A12" w:rsidRPr="00E152FF">
        <w:rPr>
          <w:rFonts w:hint="eastAsia"/>
          <w:sz w:val="21"/>
        </w:rPr>
        <w:t>.</w:t>
      </w:r>
    </w:p>
    <w:p w:rsidR="00E823FD" w:rsidRPr="00FE3BD1" w:rsidRDefault="00E823FD" w:rsidP="00E152FF">
      <w:pPr>
        <w:pStyle w:val="a0"/>
        <w:ind w:firstLine="420"/>
        <w:rPr>
          <w:sz w:val="21"/>
        </w:rPr>
      </w:pPr>
      <w:r>
        <w:rPr>
          <w:rFonts w:hint="eastAsia"/>
          <w:sz w:val="21"/>
        </w:rPr>
        <w:t>传统隐私保护下的模式挖掘算法大多基于</w:t>
      </w:r>
      <w:bookmarkStart w:id="3" w:name="OLE_LINK42"/>
      <w:bookmarkStart w:id="4" w:name="OLE_LINK43"/>
      <w:r w:rsidRPr="00E823FD">
        <w:rPr>
          <w:rFonts w:hint="eastAsia"/>
          <w:i/>
          <w:sz w:val="21"/>
        </w:rPr>
        <w:t>K</w:t>
      </w:r>
      <w:r>
        <w:rPr>
          <w:rFonts w:hint="eastAsia"/>
          <w:sz w:val="21"/>
        </w:rPr>
        <w:t>-</w:t>
      </w:r>
      <w:r>
        <w:rPr>
          <w:rFonts w:hint="eastAsia"/>
          <w:sz w:val="21"/>
        </w:rPr>
        <w:t>匿名</w:t>
      </w:r>
      <w:bookmarkEnd w:id="3"/>
      <w:bookmarkEnd w:id="4"/>
      <w:r>
        <w:rPr>
          <w:rFonts w:hint="eastAsia"/>
          <w:sz w:val="21"/>
        </w:rPr>
        <w:t>模型</w:t>
      </w:r>
      <w:r w:rsidRPr="009B4776">
        <w:rPr>
          <w:rFonts w:hint="eastAsia"/>
          <w:kern w:val="20"/>
          <w:sz w:val="21"/>
          <w:vertAlign w:val="superscript"/>
        </w:rPr>
        <w:t>[</w:t>
      </w:r>
      <w:r w:rsidR="009F23B4">
        <w:rPr>
          <w:rFonts w:hint="eastAsia"/>
          <w:kern w:val="20"/>
          <w:sz w:val="21"/>
          <w:vertAlign w:val="superscript"/>
        </w:rPr>
        <w:t>2</w:t>
      </w:r>
      <w:r w:rsidRPr="009B4776">
        <w:rPr>
          <w:rFonts w:hint="eastAsia"/>
          <w:kern w:val="20"/>
          <w:sz w:val="21"/>
          <w:vertAlign w:val="superscript"/>
        </w:rPr>
        <w:t>]</w:t>
      </w:r>
      <w:r>
        <w:rPr>
          <w:rFonts w:hint="eastAsia"/>
          <w:sz w:val="21"/>
        </w:rPr>
        <w:t xml:space="preserve">. </w:t>
      </w:r>
      <w:r w:rsidR="00FE3BD1">
        <w:rPr>
          <w:rFonts w:hint="eastAsia"/>
          <w:sz w:val="21"/>
        </w:rPr>
        <w:t>然而</w:t>
      </w:r>
      <w:r w:rsidR="00FE3BD1">
        <w:rPr>
          <w:rFonts w:hint="eastAsia"/>
          <w:sz w:val="21"/>
        </w:rPr>
        <w:t>, Zhou</w:t>
      </w:r>
      <w:r w:rsidR="00FE3BD1">
        <w:rPr>
          <w:rFonts w:hint="eastAsia"/>
          <w:sz w:val="21"/>
        </w:rPr>
        <w:t>等人</w:t>
      </w:r>
      <w:r w:rsidR="00FE3BD1" w:rsidRPr="009B4776">
        <w:rPr>
          <w:rFonts w:hint="eastAsia"/>
          <w:kern w:val="20"/>
          <w:sz w:val="21"/>
          <w:vertAlign w:val="superscript"/>
        </w:rPr>
        <w:t>[</w:t>
      </w:r>
      <w:r w:rsidR="009F23B4">
        <w:rPr>
          <w:rFonts w:hint="eastAsia"/>
          <w:kern w:val="20"/>
          <w:sz w:val="21"/>
          <w:vertAlign w:val="superscript"/>
        </w:rPr>
        <w:t>3</w:t>
      </w:r>
      <w:r w:rsidR="00FE3BD1" w:rsidRPr="009B4776">
        <w:rPr>
          <w:rFonts w:hint="eastAsia"/>
          <w:kern w:val="20"/>
          <w:sz w:val="21"/>
          <w:vertAlign w:val="superscript"/>
        </w:rPr>
        <w:t>]</w:t>
      </w:r>
      <w:r w:rsidR="00FE3BD1">
        <w:rPr>
          <w:rFonts w:hint="eastAsia"/>
          <w:sz w:val="21"/>
        </w:rPr>
        <w:t>和</w:t>
      </w:r>
      <w:r w:rsidR="00FE3BD1">
        <w:rPr>
          <w:rFonts w:hint="eastAsia"/>
          <w:sz w:val="21"/>
        </w:rPr>
        <w:t>Ohm</w:t>
      </w:r>
      <w:r w:rsidR="00FE3BD1">
        <w:rPr>
          <w:rFonts w:hint="eastAsia"/>
          <w:sz w:val="21"/>
        </w:rPr>
        <w:t>等人</w:t>
      </w:r>
      <w:r w:rsidR="00FE3BD1" w:rsidRPr="009B4776">
        <w:rPr>
          <w:rFonts w:hint="eastAsia"/>
          <w:kern w:val="20"/>
          <w:sz w:val="21"/>
          <w:vertAlign w:val="superscript"/>
        </w:rPr>
        <w:t>[</w:t>
      </w:r>
      <w:r w:rsidR="009F23B4">
        <w:rPr>
          <w:rFonts w:hint="eastAsia"/>
          <w:kern w:val="20"/>
          <w:sz w:val="21"/>
          <w:vertAlign w:val="superscript"/>
        </w:rPr>
        <w:t>4</w:t>
      </w:r>
      <w:r w:rsidR="00FE3BD1" w:rsidRPr="009B4776">
        <w:rPr>
          <w:rFonts w:hint="eastAsia"/>
          <w:kern w:val="20"/>
          <w:sz w:val="21"/>
          <w:vertAlign w:val="superscript"/>
        </w:rPr>
        <w:t>]</w:t>
      </w:r>
      <w:r w:rsidR="00FE3BD1">
        <w:rPr>
          <w:rFonts w:hint="eastAsia"/>
          <w:kern w:val="20"/>
          <w:sz w:val="21"/>
        </w:rPr>
        <w:t>指出</w:t>
      </w:r>
      <w:r w:rsidR="00FE3BD1">
        <w:rPr>
          <w:rFonts w:hint="eastAsia"/>
          <w:kern w:val="20"/>
          <w:sz w:val="21"/>
        </w:rPr>
        <w:t xml:space="preserve">, </w:t>
      </w:r>
      <w:r w:rsidR="00FE3BD1">
        <w:rPr>
          <w:rFonts w:hint="eastAsia"/>
          <w:kern w:val="20"/>
          <w:sz w:val="21"/>
        </w:rPr>
        <w:t>当攻击者具备一定背景知识时</w:t>
      </w:r>
      <w:r w:rsidR="00FE3BD1">
        <w:rPr>
          <w:rFonts w:hint="eastAsia"/>
          <w:kern w:val="20"/>
          <w:sz w:val="21"/>
        </w:rPr>
        <w:t xml:space="preserve">, </w:t>
      </w:r>
      <w:r w:rsidR="00FE3BD1" w:rsidRPr="00E823FD">
        <w:rPr>
          <w:rFonts w:hint="eastAsia"/>
          <w:i/>
          <w:sz w:val="21"/>
        </w:rPr>
        <w:t>K</w:t>
      </w:r>
      <w:r w:rsidR="00FE3BD1">
        <w:rPr>
          <w:rFonts w:hint="eastAsia"/>
          <w:sz w:val="21"/>
        </w:rPr>
        <w:t>-</w:t>
      </w:r>
      <w:r w:rsidR="00FE3BD1">
        <w:rPr>
          <w:rFonts w:hint="eastAsia"/>
          <w:sz w:val="21"/>
        </w:rPr>
        <w:t>匿名模型就</w:t>
      </w:r>
      <w:r w:rsidR="00C558E2">
        <w:rPr>
          <w:rFonts w:hint="eastAsia"/>
          <w:sz w:val="21"/>
        </w:rPr>
        <w:t>存在隐患</w:t>
      </w:r>
      <w:r w:rsidR="00C558E2">
        <w:rPr>
          <w:rFonts w:hint="eastAsia"/>
          <w:sz w:val="21"/>
        </w:rPr>
        <w:t xml:space="preserve">, </w:t>
      </w:r>
      <w:r w:rsidR="00C558E2">
        <w:rPr>
          <w:rFonts w:hint="eastAsia"/>
          <w:sz w:val="21"/>
        </w:rPr>
        <w:t>攻击者可以利用再识别攻击</w:t>
      </w:r>
      <w:r w:rsidR="00C558E2">
        <w:rPr>
          <w:rFonts w:hint="eastAsia"/>
          <w:sz w:val="21"/>
        </w:rPr>
        <w:t>(</w:t>
      </w:r>
      <w:r w:rsidR="00C558E2" w:rsidRPr="00C558E2">
        <w:rPr>
          <w:sz w:val="21"/>
        </w:rPr>
        <w:t>R</w:t>
      </w:r>
      <w:r w:rsidR="00C558E2">
        <w:rPr>
          <w:rFonts w:hint="eastAsia"/>
          <w:sz w:val="21"/>
        </w:rPr>
        <w:t>e-</w:t>
      </w:r>
      <w:r w:rsidR="00C558E2" w:rsidRPr="00C558E2">
        <w:rPr>
          <w:sz w:val="21"/>
          <w:szCs w:val="21"/>
          <w:shd w:val="clear" w:color="auto" w:fill="FFFFFF"/>
        </w:rPr>
        <w:t>identification</w:t>
      </w:r>
      <w:r w:rsidR="00C558E2">
        <w:rPr>
          <w:rFonts w:hint="eastAsia"/>
          <w:sz w:val="21"/>
          <w:szCs w:val="21"/>
          <w:shd w:val="clear" w:color="auto" w:fill="FFFFFF"/>
        </w:rPr>
        <w:t xml:space="preserve"> Attack</w:t>
      </w:r>
      <w:r w:rsidR="00C558E2">
        <w:rPr>
          <w:rFonts w:hint="eastAsia"/>
          <w:sz w:val="21"/>
        </w:rPr>
        <w:t>)</w:t>
      </w:r>
      <w:r w:rsidR="0066280C">
        <w:rPr>
          <w:rFonts w:hint="eastAsia"/>
          <w:sz w:val="21"/>
        </w:rPr>
        <w:t>等方法</w:t>
      </w:r>
      <w:r w:rsidR="00C558E2">
        <w:rPr>
          <w:rFonts w:hint="eastAsia"/>
          <w:sz w:val="21"/>
        </w:rPr>
        <w:t>来确认用户隐私信息</w:t>
      </w:r>
      <w:r w:rsidR="00C558E2">
        <w:rPr>
          <w:rFonts w:hint="eastAsia"/>
          <w:sz w:val="21"/>
        </w:rPr>
        <w:t xml:space="preserve">. </w:t>
      </w:r>
      <w:r w:rsidR="00C558E2">
        <w:rPr>
          <w:rFonts w:hint="eastAsia"/>
          <w:sz w:val="21"/>
        </w:rPr>
        <w:t>例如</w:t>
      </w:r>
      <w:r w:rsidR="00C558E2">
        <w:rPr>
          <w:rFonts w:hint="eastAsia"/>
          <w:sz w:val="21"/>
        </w:rPr>
        <w:t xml:space="preserve">, </w:t>
      </w:r>
      <w:r w:rsidR="00C558E2">
        <w:rPr>
          <w:rFonts w:hint="eastAsia"/>
          <w:sz w:val="21"/>
        </w:rPr>
        <w:t>如果攻击者获得用户轨迹数据的同时</w:t>
      </w:r>
      <w:r w:rsidR="00C558E2">
        <w:rPr>
          <w:rFonts w:hint="eastAsia"/>
          <w:sz w:val="21"/>
        </w:rPr>
        <w:t xml:space="preserve">, </w:t>
      </w:r>
      <w:r w:rsidR="00C558E2">
        <w:rPr>
          <w:rFonts w:hint="eastAsia"/>
          <w:sz w:val="21"/>
        </w:rPr>
        <w:t>也拿到了一份当地人口普查数据</w:t>
      </w:r>
      <w:r w:rsidR="00C558E2">
        <w:rPr>
          <w:rFonts w:hint="eastAsia"/>
          <w:sz w:val="21"/>
        </w:rPr>
        <w:t xml:space="preserve">, </w:t>
      </w:r>
      <w:r w:rsidR="00C558E2">
        <w:rPr>
          <w:rFonts w:hint="eastAsia"/>
          <w:sz w:val="21"/>
        </w:rPr>
        <w:t>即使采用</w:t>
      </w:r>
      <w:r w:rsidR="00C558E2" w:rsidRPr="00E823FD">
        <w:rPr>
          <w:rFonts w:hint="eastAsia"/>
          <w:i/>
          <w:sz w:val="21"/>
        </w:rPr>
        <w:t>K</w:t>
      </w:r>
      <w:r w:rsidR="00C558E2">
        <w:rPr>
          <w:rFonts w:hint="eastAsia"/>
          <w:sz w:val="21"/>
        </w:rPr>
        <w:t>-</w:t>
      </w:r>
      <w:r w:rsidR="00C558E2">
        <w:rPr>
          <w:rFonts w:hint="eastAsia"/>
          <w:sz w:val="21"/>
        </w:rPr>
        <w:t>匿名模型来</w:t>
      </w:r>
      <w:r w:rsidR="0066280C">
        <w:rPr>
          <w:rFonts w:hint="eastAsia"/>
          <w:sz w:val="21"/>
        </w:rPr>
        <w:t>防治</w:t>
      </w:r>
      <w:r w:rsidR="00C558E2">
        <w:rPr>
          <w:rFonts w:hint="eastAsia"/>
          <w:sz w:val="21"/>
        </w:rPr>
        <w:t>序列模式挖掘</w:t>
      </w:r>
      <w:r w:rsidR="0066280C">
        <w:rPr>
          <w:rFonts w:hint="eastAsia"/>
          <w:sz w:val="21"/>
        </w:rPr>
        <w:t>可能造成的隐私泄露</w:t>
      </w:r>
      <w:r w:rsidR="0066280C">
        <w:rPr>
          <w:rFonts w:hint="eastAsia"/>
          <w:sz w:val="21"/>
        </w:rPr>
        <w:t xml:space="preserve">, </w:t>
      </w:r>
      <w:r w:rsidR="0066280C">
        <w:rPr>
          <w:rFonts w:hint="eastAsia"/>
          <w:sz w:val="21"/>
        </w:rPr>
        <w:t>攻击者依然可以利用</w:t>
      </w:r>
      <w:r w:rsidR="0066280C">
        <w:rPr>
          <w:rFonts w:hint="eastAsia"/>
          <w:sz w:val="21"/>
        </w:rPr>
        <w:t>Link</w:t>
      </w:r>
      <w:r w:rsidR="0066280C">
        <w:rPr>
          <w:rFonts w:hint="eastAsia"/>
          <w:sz w:val="21"/>
        </w:rPr>
        <w:t>攻击推理出用户的隐私信息</w:t>
      </w:r>
      <w:r w:rsidR="0066280C">
        <w:rPr>
          <w:rFonts w:hint="eastAsia"/>
          <w:sz w:val="21"/>
        </w:rPr>
        <w:t xml:space="preserve">. </w:t>
      </w:r>
      <w:r w:rsidR="0066280C">
        <w:rPr>
          <w:rFonts w:hint="eastAsia"/>
          <w:sz w:val="21"/>
        </w:rPr>
        <w:t>此外</w:t>
      </w:r>
      <w:r w:rsidR="0066280C">
        <w:rPr>
          <w:rFonts w:hint="eastAsia"/>
          <w:sz w:val="21"/>
        </w:rPr>
        <w:t xml:space="preserve">, </w:t>
      </w:r>
      <w:r w:rsidR="0066280C">
        <w:rPr>
          <w:rFonts w:hint="eastAsia"/>
          <w:sz w:val="21"/>
        </w:rPr>
        <w:t>传统隐私保护模型无法定量分析其隐私保护水平</w:t>
      </w:r>
      <w:r w:rsidR="0066280C">
        <w:rPr>
          <w:rFonts w:hint="eastAsia"/>
          <w:sz w:val="21"/>
        </w:rPr>
        <w:t>.</w:t>
      </w:r>
    </w:p>
    <w:p w:rsidR="0066280C" w:rsidRDefault="008001A9" w:rsidP="00F310EB">
      <w:pPr>
        <w:pStyle w:val="a0"/>
        <w:ind w:firstLine="420"/>
        <w:rPr>
          <w:kern w:val="20"/>
          <w:sz w:val="21"/>
        </w:rPr>
      </w:pPr>
      <w:r w:rsidRPr="009B4776">
        <w:rPr>
          <w:rFonts w:hint="eastAsia"/>
          <w:sz w:val="21"/>
          <w:szCs w:val="21"/>
        </w:rPr>
        <w:t>差分隐私</w:t>
      </w:r>
      <w:r w:rsidRPr="009B4776">
        <w:rPr>
          <w:rFonts w:hint="eastAsia"/>
          <w:sz w:val="21"/>
          <w:szCs w:val="21"/>
        </w:rPr>
        <w:t>(Differential Privacy, DP)</w:t>
      </w:r>
      <w:r>
        <w:rPr>
          <w:rFonts w:hint="eastAsia"/>
          <w:sz w:val="21"/>
          <w:szCs w:val="21"/>
        </w:rPr>
        <w:t xml:space="preserve">, </w:t>
      </w:r>
      <w:r w:rsidRPr="009B4776">
        <w:rPr>
          <w:rFonts w:hint="eastAsia"/>
          <w:sz w:val="21"/>
          <w:szCs w:val="21"/>
        </w:rPr>
        <w:t>是</w:t>
      </w:r>
      <w:r w:rsidRPr="009B4776">
        <w:rPr>
          <w:rFonts w:hint="eastAsia"/>
          <w:sz w:val="21"/>
          <w:szCs w:val="21"/>
        </w:rPr>
        <w:t>Dwork</w:t>
      </w:r>
      <w:r w:rsidRPr="009B4776">
        <w:rPr>
          <w:rFonts w:hint="eastAsia"/>
          <w:sz w:val="21"/>
          <w:szCs w:val="21"/>
        </w:rPr>
        <w:t>在</w:t>
      </w:r>
      <w:r w:rsidRPr="009B4776">
        <w:rPr>
          <w:rFonts w:hint="eastAsia"/>
          <w:sz w:val="21"/>
          <w:szCs w:val="21"/>
        </w:rPr>
        <w:t>2006</w:t>
      </w:r>
      <w:r w:rsidRPr="009B4776">
        <w:rPr>
          <w:rFonts w:hint="eastAsia"/>
          <w:sz w:val="21"/>
          <w:szCs w:val="21"/>
        </w:rPr>
        <w:t>年提出的一种新的</w:t>
      </w:r>
      <w:r>
        <w:rPr>
          <w:rFonts w:hint="eastAsia"/>
          <w:sz w:val="21"/>
          <w:szCs w:val="21"/>
        </w:rPr>
        <w:t>的</w:t>
      </w:r>
      <w:r w:rsidRPr="009B4776">
        <w:rPr>
          <w:rFonts w:hint="eastAsia"/>
          <w:sz w:val="21"/>
          <w:szCs w:val="21"/>
        </w:rPr>
        <w:t>隐私保护模型</w:t>
      </w:r>
      <w:r w:rsidRPr="009B4776">
        <w:rPr>
          <w:rFonts w:hint="eastAsia"/>
          <w:kern w:val="20"/>
          <w:sz w:val="21"/>
          <w:vertAlign w:val="superscript"/>
        </w:rPr>
        <w:t>[</w:t>
      </w:r>
      <w:r w:rsidR="009F23B4">
        <w:rPr>
          <w:rFonts w:hint="eastAsia"/>
          <w:kern w:val="20"/>
          <w:sz w:val="21"/>
          <w:vertAlign w:val="superscript"/>
        </w:rPr>
        <w:t>5</w:t>
      </w:r>
      <w:r w:rsidRPr="009B4776">
        <w:rPr>
          <w:rFonts w:hint="eastAsia"/>
          <w:kern w:val="20"/>
          <w:sz w:val="21"/>
          <w:vertAlign w:val="superscript"/>
        </w:rPr>
        <w:t>]</w:t>
      </w:r>
      <w:r>
        <w:rPr>
          <w:rFonts w:hint="eastAsia"/>
          <w:sz w:val="21"/>
          <w:szCs w:val="21"/>
        </w:rPr>
        <w:t xml:space="preserve">. </w:t>
      </w:r>
      <w:r>
        <w:rPr>
          <w:rFonts w:hint="eastAsia"/>
          <w:sz w:val="21"/>
          <w:szCs w:val="18"/>
          <w:shd w:val="clear" w:color="auto" w:fill="FFFFFF"/>
        </w:rPr>
        <w:t>该方法能够解决传统隐私保护模型的两大</w:t>
      </w:r>
      <w:r w:rsidRPr="009B4776">
        <w:rPr>
          <w:rFonts w:hint="eastAsia"/>
          <w:sz w:val="21"/>
          <w:szCs w:val="18"/>
          <w:shd w:val="clear" w:color="auto" w:fill="FFFFFF"/>
        </w:rPr>
        <w:t>缺陷</w:t>
      </w:r>
      <w:r w:rsidRPr="009B4776">
        <w:rPr>
          <w:rFonts w:hint="eastAsia"/>
          <w:kern w:val="20"/>
          <w:sz w:val="21"/>
          <w:vertAlign w:val="superscript"/>
        </w:rPr>
        <w:t>[</w:t>
      </w:r>
      <w:r w:rsidR="009F23B4">
        <w:rPr>
          <w:rFonts w:hint="eastAsia"/>
          <w:kern w:val="20"/>
          <w:sz w:val="21"/>
          <w:vertAlign w:val="superscript"/>
        </w:rPr>
        <w:t>6</w:t>
      </w:r>
      <w:r w:rsidRPr="009B4776">
        <w:rPr>
          <w:rFonts w:hint="eastAsia"/>
          <w:kern w:val="20"/>
          <w:sz w:val="21"/>
          <w:vertAlign w:val="superscript"/>
        </w:rPr>
        <w:t>]</w:t>
      </w:r>
      <w:r>
        <w:rPr>
          <w:rFonts w:hint="eastAsia"/>
          <w:kern w:val="20"/>
          <w:sz w:val="21"/>
        </w:rPr>
        <w:t xml:space="preserve">: </w:t>
      </w:r>
      <w:r w:rsidRPr="009B4776">
        <w:rPr>
          <w:rFonts w:hint="eastAsia"/>
          <w:kern w:val="20"/>
          <w:sz w:val="21"/>
        </w:rPr>
        <w:t xml:space="preserve">(1) </w:t>
      </w:r>
      <w:r w:rsidRPr="009B4776">
        <w:rPr>
          <w:rFonts w:hint="eastAsia"/>
          <w:sz w:val="21"/>
          <w:szCs w:val="18"/>
          <w:shd w:val="clear" w:color="auto" w:fill="FFFFFF"/>
        </w:rPr>
        <w:t>定义了一个相当严格的攻击模型</w:t>
      </w:r>
      <w:r>
        <w:rPr>
          <w:rFonts w:hint="eastAsia"/>
          <w:sz w:val="21"/>
          <w:szCs w:val="18"/>
          <w:shd w:val="clear" w:color="auto" w:fill="FFFFFF"/>
        </w:rPr>
        <w:t xml:space="preserve">, </w:t>
      </w:r>
      <w:r w:rsidRPr="009B4776">
        <w:rPr>
          <w:rFonts w:hint="eastAsia"/>
          <w:sz w:val="21"/>
          <w:szCs w:val="18"/>
          <w:shd w:val="clear" w:color="auto" w:fill="FFFFFF"/>
        </w:rPr>
        <w:t>不关心攻击者拥有多少背景知识</w:t>
      </w:r>
      <w:r>
        <w:rPr>
          <w:rFonts w:hint="eastAsia"/>
          <w:sz w:val="21"/>
          <w:szCs w:val="18"/>
          <w:shd w:val="clear" w:color="auto" w:fill="FFFFFF"/>
        </w:rPr>
        <w:t xml:space="preserve">, </w:t>
      </w:r>
      <w:r w:rsidRPr="009B4776">
        <w:rPr>
          <w:rFonts w:hint="eastAsia"/>
          <w:kern w:val="20"/>
          <w:sz w:val="21"/>
        </w:rPr>
        <w:t>即使攻击者已掌握除某一条记录之外的所有记录信息</w:t>
      </w:r>
      <w:r>
        <w:rPr>
          <w:rFonts w:hint="eastAsia"/>
          <w:kern w:val="20"/>
          <w:sz w:val="21"/>
        </w:rPr>
        <w:t>(</w:t>
      </w:r>
      <w:r>
        <w:rPr>
          <w:rFonts w:hint="eastAsia"/>
          <w:kern w:val="20"/>
          <w:sz w:val="21"/>
        </w:rPr>
        <w:t>即最大背景知识假设</w:t>
      </w:r>
      <w:r>
        <w:rPr>
          <w:rFonts w:hint="eastAsia"/>
          <w:kern w:val="20"/>
          <w:sz w:val="21"/>
        </w:rPr>
        <w:t xml:space="preserve">), </w:t>
      </w:r>
      <w:r w:rsidRPr="009B4776">
        <w:rPr>
          <w:rFonts w:hint="eastAsia"/>
          <w:kern w:val="20"/>
          <w:sz w:val="21"/>
        </w:rPr>
        <w:t>该记录的隐私也无法被披露</w:t>
      </w:r>
      <w:r>
        <w:rPr>
          <w:rFonts w:hint="eastAsia"/>
          <w:kern w:val="20"/>
          <w:sz w:val="21"/>
        </w:rPr>
        <w:t xml:space="preserve">; </w:t>
      </w:r>
      <w:r w:rsidRPr="009B4776">
        <w:rPr>
          <w:rFonts w:hint="eastAsia"/>
          <w:kern w:val="20"/>
          <w:sz w:val="21"/>
        </w:rPr>
        <w:t xml:space="preserve">(2) </w:t>
      </w:r>
      <w:r>
        <w:rPr>
          <w:rFonts w:hint="eastAsia"/>
          <w:kern w:val="20"/>
          <w:sz w:val="21"/>
        </w:rPr>
        <w:t>对隐私保护水平给出了严谨的定义和量化评估方法</w:t>
      </w:r>
      <w:r>
        <w:rPr>
          <w:rFonts w:hint="eastAsia"/>
          <w:kern w:val="20"/>
          <w:sz w:val="21"/>
        </w:rPr>
        <w:t xml:space="preserve">. </w:t>
      </w:r>
    </w:p>
    <w:p w:rsidR="00A027A5" w:rsidRDefault="0066280C" w:rsidP="00F310EB">
      <w:pPr>
        <w:pStyle w:val="a0"/>
        <w:ind w:firstLine="420"/>
        <w:rPr>
          <w:sz w:val="21"/>
        </w:rPr>
      </w:pPr>
      <w:r>
        <w:rPr>
          <w:rFonts w:hint="eastAsia"/>
          <w:sz w:val="21"/>
        </w:rPr>
        <w:t>差分隐私下的频繁模式挖掘已得到广泛关注</w:t>
      </w:r>
      <w:r>
        <w:rPr>
          <w:rFonts w:hint="eastAsia"/>
          <w:sz w:val="21"/>
        </w:rPr>
        <w:t xml:space="preserve">. </w:t>
      </w:r>
      <w:r>
        <w:rPr>
          <w:rFonts w:hint="eastAsia"/>
          <w:sz w:val="21"/>
        </w:rPr>
        <w:t>频繁项集挖掘</w:t>
      </w:r>
      <w:r>
        <w:rPr>
          <w:rFonts w:hint="eastAsia"/>
          <w:sz w:val="21"/>
        </w:rPr>
        <w:t xml:space="preserve">, </w:t>
      </w:r>
      <w:r>
        <w:rPr>
          <w:rFonts w:hint="eastAsia"/>
          <w:sz w:val="21"/>
        </w:rPr>
        <w:t>作为最简单的模式挖掘类型</w:t>
      </w:r>
      <w:r>
        <w:rPr>
          <w:rFonts w:hint="eastAsia"/>
          <w:sz w:val="21"/>
        </w:rPr>
        <w:t xml:space="preserve">, </w:t>
      </w:r>
      <w:r>
        <w:rPr>
          <w:rFonts w:hint="eastAsia"/>
          <w:sz w:val="21"/>
        </w:rPr>
        <w:t>最先开展了相关研究工作</w:t>
      </w:r>
      <w:r>
        <w:rPr>
          <w:rFonts w:hint="eastAsia"/>
          <w:sz w:val="21"/>
        </w:rPr>
        <w:t xml:space="preserve">, </w:t>
      </w:r>
      <w:r>
        <w:rPr>
          <w:rFonts w:hint="eastAsia"/>
          <w:sz w:val="21"/>
        </w:rPr>
        <w:t>如文献</w:t>
      </w:r>
      <w:r>
        <w:rPr>
          <w:rFonts w:hint="eastAsia"/>
          <w:sz w:val="21"/>
        </w:rPr>
        <w:t>[</w:t>
      </w:r>
      <w:r w:rsidR="00547C08">
        <w:rPr>
          <w:rFonts w:hint="eastAsia"/>
          <w:sz w:val="21"/>
        </w:rPr>
        <w:t>7</w:t>
      </w:r>
      <w:r>
        <w:rPr>
          <w:rFonts w:hint="eastAsia"/>
          <w:sz w:val="21"/>
        </w:rPr>
        <w:t xml:space="preserve">, </w:t>
      </w:r>
      <w:r w:rsidR="00547C08">
        <w:rPr>
          <w:rFonts w:hint="eastAsia"/>
          <w:sz w:val="21"/>
        </w:rPr>
        <w:t>8</w:t>
      </w:r>
      <w:r>
        <w:rPr>
          <w:rFonts w:hint="eastAsia"/>
          <w:sz w:val="21"/>
        </w:rPr>
        <w:t xml:space="preserve">, </w:t>
      </w:r>
      <w:r w:rsidR="00547C08">
        <w:rPr>
          <w:rFonts w:hint="eastAsia"/>
          <w:sz w:val="21"/>
        </w:rPr>
        <w:t>9</w:t>
      </w:r>
      <w:r w:rsidR="009F23B4">
        <w:rPr>
          <w:rFonts w:hint="eastAsia"/>
          <w:sz w:val="21"/>
        </w:rPr>
        <w:t>, 10</w:t>
      </w:r>
      <w:r>
        <w:rPr>
          <w:rFonts w:hint="eastAsia"/>
          <w:sz w:val="21"/>
        </w:rPr>
        <w:t xml:space="preserve">]. </w:t>
      </w:r>
      <w:r w:rsidR="008001A9">
        <w:rPr>
          <w:rFonts w:hint="eastAsia"/>
          <w:sz w:val="21"/>
        </w:rPr>
        <w:t>但由于序列模式本身内</w:t>
      </w:r>
      <w:r>
        <w:rPr>
          <w:rFonts w:hint="eastAsia"/>
          <w:sz w:val="21"/>
        </w:rPr>
        <w:t>在</w:t>
      </w:r>
      <w:r w:rsidR="008001A9">
        <w:rPr>
          <w:rFonts w:hint="eastAsia"/>
          <w:sz w:val="21"/>
        </w:rPr>
        <w:t>序列性和高维度的特点</w:t>
      </w:r>
      <w:r w:rsidR="008001A9">
        <w:rPr>
          <w:rFonts w:hint="eastAsia"/>
          <w:sz w:val="21"/>
        </w:rPr>
        <w:t xml:space="preserve">, </w:t>
      </w:r>
      <w:r>
        <w:rPr>
          <w:rFonts w:hint="eastAsia"/>
          <w:sz w:val="21"/>
        </w:rPr>
        <w:t>上述方法不能有效解决差分隐私下的频繁序列模式挖掘问题</w:t>
      </w:r>
      <w:r>
        <w:rPr>
          <w:rFonts w:hint="eastAsia"/>
          <w:sz w:val="21"/>
        </w:rPr>
        <w:t xml:space="preserve">. </w:t>
      </w:r>
      <w:r>
        <w:rPr>
          <w:rFonts w:hint="eastAsia"/>
          <w:sz w:val="21"/>
        </w:rPr>
        <w:t>为了实现满足差分隐私的频繁序列模式挖掘</w:t>
      </w:r>
      <w:r>
        <w:rPr>
          <w:rFonts w:hint="eastAsia"/>
          <w:sz w:val="21"/>
        </w:rPr>
        <w:t>,</w:t>
      </w:r>
      <w:r>
        <w:rPr>
          <w:rFonts w:hint="eastAsia"/>
          <w:sz w:val="21"/>
        </w:rPr>
        <w:t>当前已有文献</w:t>
      </w:r>
      <w:r>
        <w:rPr>
          <w:rFonts w:hint="eastAsia"/>
          <w:sz w:val="21"/>
        </w:rPr>
        <w:t>[</w:t>
      </w:r>
      <w:r w:rsidR="00547C08">
        <w:rPr>
          <w:rFonts w:hint="eastAsia"/>
          <w:sz w:val="21"/>
        </w:rPr>
        <w:t>1</w:t>
      </w:r>
      <w:r w:rsidR="009F23B4">
        <w:rPr>
          <w:rFonts w:hint="eastAsia"/>
          <w:sz w:val="21"/>
        </w:rPr>
        <w:t>1</w:t>
      </w:r>
      <w:r>
        <w:rPr>
          <w:rFonts w:hint="eastAsia"/>
          <w:sz w:val="21"/>
        </w:rPr>
        <w:t xml:space="preserve">, </w:t>
      </w:r>
      <w:r w:rsidR="00547C08">
        <w:rPr>
          <w:rFonts w:hint="eastAsia"/>
          <w:sz w:val="21"/>
        </w:rPr>
        <w:t>1</w:t>
      </w:r>
      <w:r w:rsidR="009F23B4">
        <w:rPr>
          <w:rFonts w:hint="eastAsia"/>
          <w:sz w:val="21"/>
        </w:rPr>
        <w:t>2</w:t>
      </w:r>
      <w:r>
        <w:rPr>
          <w:rFonts w:hint="eastAsia"/>
          <w:sz w:val="21"/>
        </w:rPr>
        <w:t>, 1</w:t>
      </w:r>
      <w:r w:rsidR="009F23B4">
        <w:rPr>
          <w:rFonts w:hint="eastAsia"/>
          <w:sz w:val="21"/>
        </w:rPr>
        <w:t>3</w:t>
      </w:r>
      <w:r>
        <w:rPr>
          <w:rFonts w:hint="eastAsia"/>
          <w:sz w:val="21"/>
        </w:rPr>
        <w:t>]</w:t>
      </w:r>
      <w:r>
        <w:rPr>
          <w:rFonts w:hint="eastAsia"/>
          <w:sz w:val="21"/>
        </w:rPr>
        <w:t>开始关注相关研究工作</w:t>
      </w:r>
      <w:r w:rsidR="00461330">
        <w:rPr>
          <w:rFonts w:hint="eastAsia"/>
          <w:sz w:val="21"/>
        </w:rPr>
        <w:t xml:space="preserve">, </w:t>
      </w:r>
      <w:r w:rsidR="00461330">
        <w:rPr>
          <w:rFonts w:hint="eastAsia"/>
          <w:sz w:val="21"/>
        </w:rPr>
        <w:t>但</w:t>
      </w:r>
      <w:r w:rsidR="002408B6" w:rsidRPr="00AF20D7">
        <w:rPr>
          <w:rFonts w:hint="eastAsia"/>
          <w:kern w:val="20"/>
          <w:sz w:val="21"/>
        </w:rPr>
        <w:t>普遍存在</w:t>
      </w:r>
      <w:r w:rsidR="002408B6">
        <w:rPr>
          <w:rFonts w:hint="eastAsia"/>
          <w:kern w:val="20"/>
          <w:sz w:val="21"/>
        </w:rPr>
        <w:t>无法高效</w:t>
      </w:r>
      <w:r w:rsidR="002408B6" w:rsidRPr="00AF20D7">
        <w:rPr>
          <w:rFonts w:hint="eastAsia"/>
          <w:kern w:val="20"/>
          <w:sz w:val="21"/>
        </w:rPr>
        <w:t>兼容隐私性和可用性</w:t>
      </w:r>
      <w:r w:rsidR="002408B6">
        <w:rPr>
          <w:rFonts w:hint="eastAsia"/>
          <w:kern w:val="20"/>
          <w:sz w:val="21"/>
        </w:rPr>
        <w:t>的不足</w:t>
      </w:r>
      <w:r w:rsidR="002408B6" w:rsidRPr="00AF20D7">
        <w:rPr>
          <w:rFonts w:hint="eastAsia"/>
          <w:kern w:val="20"/>
          <w:sz w:val="21"/>
        </w:rPr>
        <w:t xml:space="preserve">. </w:t>
      </w:r>
      <w:r w:rsidR="002408B6">
        <w:rPr>
          <w:rFonts w:hint="eastAsia"/>
          <w:kern w:val="20"/>
          <w:sz w:val="21"/>
        </w:rPr>
        <w:t>由于序列数据内在序列性</w:t>
      </w:r>
      <w:r w:rsidR="002408B6">
        <w:rPr>
          <w:rFonts w:hint="eastAsia"/>
          <w:kern w:val="20"/>
          <w:sz w:val="21"/>
        </w:rPr>
        <w:t xml:space="preserve">, </w:t>
      </w:r>
      <w:r w:rsidR="002408B6">
        <w:rPr>
          <w:rFonts w:hint="eastAsia"/>
          <w:kern w:val="20"/>
          <w:sz w:val="21"/>
        </w:rPr>
        <w:t>序列模式呈指数规模增长</w:t>
      </w:r>
      <w:r w:rsidR="002408B6">
        <w:rPr>
          <w:rFonts w:hint="eastAsia"/>
          <w:kern w:val="20"/>
          <w:sz w:val="21"/>
        </w:rPr>
        <w:t xml:space="preserve">, </w:t>
      </w:r>
      <w:r w:rsidR="002408B6">
        <w:rPr>
          <w:rFonts w:hint="eastAsia"/>
          <w:kern w:val="20"/>
          <w:sz w:val="21"/>
          <w:szCs w:val="21"/>
        </w:rPr>
        <w:t>序列冗余问题比较严重</w:t>
      </w:r>
      <w:r w:rsidR="002408B6">
        <w:rPr>
          <w:rFonts w:hint="eastAsia"/>
          <w:kern w:val="20"/>
          <w:sz w:val="21"/>
          <w:szCs w:val="21"/>
        </w:rPr>
        <w:t xml:space="preserve">. </w:t>
      </w:r>
      <w:r w:rsidR="002408B6">
        <w:rPr>
          <w:rFonts w:hint="eastAsia"/>
          <w:kern w:val="20"/>
          <w:sz w:val="21"/>
          <w:szCs w:val="21"/>
        </w:rPr>
        <w:t>此外</w:t>
      </w:r>
      <w:r w:rsidR="002408B6">
        <w:rPr>
          <w:rFonts w:hint="eastAsia"/>
          <w:kern w:val="20"/>
          <w:sz w:val="21"/>
          <w:szCs w:val="21"/>
        </w:rPr>
        <w:t xml:space="preserve">, </w:t>
      </w:r>
      <w:commentRangeStart w:id="5"/>
      <w:r w:rsidR="002408B6">
        <w:rPr>
          <w:rFonts w:hint="eastAsia"/>
          <w:kern w:val="20"/>
          <w:sz w:val="21"/>
          <w:szCs w:val="21"/>
        </w:rPr>
        <w:t>高维度性质导致</w:t>
      </w:r>
      <w:r w:rsidR="002408B6" w:rsidRPr="00E2481D">
        <w:rPr>
          <w:rFonts w:hint="eastAsia"/>
          <w:kern w:val="20"/>
          <w:sz w:val="21"/>
          <w:szCs w:val="21"/>
        </w:rPr>
        <w:t>某一长序列的存在会</w:t>
      </w:r>
      <w:r w:rsidR="002408B6">
        <w:rPr>
          <w:rFonts w:hint="eastAsia"/>
          <w:kern w:val="20"/>
          <w:sz w:val="21"/>
          <w:szCs w:val="21"/>
        </w:rPr>
        <w:t>极易打破</w:t>
      </w:r>
      <w:r w:rsidR="002408B6" w:rsidRPr="00E2481D">
        <w:rPr>
          <w:rFonts w:hint="eastAsia"/>
          <w:kern w:val="20"/>
          <w:sz w:val="21"/>
          <w:szCs w:val="21"/>
        </w:rPr>
        <w:t>可用性和隐私</w:t>
      </w:r>
      <w:r w:rsidR="002408B6">
        <w:rPr>
          <w:rFonts w:hint="eastAsia"/>
          <w:kern w:val="20"/>
          <w:sz w:val="21"/>
          <w:szCs w:val="21"/>
        </w:rPr>
        <w:t>性之间的</w:t>
      </w:r>
      <w:r w:rsidR="002408B6" w:rsidRPr="00E2481D">
        <w:rPr>
          <w:rFonts w:hint="eastAsia"/>
          <w:kern w:val="20"/>
          <w:sz w:val="21"/>
          <w:szCs w:val="21"/>
        </w:rPr>
        <w:t>平衡</w:t>
      </w:r>
      <w:r w:rsidR="002408B6">
        <w:rPr>
          <w:rFonts w:hint="eastAsia"/>
          <w:kern w:val="20"/>
          <w:sz w:val="21"/>
          <w:szCs w:val="21"/>
        </w:rPr>
        <w:t>.</w:t>
      </w:r>
      <w:commentRangeEnd w:id="5"/>
      <w:r w:rsidR="0083696B">
        <w:rPr>
          <w:rStyle w:val="afd"/>
        </w:rPr>
        <w:commentReference w:id="5"/>
      </w:r>
      <w:r w:rsidR="002408B6">
        <w:rPr>
          <w:rFonts w:hint="eastAsia"/>
          <w:kern w:val="20"/>
          <w:sz w:val="21"/>
          <w:szCs w:val="21"/>
        </w:rPr>
        <w:t xml:space="preserve"> </w:t>
      </w:r>
      <w:r w:rsidR="002408B6">
        <w:rPr>
          <w:rFonts w:hint="eastAsia"/>
          <w:kern w:val="20"/>
          <w:sz w:val="21"/>
          <w:szCs w:val="21"/>
        </w:rPr>
        <w:t>在国内</w:t>
      </w:r>
      <w:r w:rsidR="002408B6">
        <w:rPr>
          <w:rFonts w:hint="eastAsia"/>
          <w:kern w:val="20"/>
          <w:sz w:val="21"/>
          <w:szCs w:val="21"/>
        </w:rPr>
        <w:t xml:space="preserve">, </w:t>
      </w:r>
      <w:r w:rsidR="0031421B">
        <w:rPr>
          <w:rFonts w:hint="eastAsia"/>
          <w:sz w:val="21"/>
        </w:rPr>
        <w:t>差分隐私下</w:t>
      </w:r>
      <w:r w:rsidR="00461330">
        <w:rPr>
          <w:rFonts w:hint="eastAsia"/>
          <w:sz w:val="21"/>
        </w:rPr>
        <w:t>数据挖掘</w:t>
      </w:r>
      <w:r w:rsidR="00461330">
        <w:rPr>
          <w:rFonts w:hint="eastAsia"/>
          <w:sz w:val="21"/>
        </w:rPr>
        <w:t>(</w:t>
      </w:r>
      <w:r w:rsidR="00461330">
        <w:rPr>
          <w:rFonts w:hint="eastAsia"/>
          <w:sz w:val="21"/>
        </w:rPr>
        <w:t>如频繁序列模式挖掘</w:t>
      </w:r>
      <w:r w:rsidR="00461330">
        <w:rPr>
          <w:rFonts w:hint="eastAsia"/>
          <w:sz w:val="21"/>
        </w:rPr>
        <w:t>)</w:t>
      </w:r>
      <w:r w:rsidR="002408B6">
        <w:rPr>
          <w:rFonts w:hint="eastAsia"/>
          <w:sz w:val="21"/>
        </w:rPr>
        <w:t>相关研究</w:t>
      </w:r>
      <w:r w:rsidR="00461330">
        <w:rPr>
          <w:rFonts w:hint="eastAsia"/>
          <w:sz w:val="21"/>
        </w:rPr>
        <w:t>也是一个崭新的领域</w:t>
      </w:r>
      <w:r w:rsidR="00461330">
        <w:rPr>
          <w:rFonts w:hint="eastAsia"/>
          <w:sz w:val="21"/>
        </w:rPr>
        <w:t>.</w:t>
      </w:r>
    </w:p>
    <w:p w:rsidR="004648D4" w:rsidRDefault="00A2316F" w:rsidP="004648D4">
      <w:pPr>
        <w:pStyle w:val="a0"/>
        <w:ind w:firstLine="420"/>
        <w:rPr>
          <w:sz w:val="21"/>
        </w:rPr>
      </w:pPr>
      <w:r>
        <w:rPr>
          <w:rFonts w:hint="eastAsia"/>
          <w:sz w:val="21"/>
        </w:rPr>
        <w:t>本文的</w:t>
      </w:r>
      <w:commentRangeStart w:id="6"/>
      <w:r>
        <w:rPr>
          <w:rFonts w:hint="eastAsia"/>
          <w:sz w:val="21"/>
        </w:rPr>
        <w:t>主要贡献</w:t>
      </w:r>
      <w:commentRangeEnd w:id="6"/>
      <w:r w:rsidR="0095138E">
        <w:rPr>
          <w:rStyle w:val="afd"/>
        </w:rPr>
        <w:commentReference w:id="6"/>
      </w:r>
      <w:r>
        <w:rPr>
          <w:rFonts w:hint="eastAsia"/>
          <w:sz w:val="21"/>
        </w:rPr>
        <w:t>在于</w:t>
      </w:r>
      <w:r>
        <w:rPr>
          <w:sz w:val="21"/>
        </w:rPr>
        <w:t xml:space="preserve">: </w:t>
      </w:r>
    </w:p>
    <w:p w:rsidR="004648D4" w:rsidRDefault="008001A9" w:rsidP="003B5BD5">
      <w:pPr>
        <w:pStyle w:val="a0"/>
        <w:numPr>
          <w:ilvl w:val="0"/>
          <w:numId w:val="18"/>
        </w:numPr>
        <w:ind w:firstLine="420"/>
        <w:rPr>
          <w:sz w:val="21"/>
        </w:rPr>
      </w:pPr>
      <w:r>
        <w:rPr>
          <w:rFonts w:hint="eastAsia"/>
          <w:sz w:val="21"/>
        </w:rPr>
        <w:t>提出了一种差分隐私下</w:t>
      </w:r>
      <w:r w:rsidR="005175DA" w:rsidRPr="00B55863">
        <w:rPr>
          <w:rFonts w:hint="eastAsia"/>
          <w:sz w:val="21"/>
        </w:rPr>
        <w:t>的频繁序列模式挖掘方法</w:t>
      </w:r>
      <w:r w:rsidR="005175DA" w:rsidRPr="004648D4">
        <w:rPr>
          <w:rFonts w:hint="eastAsia"/>
          <w:sz w:val="21"/>
        </w:rPr>
        <w:t>Diff-FSPM</w:t>
      </w:r>
      <w:r w:rsidR="00BC6662">
        <w:rPr>
          <w:rFonts w:hint="eastAsia"/>
          <w:sz w:val="21"/>
        </w:rPr>
        <w:t>(</w:t>
      </w:r>
      <w:r w:rsidR="00BC6662" w:rsidRPr="00833434">
        <w:rPr>
          <w:rFonts w:hint="eastAsia"/>
          <w:sz w:val="21"/>
        </w:rPr>
        <w:t>Differential-p</w:t>
      </w:r>
      <w:r w:rsidR="005175DA" w:rsidRPr="00833434">
        <w:rPr>
          <w:rFonts w:hint="eastAsia"/>
          <w:sz w:val="21"/>
        </w:rPr>
        <w:t xml:space="preserve">rivacy Frequent </w:t>
      </w:r>
      <w:r w:rsidR="005175DA" w:rsidRPr="00833434">
        <w:rPr>
          <w:rFonts w:hint="eastAsia"/>
          <w:sz w:val="21"/>
        </w:rPr>
        <w:lastRenderedPageBreak/>
        <w:t>Sequential Pattern Mining).</w:t>
      </w:r>
    </w:p>
    <w:p w:rsidR="00D269A5" w:rsidRDefault="00D269A5" w:rsidP="003B5BD5">
      <w:pPr>
        <w:pStyle w:val="a0"/>
        <w:numPr>
          <w:ilvl w:val="0"/>
          <w:numId w:val="18"/>
        </w:numPr>
        <w:ind w:firstLine="420"/>
        <w:rPr>
          <w:sz w:val="21"/>
        </w:rPr>
      </w:pPr>
      <w:r w:rsidRPr="005175DA">
        <w:rPr>
          <w:rFonts w:hint="eastAsia"/>
          <w:sz w:val="21"/>
        </w:rPr>
        <w:t>应用数据规约技术</w:t>
      </w:r>
      <w:r w:rsidRPr="005175DA">
        <w:rPr>
          <w:rFonts w:hint="eastAsia"/>
          <w:sz w:val="21"/>
        </w:rPr>
        <w:t xml:space="preserve">, </w:t>
      </w:r>
      <w:r w:rsidR="00B33461">
        <w:rPr>
          <w:rFonts w:hint="eastAsia"/>
          <w:sz w:val="21"/>
        </w:rPr>
        <w:t>获得最优序列长度用以截断原始序列数据集</w:t>
      </w:r>
      <w:r w:rsidRPr="005175DA">
        <w:rPr>
          <w:rFonts w:hint="eastAsia"/>
          <w:sz w:val="21"/>
        </w:rPr>
        <w:t xml:space="preserve">, </w:t>
      </w:r>
      <w:r w:rsidR="00B33461">
        <w:rPr>
          <w:rFonts w:hint="eastAsia"/>
          <w:sz w:val="21"/>
        </w:rPr>
        <w:t>保证</w:t>
      </w:r>
      <w:r w:rsidRPr="005175DA">
        <w:rPr>
          <w:rFonts w:hint="eastAsia"/>
          <w:sz w:val="21"/>
        </w:rPr>
        <w:t>接近于</w:t>
      </w:r>
      <w:r w:rsidR="00B33461">
        <w:rPr>
          <w:rFonts w:hint="eastAsia"/>
          <w:sz w:val="21"/>
        </w:rPr>
        <w:t>完整表达原始序列数据集的前提下</w:t>
      </w:r>
      <w:r w:rsidR="00B33461">
        <w:rPr>
          <w:rFonts w:hint="eastAsia"/>
          <w:sz w:val="21"/>
        </w:rPr>
        <w:t xml:space="preserve">, </w:t>
      </w:r>
      <w:r w:rsidR="00FB7EDC">
        <w:rPr>
          <w:rFonts w:hint="eastAsia"/>
          <w:sz w:val="21"/>
        </w:rPr>
        <w:t>降低高维度</w:t>
      </w:r>
      <w:r w:rsidR="00B33461">
        <w:rPr>
          <w:rFonts w:hint="eastAsia"/>
          <w:sz w:val="21"/>
        </w:rPr>
        <w:t>的影响</w:t>
      </w:r>
      <w:r>
        <w:rPr>
          <w:rFonts w:hint="eastAsia"/>
          <w:sz w:val="21"/>
        </w:rPr>
        <w:t>.</w:t>
      </w:r>
    </w:p>
    <w:p w:rsidR="004648D4" w:rsidRDefault="005175DA" w:rsidP="003B5BD5">
      <w:pPr>
        <w:pStyle w:val="a0"/>
        <w:numPr>
          <w:ilvl w:val="0"/>
          <w:numId w:val="18"/>
        </w:numPr>
        <w:ind w:firstLine="420"/>
        <w:rPr>
          <w:sz w:val="21"/>
        </w:rPr>
      </w:pPr>
      <w:r w:rsidRPr="00B55863">
        <w:rPr>
          <w:rFonts w:hint="eastAsia"/>
          <w:sz w:val="21"/>
        </w:rPr>
        <w:t>应用闭频繁序列模式挖掘方法</w:t>
      </w:r>
      <w:r w:rsidRPr="00B55863">
        <w:rPr>
          <w:rFonts w:hint="eastAsia"/>
          <w:sz w:val="21"/>
        </w:rPr>
        <w:t xml:space="preserve">, </w:t>
      </w:r>
      <w:r w:rsidRPr="00B55863">
        <w:rPr>
          <w:rFonts w:hint="eastAsia"/>
          <w:sz w:val="21"/>
        </w:rPr>
        <w:t>与频繁序列模式具有相同的信息表达</w:t>
      </w:r>
      <w:r w:rsidRPr="00B55863">
        <w:rPr>
          <w:rFonts w:hint="eastAsia"/>
          <w:sz w:val="21"/>
        </w:rPr>
        <w:t xml:space="preserve">, </w:t>
      </w:r>
      <w:r w:rsidRPr="00B55863">
        <w:rPr>
          <w:rFonts w:hint="eastAsia"/>
          <w:sz w:val="21"/>
        </w:rPr>
        <w:t>但具有更少的模式</w:t>
      </w:r>
      <w:r w:rsidRPr="00B55863">
        <w:rPr>
          <w:rFonts w:hint="eastAsia"/>
          <w:sz w:val="21"/>
        </w:rPr>
        <w:t xml:space="preserve">, </w:t>
      </w:r>
      <w:r w:rsidRPr="00B55863">
        <w:rPr>
          <w:rFonts w:hint="eastAsia"/>
          <w:sz w:val="21"/>
        </w:rPr>
        <w:t>有效解决序列冗余问题</w:t>
      </w:r>
      <w:r w:rsidR="003F33E5">
        <w:rPr>
          <w:rFonts w:hint="eastAsia"/>
          <w:sz w:val="21"/>
        </w:rPr>
        <w:t xml:space="preserve">; </w:t>
      </w:r>
      <w:r w:rsidR="003F33E5">
        <w:rPr>
          <w:rFonts w:hint="eastAsia"/>
          <w:sz w:val="21"/>
        </w:rPr>
        <w:t>同时</w:t>
      </w:r>
      <w:r w:rsidR="003F33E5">
        <w:rPr>
          <w:rFonts w:hint="eastAsia"/>
          <w:sz w:val="21"/>
        </w:rPr>
        <w:t xml:space="preserve">, </w:t>
      </w:r>
      <w:r w:rsidR="003F33E5">
        <w:rPr>
          <w:rFonts w:hint="eastAsia"/>
          <w:sz w:val="21"/>
        </w:rPr>
        <w:t>借鉴马尔科夫假设理论引入预测计数值</w:t>
      </w:r>
      <w:r w:rsidR="003F33E5">
        <w:rPr>
          <w:rFonts w:hint="eastAsia"/>
          <w:sz w:val="21"/>
        </w:rPr>
        <w:t xml:space="preserve">, </w:t>
      </w:r>
      <w:r w:rsidR="003F33E5">
        <w:rPr>
          <w:rFonts w:hint="eastAsia"/>
          <w:sz w:val="21"/>
        </w:rPr>
        <w:t>保证序列模型的可用性</w:t>
      </w:r>
      <w:r w:rsidR="003F33E5">
        <w:rPr>
          <w:rFonts w:hint="eastAsia"/>
          <w:sz w:val="21"/>
        </w:rPr>
        <w:t>.</w:t>
      </w:r>
    </w:p>
    <w:p w:rsidR="00B33461" w:rsidRPr="003F33E5" w:rsidRDefault="005175DA" w:rsidP="003B5BD5">
      <w:pPr>
        <w:pStyle w:val="a0"/>
        <w:numPr>
          <w:ilvl w:val="0"/>
          <w:numId w:val="18"/>
        </w:numPr>
        <w:ind w:firstLine="420"/>
        <w:rPr>
          <w:sz w:val="21"/>
        </w:rPr>
      </w:pPr>
      <w:r w:rsidRPr="005175DA">
        <w:rPr>
          <w:rFonts w:hint="eastAsia"/>
          <w:sz w:val="21"/>
        </w:rPr>
        <w:t>从隐私性、可用性、扩展性等方面进行详细的分析和实验评估</w:t>
      </w:r>
      <w:r w:rsidRPr="005175DA">
        <w:rPr>
          <w:rFonts w:hint="eastAsia"/>
          <w:sz w:val="21"/>
        </w:rPr>
        <w:t xml:space="preserve">, </w:t>
      </w:r>
      <w:r w:rsidRPr="005175DA">
        <w:rPr>
          <w:rFonts w:hint="eastAsia"/>
          <w:sz w:val="21"/>
        </w:rPr>
        <w:t>并与已有方法进行比较</w:t>
      </w:r>
      <w:r w:rsidR="00A043A5">
        <w:rPr>
          <w:rFonts w:hint="eastAsia"/>
          <w:sz w:val="21"/>
        </w:rPr>
        <w:t>.</w:t>
      </w:r>
    </w:p>
    <w:p w:rsidR="000E271D" w:rsidRPr="004625E9" w:rsidRDefault="006E5B08" w:rsidP="004E254E">
      <w:pPr>
        <w:pStyle w:val="a0"/>
        <w:ind w:firstLine="420"/>
        <w:rPr>
          <w:sz w:val="21"/>
        </w:rPr>
      </w:pPr>
      <w:r>
        <w:rPr>
          <w:rFonts w:hint="eastAsia"/>
          <w:sz w:val="21"/>
        </w:rPr>
        <w:t>本文内容共分为</w:t>
      </w:r>
      <w:r>
        <w:rPr>
          <w:rFonts w:hint="eastAsia"/>
          <w:sz w:val="21"/>
        </w:rPr>
        <w:t>5</w:t>
      </w:r>
      <w:r>
        <w:rPr>
          <w:rFonts w:hint="eastAsia"/>
          <w:sz w:val="21"/>
        </w:rPr>
        <w:t>节</w:t>
      </w:r>
      <w:r w:rsidR="0012098D">
        <w:rPr>
          <w:rFonts w:hint="eastAsia"/>
          <w:sz w:val="21"/>
        </w:rPr>
        <w:t xml:space="preserve">, </w:t>
      </w:r>
      <w:r>
        <w:rPr>
          <w:rFonts w:hint="eastAsia"/>
          <w:sz w:val="21"/>
        </w:rPr>
        <w:t>各节内容安排如下</w:t>
      </w:r>
      <w:r>
        <w:rPr>
          <w:sz w:val="21"/>
        </w:rPr>
        <w:t>:</w:t>
      </w:r>
      <w:r w:rsidR="008001A9">
        <w:rPr>
          <w:rFonts w:hint="eastAsia"/>
          <w:sz w:val="21"/>
        </w:rPr>
        <w:t xml:space="preserve"> </w:t>
      </w:r>
      <w:r w:rsidR="00101043">
        <w:rPr>
          <w:rFonts w:hint="eastAsia"/>
          <w:sz w:val="21"/>
        </w:rPr>
        <w:t>第</w:t>
      </w:r>
      <w:r w:rsidR="00CF0BC7">
        <w:rPr>
          <w:rFonts w:hint="eastAsia"/>
          <w:sz w:val="21"/>
        </w:rPr>
        <w:t>1</w:t>
      </w:r>
      <w:r>
        <w:rPr>
          <w:rFonts w:hint="eastAsia"/>
          <w:sz w:val="21"/>
        </w:rPr>
        <w:t>节</w:t>
      </w:r>
      <w:r w:rsidR="00101043">
        <w:rPr>
          <w:rFonts w:hint="eastAsia"/>
          <w:sz w:val="21"/>
        </w:rPr>
        <w:t>给出</w:t>
      </w:r>
      <w:r>
        <w:rPr>
          <w:rFonts w:hint="eastAsia"/>
          <w:sz w:val="21"/>
        </w:rPr>
        <w:t>相关</w:t>
      </w:r>
      <w:r w:rsidR="00E97156">
        <w:rPr>
          <w:rFonts w:hint="eastAsia"/>
          <w:sz w:val="21"/>
        </w:rPr>
        <w:t>工作</w:t>
      </w:r>
      <w:r w:rsidR="0012098D">
        <w:rPr>
          <w:rFonts w:hint="eastAsia"/>
          <w:sz w:val="21"/>
        </w:rPr>
        <w:t xml:space="preserve">, </w:t>
      </w:r>
      <w:r w:rsidR="00101043">
        <w:rPr>
          <w:rFonts w:hint="eastAsia"/>
          <w:sz w:val="21"/>
        </w:rPr>
        <w:t>第</w:t>
      </w:r>
      <w:r w:rsidR="00CF0BC7">
        <w:rPr>
          <w:rFonts w:hint="eastAsia"/>
          <w:sz w:val="21"/>
        </w:rPr>
        <w:t>2</w:t>
      </w:r>
      <w:r>
        <w:rPr>
          <w:rFonts w:hint="eastAsia"/>
          <w:sz w:val="21"/>
        </w:rPr>
        <w:t>节</w:t>
      </w:r>
      <w:r w:rsidR="00101043">
        <w:rPr>
          <w:rFonts w:hint="eastAsia"/>
          <w:sz w:val="21"/>
        </w:rPr>
        <w:t>介绍</w:t>
      </w:r>
      <w:r>
        <w:rPr>
          <w:rFonts w:hint="eastAsia"/>
          <w:sz w:val="21"/>
        </w:rPr>
        <w:t>定义和理论基础</w:t>
      </w:r>
      <w:r w:rsidR="0012098D">
        <w:rPr>
          <w:rFonts w:hint="eastAsia"/>
          <w:sz w:val="21"/>
        </w:rPr>
        <w:t xml:space="preserve">, </w:t>
      </w:r>
      <w:r w:rsidR="00101043">
        <w:rPr>
          <w:rFonts w:hint="eastAsia"/>
          <w:sz w:val="21"/>
        </w:rPr>
        <w:t>对算法的详细分析和评价在第</w:t>
      </w:r>
      <w:r w:rsidR="00CF0BC7">
        <w:rPr>
          <w:rFonts w:hint="eastAsia"/>
          <w:sz w:val="21"/>
        </w:rPr>
        <w:t>3</w:t>
      </w:r>
      <w:r w:rsidR="00101043">
        <w:rPr>
          <w:rFonts w:hint="eastAsia"/>
          <w:sz w:val="21"/>
        </w:rPr>
        <w:t>节中给出</w:t>
      </w:r>
      <w:r w:rsidR="0012098D">
        <w:rPr>
          <w:rFonts w:hint="eastAsia"/>
          <w:sz w:val="21"/>
        </w:rPr>
        <w:t xml:space="preserve">, </w:t>
      </w:r>
      <w:r w:rsidR="00101043">
        <w:rPr>
          <w:rFonts w:hint="eastAsia"/>
          <w:sz w:val="21"/>
        </w:rPr>
        <w:t>第</w:t>
      </w:r>
      <w:r w:rsidR="00CF0BC7">
        <w:rPr>
          <w:rFonts w:hint="eastAsia"/>
          <w:sz w:val="21"/>
        </w:rPr>
        <w:t>4</w:t>
      </w:r>
      <w:r w:rsidR="00101043">
        <w:rPr>
          <w:rFonts w:hint="eastAsia"/>
          <w:sz w:val="21"/>
        </w:rPr>
        <w:t>节展示实验结果</w:t>
      </w:r>
      <w:r w:rsidR="0012098D">
        <w:rPr>
          <w:rFonts w:hint="eastAsia"/>
          <w:sz w:val="21"/>
        </w:rPr>
        <w:t xml:space="preserve">, </w:t>
      </w:r>
      <w:r w:rsidR="00101043">
        <w:rPr>
          <w:rFonts w:hint="eastAsia"/>
          <w:sz w:val="21"/>
        </w:rPr>
        <w:t>第</w:t>
      </w:r>
      <w:r w:rsidR="00CF0BC7">
        <w:rPr>
          <w:rFonts w:hint="eastAsia"/>
          <w:sz w:val="21"/>
        </w:rPr>
        <w:t>5</w:t>
      </w:r>
      <w:r w:rsidR="00101043">
        <w:rPr>
          <w:rFonts w:hint="eastAsia"/>
          <w:sz w:val="21"/>
        </w:rPr>
        <w:t>节给出结论与展望</w:t>
      </w:r>
      <w:r w:rsidR="00B91AF9">
        <w:rPr>
          <w:rFonts w:hint="eastAsia"/>
          <w:sz w:val="21"/>
        </w:rPr>
        <w:t>.</w:t>
      </w:r>
    </w:p>
    <w:p w:rsidR="00F35B1E" w:rsidRDefault="00F35B1E" w:rsidP="00F84A0A">
      <w:pPr>
        <w:pStyle w:val="1"/>
      </w:pPr>
      <w:bookmarkStart w:id="7" w:name="OLE_LINK11"/>
      <w:bookmarkStart w:id="8" w:name="OLE_LINK12"/>
      <w:r>
        <w:rPr>
          <w:rFonts w:hint="eastAsia"/>
        </w:rPr>
        <w:t>相关工作</w:t>
      </w:r>
    </w:p>
    <w:p w:rsidR="00292E38" w:rsidRPr="00DB7EDF" w:rsidRDefault="006F2C46" w:rsidP="00292E38">
      <w:pPr>
        <w:pStyle w:val="a0"/>
        <w:ind w:firstLine="420"/>
        <w:rPr>
          <w:sz w:val="21"/>
        </w:rPr>
      </w:pPr>
      <w:r>
        <w:rPr>
          <w:rFonts w:hint="eastAsia"/>
          <w:sz w:val="21"/>
        </w:rPr>
        <w:t>差分隐私下频繁模式挖掘领域</w:t>
      </w:r>
      <w:r w:rsidR="00292E38">
        <w:rPr>
          <w:rFonts w:hint="eastAsia"/>
          <w:sz w:val="21"/>
        </w:rPr>
        <w:t>的研究工作</w:t>
      </w:r>
      <w:r w:rsidR="00292E38">
        <w:rPr>
          <w:rFonts w:hint="eastAsia"/>
          <w:sz w:val="21"/>
        </w:rPr>
        <w:t xml:space="preserve">, </w:t>
      </w:r>
      <w:r w:rsidR="00292E38">
        <w:rPr>
          <w:rFonts w:hint="eastAsia"/>
          <w:sz w:val="21"/>
        </w:rPr>
        <w:t>最</w:t>
      </w:r>
      <w:r>
        <w:rPr>
          <w:rFonts w:hint="eastAsia"/>
          <w:sz w:val="21"/>
        </w:rPr>
        <w:t>早</w:t>
      </w:r>
      <w:r w:rsidR="00292E38">
        <w:rPr>
          <w:rFonts w:hint="eastAsia"/>
          <w:sz w:val="21"/>
        </w:rPr>
        <w:t>开始</w:t>
      </w:r>
      <w:r>
        <w:rPr>
          <w:rFonts w:hint="eastAsia"/>
          <w:sz w:val="21"/>
        </w:rPr>
        <w:t>于</w:t>
      </w:r>
      <w:r w:rsidR="00292E38">
        <w:rPr>
          <w:rFonts w:hint="eastAsia"/>
          <w:sz w:val="21"/>
        </w:rPr>
        <w:t>频繁项集挖掘类型</w:t>
      </w:r>
      <w:r w:rsidR="00292E38">
        <w:rPr>
          <w:rFonts w:hint="eastAsia"/>
          <w:sz w:val="21"/>
        </w:rPr>
        <w:t>. 2010</w:t>
      </w:r>
      <w:r w:rsidR="00292E38">
        <w:rPr>
          <w:rFonts w:hint="eastAsia"/>
          <w:sz w:val="21"/>
        </w:rPr>
        <w:t>年</w:t>
      </w:r>
      <w:r w:rsidR="00292E38">
        <w:rPr>
          <w:rFonts w:hint="eastAsia"/>
          <w:sz w:val="21"/>
        </w:rPr>
        <w:t>Bhaskar</w:t>
      </w:r>
      <w:r w:rsidR="00292E38">
        <w:rPr>
          <w:rFonts w:hint="eastAsia"/>
          <w:sz w:val="21"/>
        </w:rPr>
        <w:t>等人</w:t>
      </w:r>
      <w:r w:rsidR="00292E38" w:rsidRPr="006331FF">
        <w:rPr>
          <w:rFonts w:hint="eastAsia"/>
          <w:sz w:val="21"/>
          <w:vertAlign w:val="superscript"/>
        </w:rPr>
        <w:t>[</w:t>
      </w:r>
      <w:r w:rsidR="009F23B4">
        <w:rPr>
          <w:rFonts w:hint="eastAsia"/>
          <w:sz w:val="21"/>
          <w:vertAlign w:val="superscript"/>
        </w:rPr>
        <w:t>7</w:t>
      </w:r>
      <w:r w:rsidR="00292E38" w:rsidRPr="006331FF">
        <w:rPr>
          <w:rFonts w:hint="eastAsia"/>
          <w:sz w:val="21"/>
          <w:vertAlign w:val="superscript"/>
        </w:rPr>
        <w:t>]</w:t>
      </w:r>
      <w:r w:rsidR="00292E38" w:rsidRPr="006331FF">
        <w:rPr>
          <w:rFonts w:hint="eastAsia"/>
          <w:sz w:val="21"/>
        </w:rPr>
        <w:t>第一次提出了差分隐私下的</w:t>
      </w:r>
      <w:r w:rsidR="00D1002C" w:rsidRPr="00D1002C">
        <w:rPr>
          <w:position w:val="-10"/>
          <w:sz w:val="21"/>
        </w:rPr>
        <w:object w:dxaOrig="58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5pt" o:ole="">
            <v:imagedata r:id="rId14" o:title=""/>
          </v:shape>
          <o:OLEObject Type="Embed" ProgID="Equation.DSMT4" ShapeID="_x0000_i1025" DrawAspect="Content" ObjectID="_1461351576" r:id="rId15"/>
        </w:object>
      </w:r>
      <w:r w:rsidR="00292E38" w:rsidRPr="006331FF">
        <w:rPr>
          <w:rFonts w:hint="eastAsia"/>
          <w:sz w:val="21"/>
        </w:rPr>
        <w:t>频繁项集挖掘方法</w:t>
      </w:r>
      <w:r w:rsidR="00292E38" w:rsidRPr="006331FF">
        <w:rPr>
          <w:rFonts w:hint="eastAsia"/>
          <w:sz w:val="21"/>
        </w:rPr>
        <w:t xml:space="preserve">TF, </w:t>
      </w:r>
      <w:r w:rsidR="00292E38" w:rsidRPr="006331FF">
        <w:rPr>
          <w:rFonts w:hint="eastAsia"/>
          <w:sz w:val="21"/>
        </w:rPr>
        <w:t>应用截断频率思想缩小</w:t>
      </w:r>
      <w:r w:rsidR="00292E38" w:rsidRPr="009B4776">
        <w:rPr>
          <w:rFonts w:hint="eastAsia"/>
          <w:sz w:val="21"/>
        </w:rPr>
        <w:t>候选项集合</w:t>
      </w:r>
      <w:r w:rsidR="00292E38">
        <w:rPr>
          <w:rFonts w:hint="eastAsia"/>
          <w:sz w:val="21"/>
        </w:rPr>
        <w:t>规模并通过拉普拉斯机制实现对记录</w:t>
      </w:r>
      <w:r w:rsidR="00292E38" w:rsidRPr="009B4776">
        <w:rPr>
          <w:rFonts w:hint="eastAsia"/>
          <w:sz w:val="21"/>
        </w:rPr>
        <w:t>长度不大于</w:t>
      </w:r>
      <w:bookmarkStart w:id="9" w:name="OLE_LINK5"/>
      <w:bookmarkStart w:id="10" w:name="OLE_LINK6"/>
      <w:r w:rsidR="00D1002C" w:rsidRPr="00D1002C">
        <w:rPr>
          <w:position w:val="-6"/>
          <w:sz w:val="21"/>
        </w:rPr>
        <w:object w:dxaOrig="139" w:dyaOrig="260">
          <v:shape id="_x0000_i1026" type="#_x0000_t75" style="width:6.5pt;height:13pt" o:ole="">
            <v:imagedata r:id="rId16" o:title=""/>
          </v:shape>
          <o:OLEObject Type="Embed" ProgID="Equation.DSMT4" ShapeID="_x0000_i1026" DrawAspect="Content" ObjectID="_1461351577" r:id="rId17"/>
        </w:object>
      </w:r>
      <w:bookmarkEnd w:id="9"/>
      <w:bookmarkEnd w:id="10"/>
      <w:r w:rsidR="00292E38" w:rsidRPr="009B4776">
        <w:rPr>
          <w:rFonts w:hint="eastAsia"/>
          <w:sz w:val="21"/>
        </w:rPr>
        <w:t>的</w:t>
      </w:r>
      <w:r w:rsidR="00D1002C" w:rsidRPr="00D1002C">
        <w:rPr>
          <w:position w:val="-10"/>
          <w:sz w:val="21"/>
        </w:rPr>
        <w:object w:dxaOrig="580" w:dyaOrig="300">
          <v:shape id="_x0000_i1027" type="#_x0000_t75" style="width:29.5pt;height:15pt" o:ole="">
            <v:imagedata r:id="rId14" o:title=""/>
          </v:shape>
          <o:OLEObject Type="Embed" ProgID="Equation.DSMT4" ShapeID="_x0000_i1027" DrawAspect="Content" ObjectID="_1461351578" r:id="rId18"/>
        </w:object>
      </w:r>
      <w:r w:rsidR="00292E38" w:rsidRPr="006331FF">
        <w:rPr>
          <w:rFonts w:hint="eastAsia"/>
          <w:sz w:val="21"/>
        </w:rPr>
        <w:t>频繁项集真实计数的保护</w:t>
      </w:r>
      <w:r w:rsidR="00292E38" w:rsidRPr="006331FF">
        <w:rPr>
          <w:rFonts w:hint="eastAsia"/>
          <w:sz w:val="21"/>
        </w:rPr>
        <w:t xml:space="preserve">. </w:t>
      </w:r>
      <w:r w:rsidR="00292E38" w:rsidRPr="006331FF">
        <w:rPr>
          <w:rFonts w:hint="eastAsia"/>
          <w:sz w:val="21"/>
        </w:rPr>
        <w:t>然而</w:t>
      </w:r>
      <w:r w:rsidR="00292E38" w:rsidRPr="006331FF">
        <w:rPr>
          <w:rFonts w:hint="eastAsia"/>
          <w:sz w:val="21"/>
        </w:rPr>
        <w:t xml:space="preserve">, </w:t>
      </w:r>
      <w:r w:rsidR="00292E38" w:rsidRPr="006331FF">
        <w:rPr>
          <w:rFonts w:hint="eastAsia"/>
          <w:sz w:val="21"/>
        </w:rPr>
        <w:t>该方法处理较大</w:t>
      </w:r>
      <w:r w:rsidR="00D1002C" w:rsidRPr="00D1002C">
        <w:rPr>
          <w:position w:val="-6"/>
          <w:sz w:val="21"/>
        </w:rPr>
        <w:object w:dxaOrig="180" w:dyaOrig="260">
          <v:shape id="_x0000_i1028" type="#_x0000_t75" style="width:9pt;height:13pt" o:ole="">
            <v:imagedata r:id="rId19" o:title=""/>
          </v:shape>
          <o:OLEObject Type="Embed" ProgID="Equation.DSMT4" ShapeID="_x0000_i1028" DrawAspect="Content" ObjectID="_1461351579" r:id="rId20"/>
        </w:object>
      </w:r>
      <w:r w:rsidR="00292E38" w:rsidRPr="006331FF">
        <w:rPr>
          <w:rFonts w:hint="eastAsia"/>
          <w:sz w:val="21"/>
        </w:rPr>
        <w:t>或</w:t>
      </w:r>
      <w:r w:rsidR="00D1002C" w:rsidRPr="00D1002C">
        <w:rPr>
          <w:position w:val="-6"/>
          <w:sz w:val="21"/>
        </w:rPr>
        <w:object w:dxaOrig="139" w:dyaOrig="260">
          <v:shape id="_x0000_i1029" type="#_x0000_t75" style="width:6.5pt;height:13pt" o:ole="">
            <v:imagedata r:id="rId16" o:title=""/>
          </v:shape>
          <o:OLEObject Type="Embed" ProgID="Equation.DSMT4" ShapeID="_x0000_i1029" DrawAspect="Content" ObjectID="_1461351580" r:id="rId21"/>
        </w:object>
      </w:r>
      <w:r w:rsidR="00292E38">
        <w:rPr>
          <w:rFonts w:hint="eastAsia"/>
          <w:sz w:val="21"/>
        </w:rPr>
        <w:t>值</w:t>
      </w:r>
      <w:r w:rsidR="00292E38" w:rsidRPr="006331FF">
        <w:rPr>
          <w:rFonts w:hint="eastAsia"/>
          <w:sz w:val="21"/>
        </w:rPr>
        <w:t>时性能与效率比较差</w:t>
      </w:r>
      <w:r w:rsidR="00292E38" w:rsidRPr="006331FF">
        <w:rPr>
          <w:rFonts w:hint="eastAsia"/>
          <w:sz w:val="21"/>
        </w:rPr>
        <w:t xml:space="preserve">; </w:t>
      </w:r>
      <w:r w:rsidR="00292E38" w:rsidRPr="006331FF">
        <w:rPr>
          <w:rFonts w:hint="eastAsia"/>
          <w:sz w:val="21"/>
        </w:rPr>
        <w:t>为了弥补</w:t>
      </w:r>
      <w:r w:rsidR="00292E38" w:rsidRPr="006331FF">
        <w:rPr>
          <w:sz w:val="21"/>
        </w:rPr>
        <w:t>TF</w:t>
      </w:r>
      <w:r w:rsidR="00292E38" w:rsidRPr="006331FF">
        <w:rPr>
          <w:rFonts w:hint="eastAsia"/>
          <w:sz w:val="21"/>
        </w:rPr>
        <w:t>方法的不足</w:t>
      </w:r>
      <w:r w:rsidR="00292E38" w:rsidRPr="006331FF">
        <w:rPr>
          <w:rFonts w:hint="eastAsia"/>
          <w:sz w:val="21"/>
        </w:rPr>
        <w:t>, Li</w:t>
      </w:r>
      <w:r w:rsidR="00292E38" w:rsidRPr="006331FF">
        <w:rPr>
          <w:rFonts w:hint="eastAsia"/>
          <w:sz w:val="21"/>
        </w:rPr>
        <w:t>等人</w:t>
      </w:r>
      <w:r w:rsidR="00292E38">
        <w:rPr>
          <w:rFonts w:hint="eastAsia"/>
          <w:sz w:val="21"/>
          <w:vertAlign w:val="superscript"/>
        </w:rPr>
        <w:t>[</w:t>
      </w:r>
      <w:r w:rsidR="009F23B4">
        <w:rPr>
          <w:rFonts w:hint="eastAsia"/>
          <w:sz w:val="21"/>
          <w:vertAlign w:val="superscript"/>
        </w:rPr>
        <w:t>8</w:t>
      </w:r>
      <w:r w:rsidR="00292E38" w:rsidRPr="006331FF">
        <w:rPr>
          <w:rFonts w:hint="eastAsia"/>
          <w:sz w:val="21"/>
          <w:vertAlign w:val="superscript"/>
        </w:rPr>
        <w:t>]</w:t>
      </w:r>
      <w:r w:rsidR="00292E38" w:rsidRPr="006331FF">
        <w:rPr>
          <w:rFonts w:hint="eastAsia"/>
          <w:sz w:val="21"/>
        </w:rPr>
        <w:t>提出</w:t>
      </w:r>
      <w:r w:rsidR="00292E38" w:rsidRPr="006331FF">
        <w:rPr>
          <w:rFonts w:hint="eastAsia"/>
          <w:sz w:val="21"/>
        </w:rPr>
        <w:t>PrivBasis</w:t>
      </w:r>
      <w:r w:rsidR="00292E38" w:rsidRPr="006331FF">
        <w:rPr>
          <w:rFonts w:hint="eastAsia"/>
          <w:sz w:val="21"/>
        </w:rPr>
        <w:t>方法</w:t>
      </w:r>
      <w:r w:rsidR="00292E38" w:rsidRPr="006331FF">
        <w:rPr>
          <w:rFonts w:hint="eastAsia"/>
          <w:sz w:val="21"/>
        </w:rPr>
        <w:t xml:space="preserve">, </w:t>
      </w:r>
      <w:r w:rsidR="00292E38" w:rsidRPr="009B4776">
        <w:rPr>
          <w:rFonts w:hint="eastAsia"/>
          <w:sz w:val="21"/>
        </w:rPr>
        <w:t>结合</w:t>
      </w:r>
      <w:r w:rsidR="00D631AC" w:rsidRPr="00D631AC">
        <w:rPr>
          <w:position w:val="-6"/>
          <w:sz w:val="21"/>
        </w:rPr>
        <w:object w:dxaOrig="180" w:dyaOrig="240">
          <v:shape id="_x0000_i1030" type="#_x0000_t75" style="width:9pt;height:12pt" o:ole="">
            <v:imagedata r:id="rId22" o:title=""/>
          </v:shape>
          <o:OLEObject Type="Embed" ProgID="Equation.DSMT4" ShapeID="_x0000_i1030" DrawAspect="Content" ObjectID="_1461351581" r:id="rId23"/>
        </w:object>
      </w:r>
      <w:r w:rsidR="00292E38" w:rsidRPr="009B4776">
        <w:rPr>
          <w:rFonts w:hint="eastAsia"/>
          <w:sz w:val="21"/>
        </w:rPr>
        <w:t>-</w:t>
      </w:r>
      <w:r w:rsidR="00292E38">
        <w:rPr>
          <w:rFonts w:hint="eastAsia"/>
          <w:sz w:val="21"/>
        </w:rPr>
        <w:t>基和</w:t>
      </w:r>
      <w:r w:rsidR="00292E38" w:rsidRPr="009B4776">
        <w:rPr>
          <w:rFonts w:hint="eastAsia"/>
          <w:sz w:val="21"/>
        </w:rPr>
        <w:t>映射技术</w:t>
      </w:r>
      <w:r w:rsidR="00292E38">
        <w:rPr>
          <w:rFonts w:hint="eastAsia"/>
          <w:sz w:val="21"/>
        </w:rPr>
        <w:t xml:space="preserve">, </w:t>
      </w:r>
      <w:r w:rsidR="00292E38">
        <w:rPr>
          <w:rFonts w:hint="eastAsia"/>
          <w:sz w:val="21"/>
        </w:rPr>
        <w:t>并借鉴极大团思想</w:t>
      </w:r>
      <w:r w:rsidR="00292E38" w:rsidRPr="009B4776">
        <w:rPr>
          <w:rFonts w:hint="eastAsia"/>
          <w:sz w:val="21"/>
        </w:rPr>
        <w:t>实现</w:t>
      </w:r>
      <w:r w:rsidR="00292E38" w:rsidRPr="00DB7EDF">
        <w:rPr>
          <w:rFonts w:hint="eastAsia"/>
          <w:sz w:val="21"/>
        </w:rPr>
        <w:t>top-</w:t>
      </w:r>
      <w:r w:rsidR="002C31B4" w:rsidRPr="001E2BF6">
        <w:rPr>
          <w:rFonts w:hint="eastAsia"/>
          <w:i/>
          <w:sz w:val="21"/>
        </w:rPr>
        <w:t>k</w:t>
      </w:r>
      <w:r w:rsidR="00292E38" w:rsidRPr="009B4776">
        <w:rPr>
          <w:rFonts w:hint="eastAsia"/>
          <w:sz w:val="21"/>
        </w:rPr>
        <w:t>频繁项集挖掘</w:t>
      </w:r>
      <w:r w:rsidR="00292E38">
        <w:rPr>
          <w:rFonts w:hint="eastAsia"/>
          <w:sz w:val="21"/>
        </w:rPr>
        <w:t xml:space="preserve">. </w:t>
      </w:r>
      <w:r w:rsidR="00292E38">
        <w:rPr>
          <w:rFonts w:hint="eastAsia"/>
          <w:sz w:val="21"/>
        </w:rPr>
        <w:t>此外</w:t>
      </w:r>
      <w:r w:rsidR="00292E38">
        <w:rPr>
          <w:rFonts w:hint="eastAsia"/>
          <w:sz w:val="21"/>
        </w:rPr>
        <w:t xml:space="preserve">, </w:t>
      </w:r>
      <w:r w:rsidR="00292E38">
        <w:rPr>
          <w:rFonts w:hint="eastAsia"/>
          <w:sz w:val="21"/>
        </w:rPr>
        <w:t>人大张啸剑博士等人</w:t>
      </w:r>
      <w:r w:rsidR="00292E38" w:rsidRPr="006331FF">
        <w:rPr>
          <w:rFonts w:hint="eastAsia"/>
          <w:sz w:val="21"/>
          <w:vertAlign w:val="superscript"/>
        </w:rPr>
        <w:t>[</w:t>
      </w:r>
      <w:r w:rsidR="009F23B4">
        <w:rPr>
          <w:rFonts w:hint="eastAsia"/>
          <w:sz w:val="21"/>
          <w:vertAlign w:val="superscript"/>
        </w:rPr>
        <w:t>9</w:t>
      </w:r>
      <w:r w:rsidR="00292E38" w:rsidRPr="006331FF">
        <w:rPr>
          <w:rFonts w:hint="eastAsia"/>
          <w:sz w:val="21"/>
          <w:vertAlign w:val="superscript"/>
        </w:rPr>
        <w:t>]</w:t>
      </w:r>
      <w:r w:rsidR="00292E38" w:rsidRPr="006331FF">
        <w:rPr>
          <w:rFonts w:hint="eastAsia"/>
          <w:sz w:val="21"/>
        </w:rPr>
        <w:t>提出</w:t>
      </w:r>
      <w:r w:rsidR="00292E38" w:rsidRPr="006331FF">
        <w:rPr>
          <w:rFonts w:hint="eastAsia"/>
          <w:sz w:val="21"/>
        </w:rPr>
        <w:t>DP-topkP</w:t>
      </w:r>
      <w:r w:rsidR="00292E38" w:rsidRPr="006331FF">
        <w:rPr>
          <w:rFonts w:hint="eastAsia"/>
          <w:sz w:val="21"/>
        </w:rPr>
        <w:t>方法</w:t>
      </w:r>
      <w:r w:rsidR="00292E38" w:rsidRPr="006331FF">
        <w:rPr>
          <w:rFonts w:hint="eastAsia"/>
          <w:sz w:val="21"/>
        </w:rPr>
        <w:t xml:space="preserve">, </w:t>
      </w:r>
      <w:r w:rsidR="00292E38" w:rsidRPr="006331FF">
        <w:rPr>
          <w:rFonts w:hint="eastAsia"/>
          <w:sz w:val="21"/>
        </w:rPr>
        <w:t>采用一种满足一致性</w:t>
      </w:r>
      <w:r w:rsidR="00292E38">
        <w:rPr>
          <w:rFonts w:hint="eastAsia"/>
          <w:sz w:val="21"/>
        </w:rPr>
        <w:t>约束</w:t>
      </w:r>
      <w:r w:rsidR="00292E38" w:rsidRPr="006331FF">
        <w:rPr>
          <w:rFonts w:hint="eastAsia"/>
          <w:sz w:val="21"/>
        </w:rPr>
        <w:t>的后置处理方法对</w:t>
      </w:r>
      <w:r w:rsidR="00292E38" w:rsidRPr="006331FF">
        <w:rPr>
          <w:rFonts w:hint="eastAsia"/>
          <w:sz w:val="21"/>
        </w:rPr>
        <w:t>TF</w:t>
      </w:r>
      <w:r w:rsidR="00292E38" w:rsidRPr="006331FF">
        <w:rPr>
          <w:rFonts w:hint="eastAsia"/>
          <w:sz w:val="21"/>
        </w:rPr>
        <w:t>方法</w:t>
      </w:r>
      <w:r w:rsidR="00292E38">
        <w:rPr>
          <w:rFonts w:hint="eastAsia"/>
          <w:sz w:val="21"/>
        </w:rPr>
        <w:t>中</w:t>
      </w:r>
      <w:r w:rsidR="00292E38" w:rsidRPr="006331FF">
        <w:rPr>
          <w:rFonts w:hint="eastAsia"/>
          <w:sz w:val="21"/>
        </w:rPr>
        <w:t>添加拉普拉斯噪音的计数进行求精处理</w:t>
      </w:r>
      <w:r w:rsidR="00292E38" w:rsidRPr="006331FF">
        <w:rPr>
          <w:rFonts w:hint="eastAsia"/>
          <w:sz w:val="21"/>
        </w:rPr>
        <w:t xml:space="preserve">, </w:t>
      </w:r>
      <w:r w:rsidR="00292E38">
        <w:rPr>
          <w:rFonts w:hint="eastAsia"/>
          <w:sz w:val="21"/>
        </w:rPr>
        <w:t>提高频繁项集</w:t>
      </w:r>
      <w:r w:rsidR="00292E38" w:rsidRPr="006331FF">
        <w:rPr>
          <w:rFonts w:hint="eastAsia"/>
          <w:sz w:val="21"/>
        </w:rPr>
        <w:t>的可用性</w:t>
      </w:r>
      <w:r w:rsidR="00292E38" w:rsidRPr="006331FF">
        <w:rPr>
          <w:rFonts w:hint="eastAsia"/>
          <w:sz w:val="21"/>
        </w:rPr>
        <w:t>. Chen</w:t>
      </w:r>
      <w:r w:rsidR="00292E38" w:rsidRPr="006331FF">
        <w:rPr>
          <w:rFonts w:hint="eastAsia"/>
          <w:sz w:val="21"/>
        </w:rPr>
        <w:t>等人</w:t>
      </w:r>
      <w:r w:rsidR="00292E38" w:rsidRPr="006331FF">
        <w:rPr>
          <w:rFonts w:hint="eastAsia"/>
          <w:sz w:val="21"/>
          <w:vertAlign w:val="superscript"/>
        </w:rPr>
        <w:t>[</w:t>
      </w:r>
      <w:r w:rsidR="009F23B4">
        <w:rPr>
          <w:rFonts w:hint="eastAsia"/>
          <w:sz w:val="21"/>
          <w:vertAlign w:val="superscript"/>
        </w:rPr>
        <w:t>10</w:t>
      </w:r>
      <w:r w:rsidR="00292E38" w:rsidRPr="006331FF">
        <w:rPr>
          <w:rFonts w:hint="eastAsia"/>
          <w:sz w:val="21"/>
          <w:vertAlign w:val="superscript"/>
        </w:rPr>
        <w:t>]</w:t>
      </w:r>
      <w:r w:rsidR="00292E38" w:rsidRPr="009B4776">
        <w:rPr>
          <w:rFonts w:hint="eastAsia"/>
          <w:sz w:val="21"/>
        </w:rPr>
        <w:t>依据长事务记录会导致</w:t>
      </w:r>
      <w:r w:rsidR="00292E38">
        <w:rPr>
          <w:rFonts w:hint="eastAsia"/>
          <w:sz w:val="21"/>
        </w:rPr>
        <w:t>较</w:t>
      </w:r>
      <w:r w:rsidR="00292E38" w:rsidRPr="009B4776">
        <w:rPr>
          <w:rFonts w:hint="eastAsia"/>
          <w:sz w:val="21"/>
        </w:rPr>
        <w:t>高</w:t>
      </w:r>
      <w:r w:rsidR="00292E38">
        <w:rPr>
          <w:rFonts w:hint="eastAsia"/>
          <w:sz w:val="21"/>
        </w:rPr>
        <w:t>全局敏感性的缺陷</w:t>
      </w:r>
      <w:r w:rsidR="00292E38">
        <w:rPr>
          <w:rFonts w:hint="eastAsia"/>
          <w:sz w:val="21"/>
        </w:rPr>
        <w:t xml:space="preserve">, </w:t>
      </w:r>
      <w:r w:rsidR="00292E38" w:rsidRPr="009B4776">
        <w:rPr>
          <w:rFonts w:hint="eastAsia"/>
          <w:sz w:val="21"/>
        </w:rPr>
        <w:t>提出一种事务截断的贪婪方法</w:t>
      </w:r>
      <w:r w:rsidR="00292E38" w:rsidRPr="009B4776">
        <w:rPr>
          <w:rFonts w:hint="eastAsia"/>
          <w:sz w:val="21"/>
        </w:rPr>
        <w:t>SmartTrunc</w:t>
      </w:r>
      <w:r w:rsidR="00292E38">
        <w:rPr>
          <w:rFonts w:hint="eastAsia"/>
          <w:sz w:val="21"/>
        </w:rPr>
        <w:t xml:space="preserve">, </w:t>
      </w:r>
      <w:r w:rsidR="00292E38" w:rsidRPr="009B4776">
        <w:rPr>
          <w:rFonts w:hint="eastAsia"/>
          <w:sz w:val="21"/>
        </w:rPr>
        <w:t>该方法利用阈值和动态权重频率对</w:t>
      </w:r>
      <w:r w:rsidR="00292E38">
        <w:rPr>
          <w:rFonts w:hint="eastAsia"/>
          <w:sz w:val="21"/>
        </w:rPr>
        <w:t>数据集中每条记录进行局部转换</w:t>
      </w:r>
      <w:r w:rsidR="00292E38">
        <w:rPr>
          <w:rFonts w:hint="eastAsia"/>
          <w:sz w:val="21"/>
        </w:rPr>
        <w:t xml:space="preserve">, </w:t>
      </w:r>
      <w:r w:rsidR="00292E38" w:rsidRPr="009B4776">
        <w:rPr>
          <w:rFonts w:hint="eastAsia"/>
          <w:sz w:val="21"/>
        </w:rPr>
        <w:t>截断长记录来降低</w:t>
      </w:r>
      <w:r w:rsidR="00292E38">
        <w:rPr>
          <w:rFonts w:hint="eastAsia"/>
          <w:sz w:val="21"/>
        </w:rPr>
        <w:t>全局敏感性</w:t>
      </w:r>
      <w:r w:rsidR="00292E38">
        <w:rPr>
          <w:rFonts w:hint="eastAsia"/>
          <w:sz w:val="21"/>
        </w:rPr>
        <w:t xml:space="preserve">, </w:t>
      </w:r>
      <w:r w:rsidR="00292E38" w:rsidRPr="009B4776">
        <w:rPr>
          <w:rFonts w:hint="eastAsia"/>
          <w:sz w:val="21"/>
        </w:rPr>
        <w:t>进而提高项集</w:t>
      </w:r>
      <w:r w:rsidR="00292E38">
        <w:rPr>
          <w:rFonts w:hint="eastAsia"/>
          <w:sz w:val="21"/>
        </w:rPr>
        <w:t>的可用性</w:t>
      </w:r>
      <w:r w:rsidR="00292E38">
        <w:rPr>
          <w:rFonts w:hint="eastAsia"/>
          <w:sz w:val="21"/>
        </w:rPr>
        <w:t xml:space="preserve">. </w:t>
      </w:r>
      <w:r w:rsidR="00292E38">
        <w:rPr>
          <w:rFonts w:hint="eastAsia"/>
          <w:sz w:val="21"/>
        </w:rPr>
        <w:t>综上</w:t>
      </w:r>
      <w:r w:rsidR="00292E38">
        <w:rPr>
          <w:rFonts w:hint="eastAsia"/>
          <w:sz w:val="21"/>
        </w:rPr>
        <w:t xml:space="preserve">, </w:t>
      </w:r>
      <w:r w:rsidR="00292E38">
        <w:rPr>
          <w:rFonts w:hint="eastAsia"/>
          <w:sz w:val="21"/>
        </w:rPr>
        <w:t>已有方法能够较好的实现差分隐私下的频繁项集挖掘</w:t>
      </w:r>
      <w:r w:rsidR="00292E38">
        <w:rPr>
          <w:rFonts w:hint="eastAsia"/>
          <w:sz w:val="21"/>
        </w:rPr>
        <w:t xml:space="preserve">. </w:t>
      </w:r>
      <w:r w:rsidR="00292E38">
        <w:rPr>
          <w:rFonts w:hint="eastAsia"/>
          <w:sz w:val="21"/>
        </w:rPr>
        <w:t>但由于序列数据本身内在序列性和高维度的特性</w:t>
      </w:r>
      <w:r w:rsidR="00292E38">
        <w:rPr>
          <w:rFonts w:hint="eastAsia"/>
          <w:sz w:val="21"/>
        </w:rPr>
        <w:t xml:space="preserve">, </w:t>
      </w:r>
      <w:r w:rsidR="00292E38">
        <w:rPr>
          <w:rFonts w:hint="eastAsia"/>
          <w:sz w:val="21"/>
        </w:rPr>
        <w:t>上述方法不能有效解决差分隐私下的频繁序列模式挖掘问题</w:t>
      </w:r>
      <w:r w:rsidR="00292E38">
        <w:rPr>
          <w:rFonts w:hint="eastAsia"/>
          <w:sz w:val="21"/>
        </w:rPr>
        <w:t>.</w:t>
      </w:r>
    </w:p>
    <w:p w:rsidR="00292E38" w:rsidRDefault="00292E38" w:rsidP="00292E38">
      <w:pPr>
        <w:pStyle w:val="a0"/>
        <w:ind w:firstLine="420"/>
        <w:rPr>
          <w:sz w:val="21"/>
        </w:rPr>
      </w:pPr>
      <w:r>
        <w:rPr>
          <w:rFonts w:hint="eastAsia"/>
          <w:sz w:val="21"/>
        </w:rPr>
        <w:t>为了实现差分隐私下的频繁序列模式挖掘</w:t>
      </w:r>
      <w:r>
        <w:rPr>
          <w:rFonts w:hint="eastAsia"/>
          <w:sz w:val="21"/>
        </w:rPr>
        <w:t>, Chen</w:t>
      </w:r>
      <w:r>
        <w:rPr>
          <w:rFonts w:hint="eastAsia"/>
          <w:sz w:val="21"/>
        </w:rPr>
        <w:t>等人</w:t>
      </w:r>
      <w:r>
        <w:rPr>
          <w:rFonts w:hint="eastAsia"/>
          <w:kern w:val="20"/>
          <w:sz w:val="21"/>
          <w:vertAlign w:val="superscript"/>
        </w:rPr>
        <w:t>[1</w:t>
      </w:r>
      <w:r w:rsidR="00022C19">
        <w:rPr>
          <w:rFonts w:hint="eastAsia"/>
          <w:kern w:val="20"/>
          <w:sz w:val="21"/>
          <w:vertAlign w:val="superscript"/>
        </w:rPr>
        <w:t>1</w:t>
      </w:r>
      <w:r w:rsidRPr="007F256C">
        <w:rPr>
          <w:rFonts w:hint="eastAsia"/>
          <w:kern w:val="20"/>
          <w:sz w:val="21"/>
          <w:vertAlign w:val="superscript"/>
        </w:rPr>
        <w:t>]</w:t>
      </w:r>
      <w:r w:rsidRPr="006331FF">
        <w:rPr>
          <w:rFonts w:hint="eastAsia"/>
          <w:sz w:val="21"/>
        </w:rPr>
        <w:t>结合自顶向下的前缀树</w:t>
      </w:r>
      <w:r>
        <w:rPr>
          <w:rFonts w:hint="eastAsia"/>
          <w:sz w:val="21"/>
        </w:rPr>
        <w:t xml:space="preserve">, </w:t>
      </w:r>
      <w:r>
        <w:rPr>
          <w:rFonts w:hint="eastAsia"/>
          <w:sz w:val="21"/>
        </w:rPr>
        <w:t>第一次提出发布轨迹数据集的</w:t>
      </w:r>
      <w:r>
        <w:rPr>
          <w:rFonts w:hint="eastAsia"/>
          <w:sz w:val="21"/>
        </w:rPr>
        <w:t>Prefix-Hybrid</w:t>
      </w:r>
      <w:r>
        <w:rPr>
          <w:rFonts w:hint="eastAsia"/>
          <w:sz w:val="21"/>
        </w:rPr>
        <w:t>方法</w:t>
      </w:r>
      <w:r>
        <w:rPr>
          <w:rFonts w:hint="eastAsia"/>
          <w:sz w:val="21"/>
        </w:rPr>
        <w:t xml:space="preserve">, </w:t>
      </w:r>
      <w:r>
        <w:rPr>
          <w:rFonts w:hint="eastAsia"/>
          <w:sz w:val="21"/>
        </w:rPr>
        <w:t>支持频繁序列挖掘</w:t>
      </w:r>
      <w:r>
        <w:rPr>
          <w:rFonts w:hint="eastAsia"/>
          <w:sz w:val="21"/>
        </w:rPr>
        <w:t xml:space="preserve">. </w:t>
      </w:r>
      <w:r w:rsidR="00D046DE">
        <w:rPr>
          <w:rFonts w:hint="eastAsia"/>
          <w:sz w:val="21"/>
        </w:rPr>
        <w:t>该方法通过对原始轨迹数据集</w:t>
      </w:r>
      <w:r>
        <w:rPr>
          <w:rFonts w:hint="eastAsia"/>
          <w:sz w:val="21"/>
        </w:rPr>
        <w:t>对应序列模式添加拉普拉斯噪音</w:t>
      </w:r>
      <w:r>
        <w:rPr>
          <w:rFonts w:hint="eastAsia"/>
          <w:sz w:val="21"/>
        </w:rPr>
        <w:t xml:space="preserve">, </w:t>
      </w:r>
      <w:r>
        <w:rPr>
          <w:rFonts w:hint="eastAsia"/>
          <w:sz w:val="21"/>
        </w:rPr>
        <w:t>构建扰动前缀序列树</w:t>
      </w:r>
      <w:r>
        <w:rPr>
          <w:rFonts w:hint="eastAsia"/>
          <w:sz w:val="21"/>
        </w:rPr>
        <w:t xml:space="preserve">, </w:t>
      </w:r>
      <w:r>
        <w:rPr>
          <w:rFonts w:hint="eastAsia"/>
          <w:sz w:val="21"/>
        </w:rPr>
        <w:t>最终重构发布满足差分隐私的轨迹数据集</w:t>
      </w:r>
      <w:r>
        <w:rPr>
          <w:rFonts w:hint="eastAsia"/>
          <w:sz w:val="21"/>
        </w:rPr>
        <w:t xml:space="preserve">. </w:t>
      </w:r>
      <w:r>
        <w:rPr>
          <w:rFonts w:hint="eastAsia"/>
          <w:sz w:val="21"/>
        </w:rPr>
        <w:t>但随着前缀</w:t>
      </w:r>
      <w:r w:rsidR="00D046DE">
        <w:rPr>
          <w:rFonts w:hint="eastAsia"/>
          <w:sz w:val="21"/>
        </w:rPr>
        <w:t>序列</w:t>
      </w:r>
      <w:r>
        <w:rPr>
          <w:rFonts w:hint="eastAsia"/>
          <w:sz w:val="21"/>
        </w:rPr>
        <w:t>树的增长</w:t>
      </w:r>
      <w:r>
        <w:rPr>
          <w:rFonts w:hint="eastAsia"/>
          <w:sz w:val="21"/>
        </w:rPr>
        <w:t xml:space="preserve">, </w:t>
      </w:r>
      <w:r>
        <w:rPr>
          <w:rFonts w:hint="eastAsia"/>
          <w:sz w:val="21"/>
        </w:rPr>
        <w:t>每一子分割的序列数量会急剧减</w:t>
      </w:r>
      <w:r>
        <w:rPr>
          <w:rFonts w:hint="eastAsia"/>
          <w:sz w:val="21"/>
        </w:rPr>
        <w:lastRenderedPageBreak/>
        <w:t>小</w:t>
      </w:r>
      <w:r>
        <w:rPr>
          <w:rFonts w:hint="eastAsia"/>
          <w:sz w:val="21"/>
        </w:rPr>
        <w:t xml:space="preserve">, </w:t>
      </w:r>
      <w:r>
        <w:rPr>
          <w:rFonts w:hint="eastAsia"/>
          <w:sz w:val="21"/>
        </w:rPr>
        <w:t>严重影响发布序列的可用性</w:t>
      </w:r>
      <w:r>
        <w:rPr>
          <w:rFonts w:hint="eastAsia"/>
          <w:sz w:val="21"/>
        </w:rPr>
        <w:t>. Chen</w:t>
      </w:r>
      <w:r>
        <w:rPr>
          <w:rFonts w:hint="eastAsia"/>
          <w:sz w:val="21"/>
        </w:rPr>
        <w:t>等人</w:t>
      </w:r>
      <w:r w:rsidRPr="007F256C">
        <w:rPr>
          <w:rFonts w:hint="eastAsia"/>
          <w:kern w:val="20"/>
          <w:sz w:val="21"/>
          <w:vertAlign w:val="superscript"/>
        </w:rPr>
        <w:t>[1</w:t>
      </w:r>
      <w:r w:rsidR="00022C19">
        <w:rPr>
          <w:rFonts w:hint="eastAsia"/>
          <w:kern w:val="20"/>
          <w:sz w:val="21"/>
          <w:vertAlign w:val="superscript"/>
        </w:rPr>
        <w:t>2</w:t>
      </w:r>
      <w:r w:rsidRPr="007F256C">
        <w:rPr>
          <w:rFonts w:hint="eastAsia"/>
          <w:kern w:val="20"/>
          <w:sz w:val="21"/>
          <w:vertAlign w:val="superscript"/>
        </w:rPr>
        <w:t>]</w:t>
      </w:r>
      <w:r w:rsidRPr="004F7B05">
        <w:rPr>
          <w:rFonts w:hint="eastAsia"/>
          <w:sz w:val="21"/>
        </w:rPr>
        <w:t>基于变长</w:t>
      </w:r>
      <w:r w:rsidRPr="00B01E25">
        <w:rPr>
          <w:rFonts w:hint="eastAsia"/>
          <w:sz w:val="21"/>
        </w:rPr>
        <w:t>n-gram</w:t>
      </w:r>
      <w:r>
        <w:rPr>
          <w:rFonts w:hint="eastAsia"/>
          <w:sz w:val="21"/>
        </w:rPr>
        <w:t>模型提出</w:t>
      </w:r>
      <w:r w:rsidRPr="009B4776">
        <w:rPr>
          <w:rFonts w:hint="eastAsia"/>
          <w:sz w:val="21"/>
        </w:rPr>
        <w:t>发布序列数据集的方法</w:t>
      </w:r>
      <w:r w:rsidRPr="009B4776">
        <w:rPr>
          <w:rFonts w:hint="eastAsia"/>
          <w:sz w:val="21"/>
        </w:rPr>
        <w:t>N-gram</w:t>
      </w:r>
      <w:r>
        <w:rPr>
          <w:rFonts w:hint="eastAsia"/>
          <w:sz w:val="21"/>
        </w:rPr>
        <w:t xml:space="preserve">, </w:t>
      </w:r>
      <w:r>
        <w:rPr>
          <w:rFonts w:hint="eastAsia"/>
          <w:sz w:val="21"/>
        </w:rPr>
        <w:t>该方法仅直接发布部分小维度序列模式</w:t>
      </w:r>
      <w:r>
        <w:rPr>
          <w:rFonts w:hint="eastAsia"/>
          <w:sz w:val="21"/>
        </w:rPr>
        <w:t xml:space="preserve">, </w:t>
      </w:r>
      <w:r>
        <w:rPr>
          <w:rFonts w:hint="eastAsia"/>
          <w:sz w:val="21"/>
        </w:rPr>
        <w:t>然后采用马尔科夫假设迭代计算获得所有可得的</w:t>
      </w:r>
      <w:r w:rsidRPr="004F7B05">
        <w:rPr>
          <w:rFonts w:hint="eastAsia"/>
          <w:sz w:val="21"/>
        </w:rPr>
        <w:t>长</w:t>
      </w:r>
      <w:r>
        <w:rPr>
          <w:rFonts w:hint="eastAsia"/>
          <w:sz w:val="21"/>
        </w:rPr>
        <w:t>序列模式</w:t>
      </w:r>
      <w:r>
        <w:rPr>
          <w:rFonts w:hint="eastAsia"/>
          <w:sz w:val="21"/>
        </w:rPr>
        <w:t xml:space="preserve">, </w:t>
      </w:r>
      <w:r w:rsidR="00D046DE">
        <w:rPr>
          <w:rFonts w:hint="eastAsia"/>
          <w:sz w:val="21"/>
        </w:rPr>
        <w:t>最终重构发布序列</w:t>
      </w:r>
      <w:r>
        <w:rPr>
          <w:rFonts w:hint="eastAsia"/>
          <w:sz w:val="21"/>
        </w:rPr>
        <w:t>数据集</w:t>
      </w:r>
      <w:r>
        <w:rPr>
          <w:rFonts w:hint="eastAsia"/>
          <w:sz w:val="21"/>
        </w:rPr>
        <w:t xml:space="preserve">, </w:t>
      </w:r>
      <w:r>
        <w:rPr>
          <w:rFonts w:hint="eastAsia"/>
          <w:sz w:val="21"/>
        </w:rPr>
        <w:t>支持频繁序列挖掘</w:t>
      </w:r>
      <w:r>
        <w:rPr>
          <w:rFonts w:hint="eastAsia"/>
          <w:sz w:val="21"/>
        </w:rPr>
        <w:t xml:space="preserve">. </w:t>
      </w:r>
      <w:r>
        <w:rPr>
          <w:rFonts w:hint="eastAsia"/>
          <w:sz w:val="21"/>
        </w:rPr>
        <w:t>该方法能够较好的兼容隐私性和可用性</w:t>
      </w:r>
      <w:r>
        <w:rPr>
          <w:rFonts w:hint="eastAsia"/>
          <w:sz w:val="21"/>
        </w:rPr>
        <w:t xml:space="preserve">, </w:t>
      </w:r>
      <w:r>
        <w:rPr>
          <w:rFonts w:hint="eastAsia"/>
          <w:sz w:val="21"/>
        </w:rPr>
        <w:t>但容易受到序列维度的影响</w:t>
      </w:r>
      <w:r>
        <w:rPr>
          <w:rFonts w:hint="eastAsia"/>
          <w:sz w:val="21"/>
        </w:rPr>
        <w:t xml:space="preserve">, </w:t>
      </w:r>
      <w:r>
        <w:rPr>
          <w:rFonts w:hint="eastAsia"/>
          <w:sz w:val="21"/>
        </w:rPr>
        <w:t>存在一定的信息丢失</w:t>
      </w:r>
      <w:r>
        <w:rPr>
          <w:rFonts w:hint="eastAsia"/>
          <w:sz w:val="21"/>
        </w:rPr>
        <w:t xml:space="preserve">. </w:t>
      </w:r>
      <w:r>
        <w:rPr>
          <w:rFonts w:hint="eastAsia"/>
          <w:sz w:val="21"/>
        </w:rPr>
        <w:t>为了解决</w:t>
      </w:r>
      <w:r>
        <w:rPr>
          <w:rFonts w:hint="eastAsia"/>
          <w:sz w:val="21"/>
        </w:rPr>
        <w:t>N-gram</w:t>
      </w:r>
      <w:r>
        <w:rPr>
          <w:rFonts w:hint="eastAsia"/>
          <w:sz w:val="21"/>
        </w:rPr>
        <w:t>方法所发布序列模式可用性较低的问题</w:t>
      </w:r>
      <w:r>
        <w:rPr>
          <w:rFonts w:hint="eastAsia"/>
          <w:sz w:val="21"/>
        </w:rPr>
        <w:t xml:space="preserve">, </w:t>
      </w:r>
      <w:r w:rsidRPr="0055728E">
        <w:rPr>
          <w:sz w:val="21"/>
        </w:rPr>
        <w:t>Bonomi</w:t>
      </w:r>
      <w:r w:rsidRPr="0055728E">
        <w:rPr>
          <w:rFonts w:hint="eastAsia"/>
          <w:sz w:val="21"/>
        </w:rPr>
        <w:t>等人</w:t>
      </w:r>
      <w:r>
        <w:rPr>
          <w:rFonts w:hint="eastAsia"/>
          <w:kern w:val="20"/>
          <w:sz w:val="21"/>
          <w:vertAlign w:val="superscript"/>
        </w:rPr>
        <w:t>[1</w:t>
      </w:r>
      <w:r w:rsidR="00022C19">
        <w:rPr>
          <w:rFonts w:hint="eastAsia"/>
          <w:kern w:val="20"/>
          <w:sz w:val="21"/>
          <w:vertAlign w:val="superscript"/>
        </w:rPr>
        <w:t>3</w:t>
      </w:r>
      <w:r w:rsidRPr="007F256C">
        <w:rPr>
          <w:rFonts w:hint="eastAsia"/>
          <w:kern w:val="20"/>
          <w:sz w:val="21"/>
          <w:vertAlign w:val="superscript"/>
        </w:rPr>
        <w:t>]</w:t>
      </w:r>
      <w:r>
        <w:rPr>
          <w:rFonts w:hint="eastAsia"/>
          <w:sz w:val="21"/>
        </w:rPr>
        <w:t>提出一种两阶段方法</w:t>
      </w:r>
      <w:r w:rsidRPr="009B4776">
        <w:rPr>
          <w:rFonts w:hint="eastAsia"/>
          <w:sz w:val="21"/>
        </w:rPr>
        <w:t>PT-Sample</w:t>
      </w:r>
      <w:r>
        <w:rPr>
          <w:rFonts w:hint="eastAsia"/>
          <w:sz w:val="21"/>
        </w:rPr>
        <w:t xml:space="preserve">, </w:t>
      </w:r>
      <w:r>
        <w:rPr>
          <w:rFonts w:hint="eastAsia"/>
          <w:sz w:val="21"/>
        </w:rPr>
        <w:t>分别应用前缀树划分和</w:t>
      </w:r>
      <w:r w:rsidR="00D046DE">
        <w:rPr>
          <w:rFonts w:hint="eastAsia"/>
          <w:sz w:val="21"/>
        </w:rPr>
        <w:t>字</w:t>
      </w:r>
      <w:r>
        <w:rPr>
          <w:rFonts w:hint="eastAsia"/>
          <w:sz w:val="21"/>
        </w:rPr>
        <w:t>符串指纹技术支持字符串的频繁前缀和频繁序列模式挖掘</w:t>
      </w:r>
      <w:r>
        <w:rPr>
          <w:rFonts w:hint="eastAsia"/>
          <w:sz w:val="21"/>
        </w:rPr>
        <w:t xml:space="preserve">, </w:t>
      </w:r>
      <w:r>
        <w:rPr>
          <w:rFonts w:hint="eastAsia"/>
          <w:sz w:val="21"/>
        </w:rPr>
        <w:t>但该方法仅针对字符串类型的数据</w:t>
      </w:r>
      <w:r w:rsidR="002408B6">
        <w:rPr>
          <w:rFonts w:hint="eastAsia"/>
          <w:sz w:val="21"/>
        </w:rPr>
        <w:t xml:space="preserve">. </w:t>
      </w:r>
      <w:commentRangeStart w:id="11"/>
      <w:r w:rsidR="002408B6">
        <w:rPr>
          <w:rFonts w:hint="eastAsia"/>
          <w:sz w:val="21"/>
        </w:rPr>
        <w:t>综上</w:t>
      </w:r>
      <w:r w:rsidR="002408B6">
        <w:rPr>
          <w:rFonts w:hint="eastAsia"/>
          <w:sz w:val="21"/>
        </w:rPr>
        <w:t xml:space="preserve">, </w:t>
      </w:r>
      <w:r w:rsidR="002408B6">
        <w:rPr>
          <w:rFonts w:hint="eastAsia"/>
          <w:sz w:val="21"/>
        </w:rPr>
        <w:t>上述方法存在各自的不足</w:t>
      </w:r>
      <w:commentRangeEnd w:id="11"/>
      <w:r w:rsidR="00435957">
        <w:rPr>
          <w:rStyle w:val="afd"/>
        </w:rPr>
        <w:commentReference w:id="11"/>
      </w:r>
      <w:r w:rsidR="002408B6">
        <w:rPr>
          <w:rFonts w:hint="eastAsia"/>
          <w:sz w:val="21"/>
        </w:rPr>
        <w:t xml:space="preserve">, </w:t>
      </w:r>
      <w:r w:rsidR="004D4E4E">
        <w:rPr>
          <w:rFonts w:hint="eastAsia"/>
          <w:sz w:val="21"/>
        </w:rPr>
        <w:t>如何设计同时兼顾隐私性和可用性的方法是本文</w:t>
      </w:r>
      <w:r w:rsidR="00D046DE">
        <w:rPr>
          <w:rFonts w:hint="eastAsia"/>
          <w:sz w:val="21"/>
        </w:rPr>
        <w:t>的</w:t>
      </w:r>
      <w:r w:rsidR="004D4E4E">
        <w:rPr>
          <w:rFonts w:hint="eastAsia"/>
          <w:sz w:val="21"/>
        </w:rPr>
        <w:t>主题</w:t>
      </w:r>
      <w:r w:rsidR="00D046DE">
        <w:rPr>
          <w:rFonts w:hint="eastAsia"/>
          <w:sz w:val="21"/>
        </w:rPr>
        <w:t xml:space="preserve">, </w:t>
      </w:r>
      <w:r w:rsidR="00D046DE">
        <w:rPr>
          <w:rFonts w:hint="eastAsia"/>
          <w:sz w:val="21"/>
        </w:rPr>
        <w:t>也是未来的研究方向</w:t>
      </w:r>
      <w:r w:rsidR="00D046DE">
        <w:rPr>
          <w:rFonts w:hint="eastAsia"/>
          <w:sz w:val="21"/>
        </w:rPr>
        <w:t>.</w:t>
      </w:r>
    </w:p>
    <w:p w:rsidR="006D2E85" w:rsidRPr="006D667E" w:rsidRDefault="00F35B1E" w:rsidP="00763F58">
      <w:pPr>
        <w:pStyle w:val="1"/>
      </w:pPr>
      <w:commentRangeStart w:id="12"/>
      <w:r>
        <w:rPr>
          <w:rFonts w:hint="eastAsia"/>
        </w:rPr>
        <w:t>定义和理论基础</w:t>
      </w:r>
      <w:commentRangeEnd w:id="12"/>
      <w:r w:rsidR="0083696B">
        <w:rPr>
          <w:rStyle w:val="afd"/>
          <w:rFonts w:eastAsia="宋体"/>
          <w:kern w:val="2"/>
        </w:rPr>
        <w:commentReference w:id="12"/>
      </w:r>
    </w:p>
    <w:p w:rsidR="002F0C22" w:rsidRDefault="001D740A" w:rsidP="00BE05F4">
      <w:pPr>
        <w:pStyle w:val="20"/>
        <w:spacing w:before="78" w:after="78"/>
        <w:rPr>
          <w:sz w:val="21"/>
          <w:szCs w:val="21"/>
        </w:rPr>
      </w:pPr>
      <w:commentRangeStart w:id="13"/>
      <w:r>
        <w:rPr>
          <w:rFonts w:hint="eastAsia"/>
          <w:sz w:val="21"/>
          <w:szCs w:val="21"/>
        </w:rPr>
        <w:t>序列模式挖掘</w:t>
      </w:r>
      <w:commentRangeEnd w:id="13"/>
      <w:r w:rsidR="0083696B">
        <w:rPr>
          <w:rStyle w:val="afd"/>
          <w:rFonts w:eastAsia="宋体"/>
          <w:kern w:val="2"/>
        </w:rPr>
        <w:commentReference w:id="13"/>
      </w:r>
    </w:p>
    <w:p w:rsidR="00DF7F68" w:rsidRDefault="00F459C8" w:rsidP="00ED0B9E">
      <w:pPr>
        <w:pStyle w:val="a0"/>
        <w:ind w:firstLine="420"/>
        <w:rPr>
          <w:color w:val="BFBFBF" w:themeColor="background1" w:themeShade="BF"/>
          <w:sz w:val="21"/>
        </w:rPr>
      </w:pPr>
      <w:r w:rsidRPr="00B13156">
        <w:rPr>
          <w:rFonts w:hint="eastAsia"/>
          <w:sz w:val="21"/>
        </w:rPr>
        <w:t>设</w:t>
      </w:r>
      <m:oMath>
        <m:r>
          <w:rPr>
            <w:rFonts w:ascii="Cambria Math" w:hAnsi="Cambria Math"/>
            <w:sz w:val="21"/>
          </w:rPr>
          <m:t>τ</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2</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n</m:t>
            </m:r>
          </m:sub>
        </m:sSub>
        <m:r>
          <m:rPr>
            <m:sty m:val="p"/>
          </m:rPr>
          <w:rPr>
            <w:rFonts w:ascii="Cambria Math" w:hAnsi="Cambria Math"/>
            <w:sz w:val="21"/>
          </w:rPr>
          <m:t>}</m:t>
        </m:r>
      </m:oMath>
      <w:r w:rsidR="00FE33BC" w:rsidRPr="00B13156">
        <w:rPr>
          <w:rFonts w:hint="eastAsia"/>
          <w:sz w:val="21"/>
        </w:rPr>
        <w:t>是项的集合</w:t>
      </w:r>
      <w:r w:rsidR="0012098D">
        <w:rPr>
          <w:rFonts w:hint="eastAsia"/>
          <w:sz w:val="21"/>
        </w:rPr>
        <w:t xml:space="preserve">, </w:t>
      </w:r>
      <m:oMath>
        <m:r>
          <m:rPr>
            <m:sty m:val="p"/>
          </m:rPr>
          <w:rPr>
            <w:rFonts w:ascii="Cambria Math" w:hAnsi="Cambria Math"/>
            <w:sz w:val="21"/>
          </w:rPr>
          <m:t>|τ|</m:t>
        </m:r>
      </m:oMath>
      <w:r w:rsidR="00ED3C14">
        <w:rPr>
          <w:rFonts w:hint="eastAsia"/>
          <w:sz w:val="21"/>
        </w:rPr>
        <w:t>表示</w:t>
      </w:r>
      <w:r w:rsidR="00BA0520">
        <w:rPr>
          <w:rFonts w:hint="eastAsia"/>
          <w:sz w:val="21"/>
        </w:rPr>
        <w:t>项</w:t>
      </w:r>
      <w:r w:rsidR="00ED3C14">
        <w:rPr>
          <w:rFonts w:hint="eastAsia"/>
          <w:sz w:val="21"/>
        </w:rPr>
        <w:t>的</w:t>
      </w:r>
      <w:r w:rsidR="00FE33BC" w:rsidRPr="00B13156">
        <w:rPr>
          <w:rFonts w:hint="eastAsia"/>
          <w:sz w:val="21"/>
        </w:rPr>
        <w:t>总数</w:t>
      </w:r>
      <w:r w:rsidR="00FE33BC" w:rsidRPr="00B13156">
        <w:rPr>
          <w:rFonts w:hint="eastAsia"/>
          <w:sz w:val="21"/>
        </w:rPr>
        <w:t>.</w:t>
      </w:r>
      <w:r w:rsidR="00ED3C14">
        <w:rPr>
          <w:rFonts w:hint="eastAsia"/>
          <w:sz w:val="21"/>
        </w:rPr>
        <w:t xml:space="preserve"> </w:t>
      </w:r>
      <w:r w:rsidR="008B41E0" w:rsidRPr="00652432">
        <w:rPr>
          <w:rFonts w:hint="eastAsia"/>
          <w:sz w:val="21"/>
        </w:rPr>
        <w:t>序列数据库</w:t>
      </w:r>
      <w:r w:rsidR="00B615C7" w:rsidRPr="00DF2457">
        <w:rPr>
          <w:rFonts w:hint="eastAsia"/>
          <w:sz w:val="21"/>
        </w:rPr>
        <w:t>DB</w:t>
      </w:r>
      <w:r w:rsidR="0012098D" w:rsidRPr="00652432">
        <w:rPr>
          <w:rFonts w:hint="eastAsia"/>
          <w:sz w:val="21"/>
        </w:rPr>
        <w:t xml:space="preserve">, </w:t>
      </w:r>
      <w:r w:rsidR="00ED3C14">
        <w:rPr>
          <w:rFonts w:hint="eastAsia"/>
          <w:sz w:val="21"/>
        </w:rPr>
        <w:t>其中任意一</w:t>
      </w:r>
      <w:r w:rsidR="008B41E0" w:rsidRPr="00652432">
        <w:rPr>
          <w:rFonts w:hint="eastAsia"/>
          <w:sz w:val="21"/>
        </w:rPr>
        <w:t>条记录</w:t>
      </w:r>
      <w:r w:rsidR="00DF2457" w:rsidRPr="008000D0">
        <w:rPr>
          <w:rFonts w:hint="eastAsia"/>
          <w:i/>
          <w:sz w:val="21"/>
        </w:rPr>
        <w:t>S</w:t>
      </w:r>
      <w:r w:rsidR="008B41E0" w:rsidRPr="00652432">
        <w:rPr>
          <w:rFonts w:hint="eastAsia"/>
          <w:sz w:val="21"/>
        </w:rPr>
        <w:t>是一个非空项集</w:t>
      </w:r>
      <w:r w:rsidR="0012098D" w:rsidRPr="00652432">
        <w:rPr>
          <w:rFonts w:hint="eastAsia"/>
          <w:sz w:val="21"/>
        </w:rPr>
        <w:t xml:space="preserve">, </w:t>
      </w:r>
      <w:r w:rsidR="00ED3C14">
        <w:rPr>
          <w:rFonts w:hint="eastAsia"/>
          <w:sz w:val="21"/>
        </w:rPr>
        <w:t>满足</w:t>
      </w:r>
      <m:oMath>
        <m:r>
          <w:rPr>
            <w:rFonts w:ascii="Cambria Math" w:hAnsi="Cambria Math" w:hint="eastAsia"/>
            <w:sz w:val="21"/>
          </w:rPr>
          <m:t>S</m:t>
        </m:r>
        <m:r>
          <w:rPr>
            <w:rFonts w:ascii="Cambria Math" w:hAnsi="Cambria Math"/>
            <w:sz w:val="21"/>
          </w:rPr>
          <m:t>⊆τ</m:t>
        </m:r>
      </m:oMath>
      <w:r w:rsidR="0012098D" w:rsidRPr="00652432">
        <w:rPr>
          <w:rFonts w:hint="eastAsia"/>
          <w:sz w:val="21"/>
        </w:rPr>
        <w:t xml:space="preserve">, </w:t>
      </w:r>
      <w:r w:rsidR="00ED3C14">
        <w:rPr>
          <w:rFonts w:hint="eastAsia"/>
          <w:sz w:val="21"/>
        </w:rPr>
        <w:t>且</w:t>
      </w:r>
      <w:r w:rsidR="008B41E0" w:rsidRPr="00652432">
        <w:rPr>
          <w:rFonts w:hint="eastAsia"/>
          <w:sz w:val="21"/>
        </w:rPr>
        <w:t>都有一个标识符</w:t>
      </w:r>
      <w:r w:rsidR="0012098D" w:rsidRPr="00652432">
        <w:rPr>
          <w:rFonts w:hint="eastAsia"/>
          <w:sz w:val="21"/>
        </w:rPr>
        <w:t xml:space="preserve">, </w:t>
      </w:r>
      <w:r w:rsidR="008B41E0" w:rsidRPr="00652432">
        <w:rPr>
          <w:rFonts w:hint="eastAsia"/>
          <w:sz w:val="21"/>
        </w:rPr>
        <w:t>称为</w:t>
      </w:r>
      <w:r w:rsidR="008B41E0" w:rsidRPr="00652432">
        <w:rPr>
          <w:rFonts w:hint="eastAsia"/>
          <w:i/>
          <w:sz w:val="21"/>
        </w:rPr>
        <w:t>ID</w:t>
      </w:r>
      <w:r w:rsidR="00ED3C14">
        <w:rPr>
          <w:rFonts w:hint="eastAsia"/>
          <w:sz w:val="21"/>
        </w:rPr>
        <w:t xml:space="preserve">. </w:t>
      </w:r>
      <w:r w:rsidR="00ED3C14">
        <w:rPr>
          <w:rFonts w:hint="eastAsia"/>
          <w:sz w:val="21"/>
        </w:rPr>
        <w:t>每一条记录满足时间或者其他顺序出现</w:t>
      </w:r>
      <w:r w:rsidR="00ED3C14">
        <w:rPr>
          <w:rFonts w:hint="eastAsia"/>
          <w:sz w:val="21"/>
        </w:rPr>
        <w:t xml:space="preserve">. </w:t>
      </w:r>
      <w:r w:rsidR="008B41E0" w:rsidRPr="00652432">
        <w:rPr>
          <w:rFonts w:hint="eastAsia"/>
          <w:sz w:val="21"/>
        </w:rPr>
        <w:t>例如</w:t>
      </w:r>
      <w:r w:rsidR="0012098D" w:rsidRPr="00652432">
        <w:rPr>
          <w:rFonts w:hint="eastAsia"/>
          <w:sz w:val="21"/>
        </w:rPr>
        <w:t xml:space="preserve">, </w:t>
      </w:r>
      <w:r w:rsidR="008B41E0" w:rsidRPr="00652432">
        <w:rPr>
          <w:rFonts w:hint="eastAsia"/>
          <w:sz w:val="21"/>
        </w:rPr>
        <w:t>一条序列记录表示某一用户的历史移动轨迹</w:t>
      </w:r>
      <w:r w:rsidR="0012098D" w:rsidRPr="00652432">
        <w:rPr>
          <w:rFonts w:hint="eastAsia"/>
          <w:sz w:val="21"/>
        </w:rPr>
        <w:t xml:space="preserve">, </w:t>
      </w:r>
      <w:r w:rsidR="008B41E0" w:rsidRPr="00652432">
        <w:rPr>
          <w:rFonts w:hint="eastAsia"/>
          <w:sz w:val="21"/>
        </w:rPr>
        <w:t>其中项代表某一车站</w:t>
      </w:r>
      <w:r w:rsidR="00DF2457">
        <w:rPr>
          <w:rFonts w:hint="eastAsia"/>
          <w:sz w:val="21"/>
        </w:rPr>
        <w:t>;</w:t>
      </w:r>
      <w:r w:rsidR="008B41E0" w:rsidRPr="00652432">
        <w:rPr>
          <w:rFonts w:hint="eastAsia"/>
          <w:sz w:val="21"/>
        </w:rPr>
        <w:t xml:space="preserve"> </w:t>
      </w:r>
      <w:r w:rsidR="008B41E0" w:rsidRPr="00652432">
        <w:rPr>
          <w:rFonts w:hint="eastAsia"/>
          <w:sz w:val="21"/>
        </w:rPr>
        <w:t>或者一串密码</w:t>
      </w:r>
      <w:r w:rsidR="0012098D" w:rsidRPr="00652432">
        <w:rPr>
          <w:rFonts w:hint="eastAsia"/>
          <w:sz w:val="21"/>
        </w:rPr>
        <w:t xml:space="preserve">, </w:t>
      </w:r>
      <w:r w:rsidR="00DF2457">
        <w:rPr>
          <w:rFonts w:hint="eastAsia"/>
          <w:sz w:val="21"/>
        </w:rPr>
        <w:t>项代表某一字符</w:t>
      </w:r>
      <w:r w:rsidR="008B41E0" w:rsidRPr="00652432">
        <w:rPr>
          <w:rFonts w:hint="eastAsia"/>
          <w:sz w:val="21"/>
        </w:rPr>
        <w:t>.</w:t>
      </w:r>
    </w:p>
    <w:p w:rsidR="00F459C8" w:rsidRDefault="00BA0520" w:rsidP="000B1924">
      <w:pPr>
        <w:pStyle w:val="a0"/>
        <w:spacing w:afterLines="25" w:after="78"/>
        <w:ind w:firstLine="420"/>
        <w:rPr>
          <w:sz w:val="21"/>
        </w:rPr>
      </w:pPr>
      <w:r w:rsidRPr="00BA0520">
        <w:rPr>
          <w:rFonts w:hint="eastAsia"/>
          <w:sz w:val="21"/>
        </w:rPr>
        <w:t>一</w:t>
      </w:r>
      <w:r w:rsidR="007D7B0A">
        <w:rPr>
          <w:rFonts w:hint="eastAsia"/>
          <w:sz w:val="21"/>
        </w:rPr>
        <w:t>条</w:t>
      </w:r>
      <w:r w:rsidR="008000D0">
        <w:rPr>
          <w:rFonts w:hint="eastAsia"/>
          <w:sz w:val="21"/>
        </w:rPr>
        <w:t>长度为</w:t>
      </w:r>
      <m:oMath>
        <m:r>
          <w:rPr>
            <w:rFonts w:ascii="Cambria Math" w:hAnsi="Cambria Math"/>
            <w:sz w:val="21"/>
          </w:rPr>
          <m:t>|S|</m:t>
        </m:r>
      </m:oMath>
      <w:r w:rsidR="008000D0">
        <w:rPr>
          <w:rFonts w:hint="eastAsia"/>
          <w:sz w:val="21"/>
        </w:rPr>
        <w:t>的</w:t>
      </w:r>
      <w:r w:rsidRPr="00BA0520">
        <w:rPr>
          <w:rFonts w:hint="eastAsia"/>
          <w:sz w:val="21"/>
        </w:rPr>
        <w:t>序列</w:t>
      </w:r>
      <w:r w:rsidR="008000D0" w:rsidRPr="008000D0">
        <w:rPr>
          <w:rFonts w:hint="eastAsia"/>
          <w:i/>
          <w:sz w:val="21"/>
        </w:rPr>
        <w:t>S</w:t>
      </w:r>
      <m:oMath>
        <m:r>
          <m:rPr>
            <m:sty m:val="p"/>
          </m:rPr>
          <w:rPr>
            <w:rFonts w:ascii="Cambria Math" w:hAnsi="Cambria Math"/>
            <w:sz w:val="21"/>
          </w:rPr>
          <m:t>=</m:t>
        </m:r>
        <m:r>
          <w:rPr>
            <w:rFonts w:ascii="Cambria Math" w:hAnsi="Cambria Math"/>
            <w:sz w:val="21"/>
          </w:rPr>
          <m:t>&lt;</m:t>
        </m:r>
        <m:sSub>
          <m:sSubPr>
            <m:ctrlPr>
              <w:rPr>
                <w:rFonts w:ascii="Cambria Math" w:hAnsi="Cambria Math"/>
                <w:sz w:val="21"/>
              </w:rPr>
            </m:ctrlPr>
          </m:sSubPr>
          <m:e>
            <m:r>
              <w:rPr>
                <w:rFonts w:ascii="Cambria Math" w:hAnsi="Cambria Math"/>
                <w:sz w:val="21"/>
              </w:rPr>
              <m:t>I</m:t>
            </m:r>
          </m:e>
          <m:sub>
            <m:r>
              <w:rPr>
                <w:rFonts w:ascii="Cambria Math" w:hAnsi="Cambria Math"/>
                <w:sz w:val="21"/>
              </w:rPr>
              <m:t>1</m:t>
            </m:r>
          </m:sub>
        </m:sSub>
        <m:r>
          <m:rPr>
            <m:sty m:val="p"/>
          </m:rPr>
          <w:rPr>
            <w:rFonts w:ascii="Cambria Math" w:hAnsi="Cambria Math" w:cs="宋体" w:hint="eastAsia"/>
            <w:color w:val="000000"/>
            <w:kern w:val="0"/>
            <w:sz w:val="15"/>
            <w:szCs w:val="15"/>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2</m:t>
            </m:r>
          </m:sub>
        </m:sSub>
        <m:r>
          <m:rPr>
            <m:sty m:val="p"/>
          </m:rPr>
          <w:rPr>
            <w:rFonts w:ascii="Cambria Math" w:hAnsi="Cambria Math" w:cs="宋体" w:hint="eastAsia"/>
            <w:color w:val="000000"/>
            <w:kern w:val="0"/>
            <w:sz w:val="15"/>
            <w:szCs w:val="15"/>
          </w:rPr>
          <m:t>→</m:t>
        </m:r>
        <m:r>
          <m:rPr>
            <m:sty m:val="p"/>
          </m:rPr>
          <w:rPr>
            <w:rFonts w:ascii="Cambria Math" w:hAnsi="Cambria Math" w:cs="Calibri"/>
            <w:color w:val="000000"/>
            <w:kern w:val="0"/>
            <w:sz w:val="15"/>
            <w:szCs w:val="15"/>
          </w:rPr>
          <m:t>⋯</m:t>
        </m:r>
        <m:r>
          <m:rPr>
            <m:sty m:val="p"/>
          </m:rPr>
          <w:rPr>
            <w:rFonts w:ascii="Cambria Math" w:hAnsi="Cambria Math" w:cs="宋体" w:hint="eastAsia"/>
            <w:color w:val="000000"/>
            <w:kern w:val="0"/>
            <w:sz w:val="15"/>
            <w:szCs w:val="15"/>
            <w:lang w:val="zh-CN"/>
          </w:rPr>
          <m:t>→</m:t>
        </m:r>
        <m:sSub>
          <m:sSubPr>
            <m:ctrlPr>
              <w:rPr>
                <w:rFonts w:ascii="Cambria Math" w:hAnsi="Cambria Math"/>
                <w:sz w:val="21"/>
              </w:rPr>
            </m:ctrlPr>
          </m:sSubPr>
          <m:e>
            <m:r>
              <w:rPr>
                <w:rFonts w:ascii="Cambria Math" w:hAnsi="Cambria Math"/>
                <w:sz w:val="21"/>
              </w:rPr>
              <m:t>I</m:t>
            </m:r>
          </m:e>
          <m:sub>
            <m:d>
              <m:dPr>
                <m:begChr m:val="|"/>
                <m:endChr m:val="|"/>
                <m:ctrlPr>
                  <w:rPr>
                    <w:rFonts w:ascii="Cambria Math" w:hAnsi="Cambria Math"/>
                    <w:i/>
                    <w:sz w:val="21"/>
                  </w:rPr>
                </m:ctrlPr>
              </m:dPr>
              <m:e>
                <m:r>
                  <w:rPr>
                    <w:rFonts w:ascii="Cambria Math" w:hAnsi="Cambria Math"/>
                    <w:sz w:val="21"/>
                  </w:rPr>
                  <m:t>S</m:t>
                </m:r>
              </m:e>
            </m:d>
          </m:sub>
        </m:sSub>
        <m:r>
          <m:rPr>
            <m:sty m:val="p"/>
          </m:rPr>
          <w:rPr>
            <w:rFonts w:ascii="Cambria Math" w:hAnsi="Cambria Math"/>
            <w:sz w:val="21"/>
          </w:rPr>
          <m:t>&gt;</m:t>
        </m:r>
        <m:r>
          <m:rPr>
            <m:sty m:val="p"/>
          </m:rPr>
          <w:rPr>
            <w:rFonts w:ascii="Cambria Math" w:hAnsi="Cambria Math" w:hint="eastAsia"/>
            <w:sz w:val="21"/>
          </w:rPr>
          <m:t>(</m:t>
        </m:r>
        <m:r>
          <m:rPr>
            <m:sty m:val="p"/>
          </m:rPr>
          <w:rPr>
            <w:rFonts w:ascii="Cambria Math" w:hAnsi="Cambria Math"/>
            <w:sz w:val="21"/>
          </w:rPr>
          <m:t>∀1≤i≤</m:t>
        </m:r>
        <m:d>
          <m:dPr>
            <m:begChr m:val="|"/>
            <m:endChr m:val="|"/>
            <m:ctrlPr>
              <w:rPr>
                <w:rFonts w:ascii="Cambria Math" w:hAnsi="Cambria Math"/>
                <w:i/>
                <w:sz w:val="21"/>
              </w:rPr>
            </m:ctrlPr>
          </m:dPr>
          <m:e>
            <m:r>
              <w:rPr>
                <w:rFonts w:ascii="Cambria Math" w:hAnsi="Cambria Math"/>
                <w:sz w:val="21"/>
              </w:rPr>
              <m:t>S</m:t>
            </m:r>
          </m:e>
        </m:d>
        <m:r>
          <m:rPr>
            <m:sty m:val="p"/>
          </m:rPr>
          <w:rPr>
            <w:rFonts w:ascii="Cambria Math" w:hAnsi="Cambria Math"/>
            <w:sz w:val="21"/>
          </w:rPr>
          <m:t xml:space="preserve">, </m:t>
        </m:r>
        <m:sSub>
          <m:sSubPr>
            <m:ctrlPr>
              <w:rPr>
                <w:rFonts w:ascii="Cambria Math" w:hAnsi="Cambria Math"/>
                <w:sz w:val="21"/>
              </w:rPr>
            </m:ctrlPr>
          </m:sSubPr>
          <m:e>
            <m:r>
              <w:rPr>
                <w:rFonts w:ascii="Cambria Math" w:hAnsi="Cambria Math"/>
                <w:sz w:val="21"/>
              </w:rPr>
              <m:t>I</m:t>
            </m:r>
          </m:e>
          <m:sub>
            <m:r>
              <w:rPr>
                <w:rFonts w:ascii="Cambria Math" w:hAnsi="Cambria Math"/>
                <w:sz w:val="21"/>
              </w:rPr>
              <m:t>i</m:t>
            </m:r>
          </m:sub>
        </m:sSub>
        <m:r>
          <m:rPr>
            <m:sty m:val="p"/>
          </m:rPr>
          <w:rPr>
            <w:rFonts w:ascii="Cambria Math" w:hAnsi="Cambria Math"/>
            <w:sz w:val="21"/>
          </w:rPr>
          <m:t>∈τ</m:t>
        </m:r>
        <m:r>
          <m:rPr>
            <m:sty m:val="p"/>
          </m:rPr>
          <w:rPr>
            <w:rFonts w:ascii="Cambria Math" w:hAnsi="Cambria Math" w:hint="eastAsia"/>
            <w:sz w:val="21"/>
          </w:rPr>
          <m:t>)</m:t>
        </m:r>
      </m:oMath>
      <w:r w:rsidR="008000D0">
        <w:rPr>
          <w:rFonts w:hint="eastAsia"/>
          <w:sz w:val="21"/>
        </w:rPr>
        <w:t xml:space="preserve">. </w:t>
      </w:r>
      <w:r w:rsidR="007D7B0A">
        <w:rPr>
          <w:rFonts w:hint="eastAsia"/>
          <w:sz w:val="21"/>
        </w:rPr>
        <w:t>一个项在某一序列中可能出现多次</w:t>
      </w:r>
      <w:r w:rsidR="0012098D">
        <w:rPr>
          <w:rFonts w:hint="eastAsia"/>
          <w:sz w:val="21"/>
        </w:rPr>
        <w:t xml:space="preserve">, </w:t>
      </w:r>
      <w:r w:rsidR="007D7B0A">
        <w:rPr>
          <w:rFonts w:hint="eastAsia"/>
          <w:sz w:val="21"/>
        </w:rPr>
        <w:t>并可能连续出现</w:t>
      </w:r>
      <w:r w:rsidR="007D7B0A">
        <w:rPr>
          <w:rFonts w:hint="eastAsia"/>
          <w:sz w:val="21"/>
        </w:rPr>
        <w:t xml:space="preserve">. </w:t>
      </w:r>
      <w:r w:rsidR="007D7B0A">
        <w:rPr>
          <w:rFonts w:hint="eastAsia"/>
          <w:sz w:val="21"/>
        </w:rPr>
        <w:t>因此</w:t>
      </w:r>
      <w:r w:rsidR="0012098D">
        <w:rPr>
          <w:rFonts w:hint="eastAsia"/>
          <w:sz w:val="21"/>
        </w:rPr>
        <w:t xml:space="preserve">, </w:t>
      </w:r>
      <w:r w:rsidR="007D7B0A" w:rsidRPr="008000D0">
        <w:rPr>
          <w:rFonts w:hint="eastAsia"/>
          <w:i/>
          <w:sz w:val="21"/>
        </w:rPr>
        <w:t>S</w:t>
      </w:r>
      <m:oMath>
        <m:r>
          <m:rPr>
            <m:sty m:val="p"/>
          </m:rPr>
          <w:rPr>
            <w:rFonts w:ascii="Cambria Math" w:hAnsi="Cambria Math"/>
            <w:sz w:val="21"/>
          </w:rPr>
          <m:t>=</m:t>
        </m:r>
        <m:r>
          <w:rPr>
            <w:rFonts w:ascii="Cambria Math" w:hAnsi="Cambria Math"/>
            <w:sz w:val="21"/>
          </w:rPr>
          <m:t>&lt;</m:t>
        </m:r>
        <m:sSub>
          <m:sSubPr>
            <m:ctrlPr>
              <w:rPr>
                <w:rFonts w:ascii="Cambria Math" w:hAnsi="Cambria Math"/>
                <w:sz w:val="21"/>
              </w:rPr>
            </m:ctrlPr>
          </m:sSubPr>
          <m:e>
            <m:r>
              <w:rPr>
                <w:rFonts w:ascii="Cambria Math" w:hAnsi="Cambria Math"/>
                <w:sz w:val="21"/>
              </w:rPr>
              <m:t>I</m:t>
            </m:r>
          </m:e>
          <m:sub>
            <m:r>
              <w:rPr>
                <w:rFonts w:ascii="Cambria Math" w:hAnsi="Cambria Math"/>
                <w:sz w:val="21"/>
              </w:rPr>
              <m:t>1</m:t>
            </m:r>
          </m:sub>
        </m:sSub>
        <m:r>
          <m:rPr>
            <m:sty m:val="p"/>
          </m:rPr>
          <w:rPr>
            <w:rFonts w:ascii="Cambria Math" w:hAnsi="Cambria Math" w:cs="宋体" w:hint="eastAsia"/>
            <w:color w:val="000000"/>
            <w:kern w:val="0"/>
            <w:sz w:val="15"/>
            <w:szCs w:val="15"/>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2</m:t>
            </m:r>
          </m:sub>
        </m:sSub>
        <m:r>
          <m:rPr>
            <m:sty m:val="p"/>
          </m:rPr>
          <w:rPr>
            <w:rFonts w:ascii="Cambria Math" w:hAnsi="Cambria Math" w:cs="宋体" w:hint="eastAsia"/>
            <w:color w:val="000000"/>
            <w:kern w:val="0"/>
            <w:sz w:val="15"/>
            <w:szCs w:val="15"/>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1</m:t>
            </m:r>
          </m:sub>
        </m:sSub>
        <m:r>
          <m:rPr>
            <m:sty m:val="p"/>
          </m:rPr>
          <w:rPr>
            <w:rFonts w:ascii="Cambria Math" w:hAnsi="Cambria Math"/>
            <w:sz w:val="21"/>
          </w:rPr>
          <m:t>&gt;</m:t>
        </m:r>
      </m:oMath>
      <w:r w:rsidR="007D7B0A" w:rsidRPr="007D7B0A">
        <w:rPr>
          <w:rFonts w:hint="eastAsia"/>
          <w:sz w:val="21"/>
        </w:rPr>
        <w:t>是一合法序列</w:t>
      </w:r>
      <w:r w:rsidR="007D7B0A" w:rsidRPr="007D7B0A">
        <w:rPr>
          <w:rFonts w:hint="eastAsia"/>
          <w:sz w:val="21"/>
        </w:rPr>
        <w:t xml:space="preserve">. </w:t>
      </w:r>
      <w:r w:rsidR="007D7B0A">
        <w:rPr>
          <w:rFonts w:hint="eastAsia"/>
          <w:sz w:val="21"/>
        </w:rPr>
        <w:t>一个序列数据库</w:t>
      </w:r>
      <w:r w:rsidR="007D7B0A">
        <w:rPr>
          <w:rFonts w:hint="eastAsia"/>
          <w:sz w:val="21"/>
        </w:rPr>
        <w:t>DB</w:t>
      </w:r>
      <w:r w:rsidR="007D7B0A">
        <w:rPr>
          <w:rFonts w:hint="eastAsia"/>
          <w:sz w:val="21"/>
        </w:rPr>
        <w:t>有</w:t>
      </w:r>
      <m:oMath>
        <m:r>
          <w:rPr>
            <w:rFonts w:ascii="Cambria Math" w:hAnsi="Cambria Math"/>
            <w:sz w:val="21"/>
          </w:rPr>
          <m:t>|</m:t>
        </m:r>
        <m:r>
          <m:rPr>
            <m:sty m:val="p"/>
          </m:rPr>
          <w:rPr>
            <w:rFonts w:ascii="Cambria Math" w:hAnsi="Cambria Math"/>
            <w:sz w:val="21"/>
          </w:rPr>
          <m:t>DB</m:t>
        </m:r>
        <m:r>
          <w:rPr>
            <w:rFonts w:ascii="Cambria Math" w:hAnsi="Cambria Math"/>
            <w:sz w:val="21"/>
          </w:rPr>
          <m:t>|</m:t>
        </m:r>
      </m:oMath>
      <w:r w:rsidR="007D7B0A">
        <w:rPr>
          <w:rFonts w:hint="eastAsia"/>
          <w:sz w:val="21"/>
        </w:rPr>
        <w:t>条序列组成</w:t>
      </w:r>
      <w:r w:rsidR="0012098D">
        <w:rPr>
          <w:rFonts w:hint="eastAsia"/>
          <w:sz w:val="21"/>
        </w:rPr>
        <w:t xml:space="preserve">, </w:t>
      </w:r>
      <w:r w:rsidR="007D7B0A">
        <w:rPr>
          <w:rFonts w:hint="eastAsia"/>
          <w:sz w:val="21"/>
        </w:rPr>
        <w:t>即</w:t>
      </w:r>
      <w:r w:rsidR="007D7B0A" w:rsidRPr="00DF2457">
        <w:rPr>
          <w:rFonts w:hint="eastAsia"/>
          <w:sz w:val="21"/>
        </w:rPr>
        <w:t>DB</w:t>
      </w:r>
      <m:oMath>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sSub>
          <m:sSubPr>
            <m:ctrlPr>
              <w:rPr>
                <w:rFonts w:ascii="Cambria Math" w:hAnsi="Cambria Math"/>
                <w:sz w:val="21"/>
              </w:rPr>
            </m:ctrlPr>
          </m:sSubPr>
          <m:e>
            <m:r>
              <w:rPr>
                <w:rFonts w:ascii="Cambria Math" w:hAnsi="Cambria Math"/>
                <w:sz w:val="21"/>
              </w:rPr>
              <m:t>S</m:t>
            </m:r>
          </m:e>
          <m:sub>
            <m:r>
              <w:rPr>
                <w:rFonts w:ascii="Cambria Math" w:hAnsi="Cambria Math"/>
                <w:sz w:val="21"/>
              </w:rPr>
              <m:t>1,</m:t>
            </m:r>
          </m:sub>
        </m:sSub>
        <m:r>
          <m:rPr>
            <m:sty m:val="p"/>
          </m:rPr>
          <w:rPr>
            <w:rFonts w:ascii="Cambria Math" w:hAnsi="Cambria Math" w:cs="Calibri"/>
            <w:color w:val="000000"/>
            <w:kern w:val="0"/>
            <w:sz w:val="15"/>
            <w:szCs w:val="15"/>
          </w:rPr>
          <m:t>⋯</m:t>
        </m:r>
        <m:r>
          <m:rPr>
            <m:sty m:val="p"/>
          </m:rPr>
          <w:rPr>
            <w:rFonts w:ascii="Cambria Math" w:hAnsi="Cambria Math" w:cs="宋体"/>
            <w:color w:val="000000"/>
            <w:kern w:val="0"/>
            <w:sz w:val="15"/>
            <w:szCs w:val="15"/>
            <w:lang w:val="zh-CN"/>
          </w:rPr>
          <m:t>,</m:t>
        </m:r>
        <m:sSub>
          <m:sSubPr>
            <m:ctrlPr>
              <w:rPr>
                <w:rFonts w:ascii="Cambria Math" w:hAnsi="Cambria Math"/>
                <w:sz w:val="21"/>
              </w:rPr>
            </m:ctrlPr>
          </m:sSubPr>
          <m:e>
            <m:r>
              <w:rPr>
                <w:rFonts w:ascii="Cambria Math" w:hAnsi="Cambria Math"/>
                <w:sz w:val="21"/>
              </w:rPr>
              <m:t>S</m:t>
            </m:r>
          </m:e>
          <m:sub>
            <m:r>
              <w:rPr>
                <w:rFonts w:ascii="Cambria Math" w:hAnsi="Cambria Math"/>
                <w:sz w:val="21"/>
              </w:rPr>
              <m:t>|</m:t>
            </m:r>
            <m:r>
              <m:rPr>
                <m:sty m:val="p"/>
              </m:rPr>
              <w:rPr>
                <w:rFonts w:ascii="Cambria Math" w:hAnsi="Cambria Math"/>
                <w:sz w:val="21"/>
              </w:rPr>
              <m:t>DB</m:t>
            </m:r>
            <m:r>
              <w:rPr>
                <w:rFonts w:ascii="Cambria Math" w:hAnsi="Cambria Math"/>
                <w:sz w:val="21"/>
              </w:rPr>
              <m:t>|</m:t>
            </m:r>
          </m:sub>
        </m:sSub>
        <m:r>
          <m:rPr>
            <m:sty m:val="p"/>
          </m:rPr>
          <w:rPr>
            <w:rFonts w:ascii="Cambria Math" w:hAnsi="Cambria Math"/>
            <w:sz w:val="21"/>
          </w:rPr>
          <m:t>}</m:t>
        </m:r>
      </m:oMath>
      <w:r w:rsidR="007D7B0A">
        <w:rPr>
          <w:rFonts w:hint="eastAsia"/>
          <w:i/>
          <w:sz w:val="21"/>
        </w:rPr>
        <w:t>.</w:t>
      </w:r>
      <w:r w:rsidR="007D7B0A">
        <w:rPr>
          <w:rFonts w:hint="eastAsia"/>
          <w:sz w:val="21"/>
        </w:rPr>
        <w:t xml:space="preserve"> </w:t>
      </w:r>
      <w:r w:rsidR="007D7B0A">
        <w:rPr>
          <w:rFonts w:hint="eastAsia"/>
          <w:sz w:val="21"/>
        </w:rPr>
        <w:t>如表</w:t>
      </w:r>
      <w:r w:rsidR="007D7B0A">
        <w:rPr>
          <w:rFonts w:hint="eastAsia"/>
          <w:sz w:val="21"/>
        </w:rPr>
        <w:t>2</w:t>
      </w:r>
      <w:r w:rsidR="007D7B0A">
        <w:rPr>
          <w:rFonts w:hint="eastAsia"/>
          <w:sz w:val="21"/>
        </w:rPr>
        <w:t>所示的样本序列数据库</w:t>
      </w:r>
      <w:r w:rsidR="007D7B0A" w:rsidRPr="00DF2457">
        <w:rPr>
          <w:rFonts w:hint="eastAsia"/>
          <w:sz w:val="21"/>
        </w:rPr>
        <w:t>DB</w:t>
      </w:r>
      <w:r w:rsidR="0012098D">
        <w:rPr>
          <w:rFonts w:hint="eastAsia"/>
          <w:sz w:val="21"/>
        </w:rPr>
        <w:t xml:space="preserve">, </w:t>
      </w:r>
      <m:oMath>
        <m:r>
          <m:rPr>
            <m:sty m:val="p"/>
          </m:rPr>
          <w:rPr>
            <w:rFonts w:ascii="Cambria Math" w:hAnsi="Cambria Math"/>
            <w:sz w:val="21"/>
          </w:rPr>
          <m:t>τ=</m:t>
        </m:r>
        <m:d>
          <m:dPr>
            <m:begChr m:val="{"/>
            <m:endChr m:val="}"/>
            <m:ctrlPr>
              <w:rPr>
                <w:rFonts w:ascii="Cambria Math" w:hAnsi="Cambria Math"/>
                <w:sz w:val="21"/>
              </w:rPr>
            </m:ctrlPr>
          </m:dPr>
          <m:e>
            <m:sSub>
              <m:sSubPr>
                <m:ctrlPr>
                  <w:rPr>
                    <w:rFonts w:ascii="Cambria Math" w:hAnsi="Cambria Math"/>
                    <w:sz w:val="21"/>
                  </w:rPr>
                </m:ctrlPr>
              </m:sSubPr>
              <m:e>
                <m:r>
                  <w:rPr>
                    <w:rFonts w:ascii="Cambria Math" w:hAnsi="Cambria Math"/>
                    <w:sz w:val="21"/>
                  </w:rPr>
                  <m:t>I</m:t>
                </m:r>
              </m:e>
              <m:sub>
                <m: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2</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3</m:t>
                </m:r>
              </m:sub>
            </m:sSub>
          </m:e>
        </m:d>
        <m:r>
          <m:rPr>
            <m:sty m:val="p"/>
          </m:rPr>
          <w:rPr>
            <w:rFonts w:ascii="Cambria Math" w:hAnsi="Cambria Math"/>
            <w:sz w:val="21"/>
          </w:rPr>
          <m:t xml:space="preserve">, </m:t>
        </m:r>
        <m:d>
          <m:dPr>
            <m:begChr m:val="|"/>
            <m:endChr m:val="|"/>
            <m:ctrlPr>
              <w:rPr>
                <w:rFonts w:ascii="Cambria Math" w:hAnsi="Cambria Math"/>
                <w:sz w:val="21"/>
              </w:rPr>
            </m:ctrlPr>
          </m:dPr>
          <m:e>
            <m:r>
              <m:rPr>
                <m:sty m:val="p"/>
              </m:rPr>
              <w:rPr>
                <w:rFonts w:ascii="Cambria Math" w:hAnsi="Cambria Math"/>
                <w:sz w:val="21"/>
              </w:rPr>
              <m:t>DB</m:t>
            </m:r>
          </m:e>
        </m:d>
        <m:r>
          <m:rPr>
            <m:sty m:val="p"/>
          </m:rPr>
          <w:rPr>
            <w:rFonts w:ascii="Cambria Math" w:hAnsi="Cambria Math"/>
            <w:sz w:val="21"/>
          </w:rPr>
          <m:t>=8</m:t>
        </m:r>
      </m:oMath>
      <w:r w:rsidR="007D7B0A">
        <w:rPr>
          <w:rFonts w:hint="eastAsia"/>
          <w:sz w:val="21"/>
        </w:rPr>
        <w:t>.</w:t>
      </w:r>
    </w:p>
    <w:p w:rsidR="00722D2E" w:rsidRPr="009C3DB4" w:rsidRDefault="00722D2E" w:rsidP="00722D2E">
      <w:pPr>
        <w:pStyle w:val="a9"/>
        <w:keepNext/>
        <w:spacing w:before="0" w:after="0"/>
        <w:jc w:val="center"/>
        <w:rPr>
          <w:rFonts w:ascii="Times New Roman" w:hAnsi="Times New Roman"/>
        </w:rPr>
      </w:pPr>
      <w:r w:rsidRPr="009C3DB4">
        <w:rPr>
          <w:rFonts w:ascii="Times New Roman" w:hAnsi="Times New Roman"/>
        </w:rPr>
        <w:t xml:space="preserve">Table </w:t>
      </w:r>
      <w:r w:rsidRPr="009C3DB4">
        <w:rPr>
          <w:rFonts w:ascii="Times New Roman" w:hAnsi="Times New Roman"/>
        </w:rPr>
        <w:fldChar w:fldCharType="begin"/>
      </w:r>
      <w:r w:rsidRPr="009C3DB4">
        <w:rPr>
          <w:rFonts w:ascii="Times New Roman" w:hAnsi="Times New Roman"/>
        </w:rPr>
        <w:instrText xml:space="preserve"> SEQ Table \* ARABIC </w:instrText>
      </w:r>
      <w:r w:rsidRPr="009C3DB4">
        <w:rPr>
          <w:rFonts w:ascii="Times New Roman" w:hAnsi="Times New Roman"/>
        </w:rPr>
        <w:fldChar w:fldCharType="separate"/>
      </w:r>
      <w:r w:rsidR="00287DCD">
        <w:rPr>
          <w:rFonts w:ascii="Times New Roman" w:hAnsi="Times New Roman"/>
          <w:noProof/>
        </w:rPr>
        <w:t>1</w:t>
      </w:r>
      <w:r w:rsidRPr="009C3DB4">
        <w:rPr>
          <w:rFonts w:ascii="Times New Roman" w:hAnsi="Times New Roman"/>
        </w:rPr>
        <w:fldChar w:fldCharType="end"/>
      </w:r>
      <w:r w:rsidRPr="009C3DB4">
        <w:rPr>
          <w:rFonts w:ascii="Times New Roman" w:hAnsi="Times New Roman"/>
        </w:rPr>
        <w:t xml:space="preserve"> Sequence Database</w:t>
      </w:r>
    </w:p>
    <w:p w:rsidR="00722D2E" w:rsidRDefault="00722D2E" w:rsidP="00722D2E">
      <w:pPr>
        <w:pStyle w:val="a9"/>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7DCD">
        <w:rPr>
          <w:noProof/>
        </w:rPr>
        <w:t>1</w:t>
      </w:r>
      <w:r>
        <w:fldChar w:fldCharType="end"/>
      </w:r>
      <w:r>
        <w:rPr>
          <w:rFonts w:hint="eastAsia"/>
        </w:rPr>
        <w:t>序列数据库</w:t>
      </w:r>
      <w:r w:rsidRPr="003779C5">
        <w:rPr>
          <w:rFonts w:hint="eastAsia"/>
          <w:i/>
        </w:rPr>
        <w:t>DB</w:t>
      </w:r>
    </w:p>
    <w:tbl>
      <w:tblPr>
        <w:tblStyle w:val="af2"/>
        <w:tblW w:w="0" w:type="auto"/>
        <w:tblInd w:w="959" w:type="dxa"/>
        <w:tblLook w:val="04A0" w:firstRow="1" w:lastRow="0" w:firstColumn="1" w:lastColumn="0" w:noHBand="0" w:noVBand="1"/>
      </w:tblPr>
      <w:tblGrid>
        <w:gridCol w:w="709"/>
        <w:gridCol w:w="2268"/>
      </w:tblGrid>
      <w:tr w:rsidR="00722D2E" w:rsidRPr="00BC64B5" w:rsidTr="00C01B30">
        <w:tc>
          <w:tcPr>
            <w:tcW w:w="709" w:type="dxa"/>
            <w:tcBorders>
              <w:bottom w:val="single" w:sz="4" w:space="0" w:color="auto"/>
            </w:tcBorders>
            <w:vAlign w:val="center"/>
          </w:tcPr>
          <w:p w:rsidR="00722D2E" w:rsidRPr="00BC64B5" w:rsidRDefault="00722D2E" w:rsidP="00C01B30">
            <w:pPr>
              <w:pStyle w:val="a0"/>
              <w:snapToGrid w:val="0"/>
              <w:ind w:firstLineChars="0" w:firstLine="0"/>
              <w:jc w:val="center"/>
              <w:rPr>
                <w:b/>
                <w:sz w:val="15"/>
                <w:szCs w:val="15"/>
              </w:rPr>
            </w:pPr>
            <w:r w:rsidRPr="00BC64B5">
              <w:rPr>
                <w:rFonts w:hint="eastAsia"/>
                <w:b/>
                <w:sz w:val="15"/>
                <w:szCs w:val="15"/>
              </w:rPr>
              <w:t>ID</w:t>
            </w:r>
          </w:p>
        </w:tc>
        <w:tc>
          <w:tcPr>
            <w:tcW w:w="2268" w:type="dxa"/>
            <w:tcBorders>
              <w:bottom w:val="single" w:sz="4" w:space="0" w:color="auto"/>
            </w:tcBorders>
            <w:vAlign w:val="center"/>
          </w:tcPr>
          <w:p w:rsidR="00722D2E" w:rsidRPr="00BC64B5" w:rsidRDefault="00722D2E" w:rsidP="00C01B30">
            <w:pPr>
              <w:pStyle w:val="a0"/>
              <w:snapToGrid w:val="0"/>
              <w:ind w:firstLineChars="0" w:firstLine="0"/>
              <w:jc w:val="center"/>
              <w:rPr>
                <w:b/>
                <w:sz w:val="15"/>
                <w:szCs w:val="15"/>
              </w:rPr>
            </w:pPr>
            <w:r w:rsidRPr="00BC64B5">
              <w:rPr>
                <w:rFonts w:hint="eastAsia"/>
                <w:b/>
                <w:sz w:val="15"/>
                <w:szCs w:val="15"/>
              </w:rPr>
              <w:t>序列数据</w:t>
            </w:r>
          </w:p>
        </w:tc>
      </w:tr>
      <w:tr w:rsidR="00722D2E" w:rsidRPr="00BC64B5" w:rsidTr="00C01B30">
        <w:tc>
          <w:tcPr>
            <w:tcW w:w="709" w:type="dxa"/>
            <w:tcBorders>
              <w:bottom w:val="nil"/>
            </w:tcBorders>
          </w:tcPr>
          <w:p w:rsidR="00722D2E" w:rsidRPr="00BC64B5" w:rsidRDefault="00722D2E" w:rsidP="003B5BD5">
            <w:pPr>
              <w:pStyle w:val="a0"/>
              <w:numPr>
                <w:ilvl w:val="0"/>
                <w:numId w:val="10"/>
              </w:numPr>
              <w:snapToGrid w:val="0"/>
              <w:ind w:firstLineChars="0"/>
              <w:jc w:val="center"/>
              <w:rPr>
                <w:rFonts w:ascii="Times" w:hAnsi="Times"/>
                <w:sz w:val="15"/>
                <w:szCs w:val="15"/>
              </w:rPr>
            </w:pPr>
          </w:p>
        </w:tc>
        <w:tc>
          <w:tcPr>
            <w:tcW w:w="2268" w:type="dxa"/>
            <w:tcBorders>
              <w:bottom w:val="nil"/>
            </w:tcBorders>
          </w:tcPr>
          <w:p w:rsidR="00722D2E" w:rsidRPr="00BC64B5" w:rsidRDefault="00722D2E" w:rsidP="00C01B30">
            <w:pPr>
              <w:pStyle w:val="a0"/>
              <w:snapToGrid w:val="0"/>
              <w:ind w:firstLineChars="0" w:firstLine="0"/>
              <w:rPr>
                <w:rFonts w:ascii="Times" w:hAnsi="Times"/>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1</w:t>
            </w:r>
          </w:p>
        </w:tc>
      </w:tr>
      <w:tr w:rsidR="00722D2E" w:rsidRPr="00BC64B5" w:rsidTr="00C01B30">
        <w:tc>
          <w:tcPr>
            <w:tcW w:w="709" w:type="dxa"/>
            <w:tcBorders>
              <w:top w:val="nil"/>
              <w:bottom w:val="nil"/>
            </w:tcBorders>
          </w:tcPr>
          <w:p w:rsidR="00722D2E" w:rsidRPr="00BC64B5" w:rsidRDefault="00722D2E"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722D2E" w:rsidRPr="00BC64B5" w:rsidRDefault="00722D2E" w:rsidP="00C01B30">
            <w:pPr>
              <w:pStyle w:val="a0"/>
              <w:snapToGrid w:val="0"/>
              <w:ind w:firstLineChars="0" w:firstLine="0"/>
              <w:rPr>
                <w:rFonts w:ascii="Times" w:hAnsi="Times"/>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p>
        </w:tc>
      </w:tr>
      <w:tr w:rsidR="00722D2E" w:rsidRPr="00BC64B5" w:rsidTr="00C01B30">
        <w:tc>
          <w:tcPr>
            <w:tcW w:w="709" w:type="dxa"/>
            <w:tcBorders>
              <w:top w:val="nil"/>
              <w:bottom w:val="nil"/>
            </w:tcBorders>
          </w:tcPr>
          <w:p w:rsidR="00722D2E" w:rsidRPr="00BC64B5" w:rsidRDefault="00722D2E"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722D2E" w:rsidRPr="00BC64B5" w:rsidRDefault="00722D2E" w:rsidP="00C01B30">
            <w:pPr>
              <w:pStyle w:val="a0"/>
              <w:snapToGrid w:val="0"/>
              <w:ind w:firstLineChars="0" w:firstLine="0"/>
              <w:rPr>
                <w:rFonts w:ascii="Times" w:hAnsi="Times"/>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p>
        </w:tc>
      </w:tr>
      <w:tr w:rsidR="00722D2E" w:rsidRPr="00BC64B5" w:rsidTr="00C01B30">
        <w:tc>
          <w:tcPr>
            <w:tcW w:w="709" w:type="dxa"/>
            <w:tcBorders>
              <w:top w:val="nil"/>
              <w:bottom w:val="nil"/>
            </w:tcBorders>
          </w:tcPr>
          <w:p w:rsidR="00722D2E" w:rsidRPr="00BC64B5" w:rsidRDefault="00722D2E"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722D2E" w:rsidRPr="00BC64B5" w:rsidRDefault="00722D2E" w:rsidP="00C01B30">
            <w:pPr>
              <w:pStyle w:val="a0"/>
              <w:snapToGrid w:val="0"/>
              <w:ind w:firstLineChars="0" w:firstLine="0"/>
              <w:rPr>
                <w:rFonts w:ascii="Times" w:hAnsi="Times"/>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 xml:space="preserve">3 </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1</w:t>
            </w:r>
          </w:p>
        </w:tc>
      </w:tr>
      <w:tr w:rsidR="00722D2E" w:rsidRPr="00BC64B5" w:rsidTr="00C01B30">
        <w:tc>
          <w:tcPr>
            <w:tcW w:w="709" w:type="dxa"/>
            <w:tcBorders>
              <w:top w:val="nil"/>
              <w:bottom w:val="nil"/>
            </w:tcBorders>
          </w:tcPr>
          <w:p w:rsidR="00722D2E" w:rsidRPr="00BC64B5" w:rsidRDefault="00722D2E"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722D2E" w:rsidRPr="00BC64B5" w:rsidRDefault="00722D2E" w:rsidP="00C01B30">
            <w:pPr>
              <w:tabs>
                <w:tab w:val="left" w:pos="357"/>
              </w:tabs>
              <w:overflowPunct/>
              <w:autoSpaceDE w:val="0"/>
              <w:autoSpaceDN w:val="0"/>
              <w:snapToGrid w:val="0"/>
              <w:jc w:val="left"/>
              <w:rPr>
                <w:rFonts w:ascii="Times" w:hAnsi="Times" w:cs="Calibri"/>
                <w:color w:val="000000"/>
                <w:kern w:val="0"/>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1</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p>
        </w:tc>
      </w:tr>
      <w:tr w:rsidR="003D1C0C" w:rsidRPr="00BC64B5" w:rsidTr="00C01B30">
        <w:tc>
          <w:tcPr>
            <w:tcW w:w="709" w:type="dxa"/>
            <w:tcBorders>
              <w:top w:val="nil"/>
              <w:bottom w:val="nil"/>
            </w:tcBorders>
          </w:tcPr>
          <w:p w:rsidR="003D1C0C" w:rsidRPr="00BC64B5" w:rsidRDefault="003D1C0C"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3D1C0C" w:rsidRPr="00BC64B5" w:rsidRDefault="00B67F7C" w:rsidP="00C01B30">
            <w:pPr>
              <w:tabs>
                <w:tab w:val="left" w:pos="357"/>
              </w:tabs>
              <w:overflowPunct/>
              <w:autoSpaceDE w:val="0"/>
              <w:autoSpaceDN w:val="0"/>
              <w:snapToGrid w:val="0"/>
              <w:jc w:val="left"/>
              <w:rPr>
                <w:rFonts w:ascii="Times" w:hAnsi="Times" w:cs="Calibri"/>
                <w:color w:val="000000"/>
                <w:kern w:val="0"/>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3</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p>
        </w:tc>
      </w:tr>
      <w:tr w:rsidR="003D1C0C" w:rsidRPr="00BC64B5" w:rsidTr="00C01B30">
        <w:tc>
          <w:tcPr>
            <w:tcW w:w="709" w:type="dxa"/>
            <w:tcBorders>
              <w:top w:val="nil"/>
              <w:bottom w:val="nil"/>
            </w:tcBorders>
          </w:tcPr>
          <w:p w:rsidR="003D1C0C" w:rsidRPr="00BC64B5" w:rsidRDefault="003D1C0C" w:rsidP="003B5BD5">
            <w:pPr>
              <w:pStyle w:val="a0"/>
              <w:numPr>
                <w:ilvl w:val="0"/>
                <w:numId w:val="10"/>
              </w:numPr>
              <w:snapToGrid w:val="0"/>
              <w:ind w:firstLineChars="0"/>
              <w:jc w:val="center"/>
              <w:rPr>
                <w:rFonts w:ascii="Times" w:hAnsi="Times"/>
                <w:sz w:val="15"/>
                <w:szCs w:val="15"/>
              </w:rPr>
            </w:pPr>
          </w:p>
        </w:tc>
        <w:tc>
          <w:tcPr>
            <w:tcW w:w="2268" w:type="dxa"/>
            <w:tcBorders>
              <w:top w:val="nil"/>
              <w:bottom w:val="nil"/>
            </w:tcBorders>
          </w:tcPr>
          <w:p w:rsidR="003D1C0C" w:rsidRPr="00BC64B5" w:rsidRDefault="00B67F7C" w:rsidP="00C01B30">
            <w:pPr>
              <w:tabs>
                <w:tab w:val="left" w:pos="357"/>
              </w:tabs>
              <w:overflowPunct/>
              <w:autoSpaceDE w:val="0"/>
              <w:autoSpaceDN w:val="0"/>
              <w:snapToGrid w:val="0"/>
              <w:jc w:val="left"/>
              <w:rPr>
                <w:rFonts w:ascii="Times" w:hAnsi="Times" w:cs="Calibri"/>
                <w:color w:val="000000"/>
                <w:kern w:val="0"/>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2</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 xml:space="preserve">3 </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rPr>
              <w:t>1</w:t>
            </w:r>
          </w:p>
        </w:tc>
      </w:tr>
      <w:tr w:rsidR="003D1C0C" w:rsidRPr="00BC64B5" w:rsidTr="00C01B30">
        <w:tc>
          <w:tcPr>
            <w:tcW w:w="709" w:type="dxa"/>
            <w:tcBorders>
              <w:top w:val="nil"/>
            </w:tcBorders>
          </w:tcPr>
          <w:p w:rsidR="003D1C0C" w:rsidRPr="00BC64B5" w:rsidRDefault="003D1C0C" w:rsidP="003B5BD5">
            <w:pPr>
              <w:pStyle w:val="a0"/>
              <w:numPr>
                <w:ilvl w:val="0"/>
                <w:numId w:val="10"/>
              </w:numPr>
              <w:snapToGrid w:val="0"/>
              <w:ind w:firstLineChars="0"/>
              <w:jc w:val="center"/>
              <w:rPr>
                <w:rFonts w:ascii="Times" w:hAnsi="Times"/>
                <w:sz w:val="15"/>
                <w:szCs w:val="15"/>
              </w:rPr>
            </w:pPr>
          </w:p>
        </w:tc>
        <w:tc>
          <w:tcPr>
            <w:tcW w:w="2268" w:type="dxa"/>
            <w:tcBorders>
              <w:top w:val="nil"/>
            </w:tcBorders>
          </w:tcPr>
          <w:p w:rsidR="003D1C0C" w:rsidRPr="00BC64B5" w:rsidRDefault="003D1C0C" w:rsidP="00C01B30">
            <w:pPr>
              <w:tabs>
                <w:tab w:val="left" w:pos="357"/>
              </w:tabs>
              <w:overflowPunct/>
              <w:autoSpaceDE w:val="0"/>
              <w:autoSpaceDN w:val="0"/>
              <w:snapToGrid w:val="0"/>
              <w:jc w:val="left"/>
              <w:rPr>
                <w:rFonts w:ascii="Times" w:hAnsi="Times" w:cs="Calibri"/>
                <w:color w:val="000000"/>
                <w:kern w:val="0"/>
                <w:sz w:val="15"/>
                <w:szCs w:val="15"/>
              </w:rPr>
            </w:pP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lang w:val="zh-CN"/>
              </w:rPr>
              <w:t>3</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lang w:val="zh-CN"/>
              </w:rPr>
              <w:t>1</w:t>
            </w:r>
            <w:r w:rsidRPr="00BC64B5">
              <w:rPr>
                <w:rFonts w:ascii="Times" w:hAnsi="Times" w:cs="宋体" w:hint="eastAsia"/>
                <w:color w:val="000000"/>
                <w:kern w:val="0"/>
                <w:sz w:val="15"/>
                <w:szCs w:val="15"/>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lang w:val="zh-CN"/>
              </w:rPr>
              <w:t>2</w:t>
            </w:r>
            <w:r w:rsidRPr="00BC64B5">
              <w:rPr>
                <w:rFonts w:ascii="Times" w:hAnsi="Times" w:cs="宋体" w:hint="eastAsia"/>
                <w:color w:val="000000"/>
                <w:kern w:val="0"/>
                <w:sz w:val="15"/>
                <w:szCs w:val="15"/>
                <w:lang w:val="zh-CN"/>
              </w:rPr>
              <w:t>→</w:t>
            </w:r>
            <w:r w:rsidRPr="00BC64B5">
              <w:rPr>
                <w:rFonts w:ascii="Times" w:hAnsi="Times" w:cs="Calibri"/>
                <w:color w:val="000000"/>
                <w:kern w:val="0"/>
                <w:sz w:val="15"/>
                <w:szCs w:val="15"/>
              </w:rPr>
              <w:t>I</w:t>
            </w:r>
            <w:r w:rsidRPr="00BC64B5">
              <w:rPr>
                <w:rFonts w:ascii="Times" w:hAnsi="Times" w:cs="Calibri"/>
                <w:color w:val="000000"/>
                <w:kern w:val="0"/>
                <w:sz w:val="15"/>
                <w:szCs w:val="15"/>
                <w:vertAlign w:val="subscript"/>
                <w:lang w:val="zh-CN"/>
              </w:rPr>
              <w:t>3</w:t>
            </w:r>
          </w:p>
        </w:tc>
      </w:tr>
    </w:tbl>
    <w:p w:rsidR="00422D75" w:rsidRPr="00A25141" w:rsidRDefault="00422D75" w:rsidP="000B1924">
      <w:pPr>
        <w:pStyle w:val="a0"/>
        <w:numPr>
          <w:ilvl w:val="0"/>
          <w:numId w:val="5"/>
        </w:numPr>
        <w:snapToGrid w:val="0"/>
        <w:spacing w:beforeLines="25" w:before="78" w:line="252" w:lineRule="auto"/>
        <w:ind w:firstLineChars="0"/>
        <w:rPr>
          <w:sz w:val="21"/>
          <w:szCs w:val="21"/>
        </w:rPr>
      </w:pPr>
      <w:r w:rsidRPr="00A25141">
        <w:rPr>
          <w:rFonts w:hint="eastAsia"/>
          <w:sz w:val="21"/>
          <w:szCs w:val="21"/>
        </w:rPr>
        <w:t>(</w:t>
      </w:r>
      <w:r w:rsidRPr="00A25141">
        <w:rPr>
          <w:rFonts w:hint="eastAsia"/>
          <w:sz w:val="21"/>
          <w:szCs w:val="21"/>
        </w:rPr>
        <w:t>包含</w:t>
      </w:r>
      <w:r w:rsidR="0081652A" w:rsidRPr="00A25141">
        <w:rPr>
          <w:rFonts w:hint="eastAsia"/>
          <w:sz w:val="21"/>
          <w:szCs w:val="21"/>
        </w:rPr>
        <w:t>关系</w:t>
      </w:r>
      <w:r w:rsidRPr="00A25141">
        <w:rPr>
          <w:rFonts w:hint="eastAsia"/>
          <w:kern w:val="20"/>
          <w:sz w:val="21"/>
          <w:szCs w:val="21"/>
          <w:vertAlign w:val="superscript"/>
        </w:rPr>
        <w:t>[1</w:t>
      </w:r>
      <w:r w:rsidR="00B8106C">
        <w:rPr>
          <w:rFonts w:hint="eastAsia"/>
          <w:kern w:val="20"/>
          <w:sz w:val="21"/>
          <w:szCs w:val="21"/>
          <w:vertAlign w:val="superscript"/>
        </w:rPr>
        <w:t>4</w:t>
      </w:r>
      <w:r w:rsidRPr="00A25141">
        <w:rPr>
          <w:rFonts w:hint="eastAsia"/>
          <w:kern w:val="20"/>
          <w:sz w:val="21"/>
          <w:szCs w:val="21"/>
          <w:vertAlign w:val="superscript"/>
        </w:rPr>
        <w:t>]</w:t>
      </w:r>
      <w:r w:rsidRPr="00A25141">
        <w:rPr>
          <w:rFonts w:hint="eastAsia"/>
          <w:sz w:val="21"/>
          <w:szCs w:val="21"/>
        </w:rPr>
        <w:t xml:space="preserve">) </w:t>
      </w:r>
      <w:r w:rsidRPr="00A25141">
        <w:rPr>
          <w:rFonts w:hint="eastAsia"/>
          <w:sz w:val="21"/>
          <w:szCs w:val="21"/>
        </w:rPr>
        <w:t>给定两个序列</w:t>
      </w:r>
      <w:r w:rsidRPr="00A25141">
        <w:rPr>
          <w:rFonts w:hint="eastAsia"/>
          <w:i/>
          <w:sz w:val="21"/>
          <w:szCs w:val="21"/>
        </w:rPr>
        <w:t>s</w:t>
      </w:r>
      <m:oMath>
        <m:r>
          <m:rPr>
            <m:sty m:val="p"/>
          </m:rPr>
          <w:rPr>
            <w:rFonts w:ascii="Cambria Math" w:hAnsi="Cambria Math"/>
            <w:sz w:val="21"/>
            <w:szCs w:val="21"/>
          </w:rPr>
          <m:t>=</m:t>
        </m:r>
        <m:r>
          <w:rPr>
            <w:rFonts w:ascii="Cambria Math" w:hAnsi="Cambria Math"/>
            <w:sz w:val="21"/>
            <w:szCs w:val="21"/>
          </w:rPr>
          <m:t>&lt;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1</m:t>
            </m:r>
          </m:sub>
        </m:sSub>
        <m:r>
          <m:rPr>
            <m:sty m:val="p"/>
          </m:rPr>
          <w:rPr>
            <w:rFonts w:ascii="Cambria Math" w:hAnsi="Cambria Math" w:cs="宋体" w:hint="eastAsia"/>
            <w:color w:val="000000"/>
            <w:kern w:val="0"/>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2</m:t>
            </m:r>
          </m:sub>
        </m:sSub>
        <m:r>
          <m:rPr>
            <m:sty m:val="p"/>
          </m:rPr>
          <w:rPr>
            <w:rFonts w:ascii="Cambria Math" w:hAnsi="Cambria Math" w:cs="宋体" w:hint="eastAsia"/>
            <w:color w:val="000000"/>
            <w:kern w:val="0"/>
            <w:sz w:val="21"/>
            <w:szCs w:val="21"/>
          </w:rPr>
          <m:t>→</m:t>
        </m:r>
        <m:r>
          <m:rPr>
            <m:sty m:val="p"/>
          </m:rPr>
          <w:rPr>
            <w:rFonts w:ascii="Cambria Math" w:hAnsi="Cambria Math" w:cs="Calibri"/>
            <w:color w:val="000000"/>
            <w:kern w:val="0"/>
            <w:sz w:val="21"/>
            <w:szCs w:val="21"/>
          </w:rPr>
          <m:t>⋯</m:t>
        </m:r>
        <m:r>
          <m:rPr>
            <m:sty m:val="p"/>
          </m:rPr>
          <w:rPr>
            <w:rFonts w:ascii="Cambria Math" w:hAnsi="Cambria Math" w:cs="宋体" w:hint="eastAsia"/>
            <w:color w:val="000000"/>
            <w:kern w:val="0"/>
            <w:sz w:val="21"/>
            <w:szCs w:val="21"/>
            <w:lang w:val="zh-CN"/>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m:t>
            </m:r>
          </m:sub>
        </m:sSub>
        <m:r>
          <m:rPr>
            <m:sty m:val="p"/>
          </m:rPr>
          <w:rPr>
            <w:rFonts w:ascii="Cambria Math" w:hAnsi="Cambria Math"/>
            <w:sz w:val="21"/>
            <w:szCs w:val="21"/>
          </w:rPr>
          <m:t>&gt;</m:t>
        </m:r>
      </m:oMath>
      <w:r w:rsidRPr="00A25141">
        <w:rPr>
          <w:rFonts w:hint="eastAsia"/>
          <w:sz w:val="21"/>
          <w:szCs w:val="21"/>
        </w:rPr>
        <w:t>和</w:t>
      </w:r>
      <m:oMath>
        <m:r>
          <m:rPr>
            <m:sty m:val="p"/>
          </m:rPr>
          <w:rPr>
            <w:rFonts w:ascii="Cambria Math" w:hAnsi="Cambria Math"/>
            <w:sz w:val="21"/>
            <w:szCs w:val="21"/>
          </w:rPr>
          <m:t>s'=</m:t>
        </m:r>
        <m:r>
          <w:rPr>
            <w:rFonts w:ascii="Cambria Math" w:hAnsi="Cambria Math"/>
            <w:sz w:val="21"/>
            <w:szCs w:val="21"/>
          </w:rPr>
          <m:t>&lt;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1</m:t>
                </m:r>
              </m:sub>
            </m:sSub>
          </m:e>
          <m:sup>
            <m:r>
              <w:rPr>
                <w:rFonts w:ascii="Cambria Math" w:hAnsi="Cambria Math"/>
                <w:sz w:val="21"/>
                <w:szCs w:val="21"/>
              </w:rPr>
              <m:t>'</m:t>
            </m:r>
          </m:sup>
        </m:sSup>
        <m:r>
          <m:rPr>
            <m:sty m:val="p"/>
          </m:rPr>
          <w:rPr>
            <w:rFonts w:ascii="Cambria Math" w:hAnsi="Cambria Math" w:cs="宋体" w:hint="eastAsia"/>
            <w:color w:val="000000"/>
            <w:kern w:val="0"/>
            <w:sz w:val="21"/>
            <w:szCs w:val="21"/>
          </w:rPr>
          <m: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2</m:t>
                </m:r>
              </m:sub>
            </m:sSub>
          </m:e>
          <m:sup>
            <m:r>
              <w:rPr>
                <w:rFonts w:ascii="Cambria Math" w:hAnsi="Cambria Math"/>
                <w:sz w:val="21"/>
                <w:szCs w:val="21"/>
              </w:rPr>
              <m:t>'</m:t>
            </m:r>
          </m:sup>
        </m:sSup>
        <m:r>
          <m:rPr>
            <m:sty m:val="p"/>
          </m:rPr>
          <w:rPr>
            <w:rFonts w:ascii="Cambria Math" w:hAnsi="Cambria Math" w:cs="宋体" w:hint="eastAsia"/>
            <w:color w:val="000000"/>
            <w:kern w:val="0"/>
            <w:sz w:val="21"/>
            <w:szCs w:val="21"/>
          </w:rPr>
          <m:t>→</m:t>
        </m:r>
        <m:r>
          <m:rPr>
            <m:sty m:val="p"/>
          </m:rPr>
          <w:rPr>
            <w:rFonts w:ascii="Cambria Math" w:hAnsi="Cambria Math" w:cs="Calibri"/>
            <w:color w:val="000000"/>
            <w:kern w:val="0"/>
            <w:sz w:val="21"/>
            <w:szCs w:val="21"/>
          </w:rPr>
          <m:t>⋯</m:t>
        </m:r>
        <m:r>
          <m:rPr>
            <m:sty m:val="p"/>
          </m:rPr>
          <w:rPr>
            <w:rFonts w:ascii="Cambria Math" w:hAnsi="Cambria Math" w:cs="宋体" w:hint="eastAsia"/>
            <w:color w:val="000000"/>
            <w:kern w:val="0"/>
            <w:sz w:val="21"/>
            <w:szCs w:val="21"/>
            <w:lang w:val="zh-CN"/>
          </w:rPr>
          <m: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m:t>
                </m:r>
                <m:sSup>
                  <m:sSupPr>
                    <m:ctrlPr>
                      <w:rPr>
                        <w:rFonts w:ascii="Cambria Math" w:hAnsi="Cambria Math"/>
                        <w:i/>
                        <w:sz w:val="21"/>
                        <w:szCs w:val="21"/>
                      </w:rPr>
                    </m:ctrlPr>
                  </m:sSupPr>
                  <m:e>
                    <m:r>
                      <m:rPr>
                        <m:sty m:val="p"/>
                      </m:rPr>
                      <w:rPr>
                        <w:rFonts w:ascii="Cambria Math" w:hAnsi="Cambria Math"/>
                        <w:sz w:val="21"/>
                        <w:szCs w:val="21"/>
                      </w:rPr>
                      <m:t>s</m:t>
                    </m:r>
                  </m:e>
                  <m:sup>
                    <m:r>
                      <w:rPr>
                        <w:rFonts w:ascii="Cambria Math" w:hAnsi="Cambria Math"/>
                        <w:sz w:val="21"/>
                        <w:szCs w:val="21"/>
                      </w:rPr>
                      <m:t>'</m:t>
                    </m:r>
                  </m:sup>
                </m:sSup>
                <m:r>
                  <w:rPr>
                    <w:rFonts w:ascii="Cambria Math" w:hAnsi="Cambria Math"/>
                    <w:sz w:val="21"/>
                    <w:szCs w:val="21"/>
                  </w:rPr>
                  <m:t>|</m:t>
                </m:r>
              </m:sub>
            </m:sSub>
          </m:e>
          <m:sup>
            <m:r>
              <w:rPr>
                <w:rFonts w:ascii="Cambria Math" w:hAnsi="Cambria Math"/>
                <w:sz w:val="21"/>
                <w:szCs w:val="21"/>
              </w:rPr>
              <m:t>'</m:t>
            </m:r>
          </m:sup>
        </m:sSup>
        <m:r>
          <m:rPr>
            <m:sty m:val="p"/>
          </m:rPr>
          <w:rPr>
            <w:rFonts w:ascii="Cambria Math" w:hAnsi="Cambria Math"/>
            <w:sz w:val="21"/>
            <w:szCs w:val="21"/>
          </w:rPr>
          <m:t>&gt;</m:t>
        </m:r>
      </m:oMath>
      <w:r w:rsidR="0012098D" w:rsidRPr="00A25141">
        <w:rPr>
          <w:rFonts w:hint="eastAsia"/>
          <w:sz w:val="21"/>
          <w:szCs w:val="21"/>
        </w:rPr>
        <w:t xml:space="preserve">, </w:t>
      </w:r>
      <w:r w:rsidRPr="00A25141">
        <w:rPr>
          <w:rFonts w:hint="eastAsia"/>
          <w:sz w:val="21"/>
          <w:szCs w:val="21"/>
        </w:rPr>
        <w:t>如果存在一组整数</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2</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m:t>
            </m:r>
            <m:sSup>
              <m:sSupPr>
                <m:ctrlPr>
                  <w:rPr>
                    <w:rFonts w:ascii="Cambria Math" w:hAnsi="Cambria Math"/>
                    <w:i/>
                    <w:sz w:val="21"/>
                    <w:szCs w:val="21"/>
                  </w:rPr>
                </m:ctrlPr>
              </m:sSupPr>
              <m:e>
                <m:r>
                  <m:rPr>
                    <m:sty m:val="p"/>
                  </m:rPr>
                  <w:rPr>
                    <w:rFonts w:ascii="Cambria Math" w:hAnsi="Cambria Math"/>
                    <w:sz w:val="21"/>
                    <w:szCs w:val="21"/>
                  </w:rPr>
                  <m:t>s</m:t>
                </m:r>
              </m:e>
              <m:sup>
                <m:r>
                  <w:rPr>
                    <w:rFonts w:ascii="Cambria Math" w:hAnsi="Cambria Math"/>
                    <w:sz w:val="21"/>
                    <w:szCs w:val="21"/>
                  </w:rPr>
                  <m:t>'</m:t>
                </m:r>
              </m:sup>
            </m:sSup>
            <m:r>
              <w:rPr>
                <w:rFonts w:ascii="Cambria Math" w:hAnsi="Cambria Math"/>
                <w:sz w:val="21"/>
                <w:szCs w:val="21"/>
              </w:rPr>
              <m:t>|</m:t>
            </m:r>
          </m:sub>
        </m:sSub>
        <m:r>
          <m:rPr>
            <m:sty m:val="p"/>
          </m:rPr>
          <w:rPr>
            <w:rFonts w:ascii="Cambria Math" w:hAnsi="Cambria Math"/>
            <w:sz w:val="21"/>
            <w:szCs w:val="21"/>
          </w:rPr>
          <m:t>}</m:t>
        </m:r>
      </m:oMath>
      <w:r w:rsidRPr="00A25141">
        <w:rPr>
          <w:rFonts w:hint="eastAsia"/>
          <w:sz w:val="21"/>
          <w:szCs w:val="21"/>
        </w:rPr>
        <w:t>使得</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1</m:t>
            </m:r>
          </m:sub>
        </m:sSub>
        <m:r>
          <m:rPr>
            <m:sty m:val="p"/>
          </m:rPr>
          <w:rPr>
            <w:rFonts w:ascii="Cambria Math" w:hAnsi="Cambria Math"/>
            <w:sz w:val="21"/>
            <w:szCs w:val="21"/>
          </w:rPr>
          <m: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1</m:t>
                    </m:r>
                  </m:sub>
                </m:sSub>
              </m:sub>
            </m:sSub>
          </m:e>
          <m:sup>
            <m:r>
              <w:rPr>
                <w:rFonts w:ascii="Cambria Math" w:hAnsi="Cambria Math"/>
                <w:sz w:val="21"/>
                <w:szCs w:val="21"/>
              </w:rPr>
              <m:t>'</m:t>
            </m:r>
          </m:sup>
        </m:sSup>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2</m:t>
            </m:r>
          </m:sub>
        </m:sSub>
        <m:r>
          <m:rPr>
            <m:sty m:val="p"/>
          </m:rPr>
          <w:rPr>
            <w:rFonts w:ascii="Cambria Math" w:hAnsi="Cambria Math"/>
            <w:sz w:val="21"/>
            <w:szCs w:val="21"/>
          </w:rPr>
          <m: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2</m:t>
                    </m:r>
                  </m:sub>
                </m:sSub>
              </m:sub>
            </m:sSub>
          </m:e>
          <m:sup>
            <m:r>
              <w:rPr>
                <w:rFonts w:ascii="Cambria Math" w:hAnsi="Cambria Math"/>
                <w:sz w:val="21"/>
                <w:szCs w:val="21"/>
              </w:rPr>
              <m:t>'</m:t>
            </m:r>
          </m:sup>
        </m:sSup>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m:t>
            </m:r>
          </m:sub>
        </m:sSub>
        <m:r>
          <m:rPr>
            <m:sty m:val="p"/>
          </m:rPr>
          <w:rPr>
            <w:rFonts w:ascii="Cambria Math" w:hAnsi="Cambria Math"/>
            <w:sz w:val="21"/>
            <w:szCs w:val="21"/>
          </w:rPr>
          <m:t>⊆</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I</m:t>
                </m:r>
              </m:e>
              <m:sub>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m:t>
                    </m:r>
                    <m:sSup>
                      <m:sSupPr>
                        <m:ctrlPr>
                          <w:rPr>
                            <w:rFonts w:ascii="Cambria Math" w:hAnsi="Cambria Math"/>
                            <w:i/>
                            <w:sz w:val="21"/>
                            <w:szCs w:val="21"/>
                          </w:rPr>
                        </m:ctrlPr>
                      </m:sSupPr>
                      <m:e>
                        <m:r>
                          <m:rPr>
                            <m:sty m:val="p"/>
                          </m:rPr>
                          <w:rPr>
                            <w:rFonts w:ascii="Cambria Math" w:hAnsi="Cambria Math"/>
                            <w:sz w:val="21"/>
                            <w:szCs w:val="21"/>
                          </w:rPr>
                          <m:t>s</m:t>
                        </m:r>
                      </m:e>
                      <m:sup>
                        <m:r>
                          <w:rPr>
                            <w:rFonts w:ascii="Cambria Math" w:hAnsi="Cambria Math"/>
                            <w:sz w:val="21"/>
                            <w:szCs w:val="21"/>
                          </w:rPr>
                          <m:t>'</m:t>
                        </m:r>
                      </m:sup>
                    </m:sSup>
                    <m:r>
                      <w:rPr>
                        <w:rFonts w:ascii="Cambria Math" w:hAnsi="Cambria Math"/>
                        <w:sz w:val="21"/>
                        <w:szCs w:val="21"/>
                      </w:rPr>
                      <m:t>|</m:t>
                    </m:r>
                  </m:sub>
                </m:sSub>
              </m:sub>
            </m:sSub>
          </m:e>
          <m:sup>
            <m:r>
              <w:rPr>
                <w:rFonts w:ascii="Cambria Math" w:hAnsi="Cambria Math"/>
                <w:sz w:val="21"/>
                <w:szCs w:val="21"/>
              </w:rPr>
              <m:t>'</m:t>
            </m:r>
          </m:sup>
        </m:sSup>
      </m:oMath>
      <w:r w:rsidR="0012098D" w:rsidRPr="00A25141">
        <w:rPr>
          <w:rFonts w:hint="eastAsia"/>
          <w:sz w:val="21"/>
          <w:szCs w:val="21"/>
        </w:rPr>
        <w:t xml:space="preserve">, </w:t>
      </w:r>
      <w:r w:rsidRPr="00A25141">
        <w:rPr>
          <w:rFonts w:hint="eastAsia"/>
          <w:sz w:val="21"/>
          <w:szCs w:val="21"/>
        </w:rPr>
        <w:t>则称序列</w:t>
      </w:r>
      <w:r w:rsidRPr="00A25141">
        <w:rPr>
          <w:rFonts w:hint="eastAsia"/>
          <w:i/>
          <w:sz w:val="21"/>
          <w:szCs w:val="21"/>
        </w:rPr>
        <w:t>s</w:t>
      </w:r>
      <w:r w:rsidRPr="00A25141">
        <w:rPr>
          <w:rFonts w:hint="eastAsia"/>
          <w:sz w:val="21"/>
          <w:szCs w:val="21"/>
        </w:rPr>
        <w:t>被序列</w:t>
      </w:r>
      <m:oMath>
        <m:r>
          <w:rPr>
            <w:rFonts w:ascii="Cambria Math" w:hAnsi="Cambria Math"/>
            <w:sz w:val="21"/>
            <w:szCs w:val="21"/>
          </w:rPr>
          <m:t>s'</m:t>
        </m:r>
      </m:oMath>
      <w:r w:rsidRPr="00A25141">
        <w:rPr>
          <w:rFonts w:hint="eastAsia"/>
          <w:sz w:val="21"/>
          <w:szCs w:val="21"/>
        </w:rPr>
        <w:t>包含</w:t>
      </w:r>
      <w:r w:rsidR="0012098D" w:rsidRPr="00A25141">
        <w:rPr>
          <w:rFonts w:hint="eastAsia"/>
          <w:sz w:val="21"/>
          <w:szCs w:val="21"/>
        </w:rPr>
        <w:t xml:space="preserve">, </w:t>
      </w:r>
      <w:r w:rsidRPr="00A25141">
        <w:rPr>
          <w:rFonts w:hint="eastAsia"/>
          <w:sz w:val="21"/>
          <w:szCs w:val="21"/>
        </w:rPr>
        <w:t>即</w:t>
      </w:r>
      <m:oMath>
        <m:r>
          <m:rPr>
            <m:sty m:val="p"/>
          </m:rPr>
          <w:rPr>
            <w:rFonts w:ascii="Cambria Math" w:hAnsi="Cambria Math"/>
            <w:sz w:val="21"/>
            <w:szCs w:val="21"/>
          </w:rPr>
          <m:t>s'</m:t>
        </m:r>
      </m:oMath>
      <w:r w:rsidRPr="00A25141">
        <w:rPr>
          <w:rFonts w:hint="eastAsia"/>
          <w:sz w:val="21"/>
          <w:szCs w:val="21"/>
        </w:rPr>
        <w:t>是超序列</w:t>
      </w:r>
      <w:r w:rsidR="0012098D" w:rsidRPr="00A25141">
        <w:rPr>
          <w:rFonts w:hint="eastAsia"/>
          <w:sz w:val="21"/>
          <w:szCs w:val="21"/>
        </w:rPr>
        <w:t xml:space="preserve">, </w:t>
      </w:r>
      <w:r w:rsidRPr="00A25141">
        <w:rPr>
          <w:rFonts w:hint="eastAsia"/>
          <w:sz w:val="21"/>
          <w:szCs w:val="21"/>
        </w:rPr>
        <w:t>s</w:t>
      </w:r>
      <w:r w:rsidRPr="00A25141">
        <w:rPr>
          <w:rFonts w:hint="eastAsia"/>
          <w:sz w:val="21"/>
          <w:szCs w:val="21"/>
        </w:rPr>
        <w:t>是子序列</w:t>
      </w:r>
      <w:r w:rsidR="0012098D" w:rsidRPr="00A25141">
        <w:rPr>
          <w:rFonts w:hint="eastAsia"/>
          <w:sz w:val="21"/>
          <w:szCs w:val="21"/>
        </w:rPr>
        <w:t xml:space="preserve">, </w:t>
      </w:r>
      <w:r w:rsidRPr="00A25141">
        <w:rPr>
          <w:rFonts w:hint="eastAsia"/>
          <w:sz w:val="21"/>
          <w:szCs w:val="21"/>
        </w:rPr>
        <w:t>表示为</w:t>
      </w:r>
      <m:oMath>
        <m:r>
          <w:rPr>
            <w:rFonts w:ascii="Cambria Math" w:hAnsi="Cambria Math" w:hint="eastAsia"/>
            <w:sz w:val="21"/>
            <w:szCs w:val="21"/>
          </w:rPr>
          <m:t>s</m:t>
        </m:r>
        <m:r>
          <w:rPr>
            <w:rFonts w:ascii="Cambria Math" w:hAnsi="Cambria Math"/>
            <w:sz w:val="21"/>
            <w:szCs w:val="21"/>
          </w:rPr>
          <m:t>⊆</m:t>
        </m:r>
        <m:r>
          <w:rPr>
            <w:rFonts w:ascii="Cambria Math" w:hAnsi="Cambria Math" w:hint="eastAsia"/>
            <w:sz w:val="21"/>
            <w:szCs w:val="21"/>
          </w:rPr>
          <m:t>s</m:t>
        </m:r>
        <m:r>
          <w:rPr>
            <w:rFonts w:ascii="Cambria Math" w:hAnsi="Cambria Math"/>
            <w:sz w:val="21"/>
            <w:szCs w:val="21"/>
          </w:rPr>
          <m:t>’</m:t>
        </m:r>
      </m:oMath>
      <w:r w:rsidRPr="00A25141">
        <w:rPr>
          <w:rFonts w:hint="eastAsia"/>
          <w:sz w:val="21"/>
          <w:szCs w:val="21"/>
        </w:rPr>
        <w:t>.</w:t>
      </w:r>
    </w:p>
    <w:p w:rsidR="00DF7F68" w:rsidRDefault="00DF7F68" w:rsidP="00ED0B9E">
      <w:pPr>
        <w:pStyle w:val="a0"/>
        <w:numPr>
          <w:ilvl w:val="0"/>
          <w:numId w:val="5"/>
        </w:numPr>
        <w:ind w:firstLineChars="0"/>
        <w:rPr>
          <w:sz w:val="21"/>
        </w:rPr>
      </w:pPr>
      <w:r>
        <w:rPr>
          <w:rFonts w:hint="eastAsia"/>
          <w:sz w:val="21"/>
        </w:rPr>
        <w:t>(</w:t>
      </w:r>
      <w:r w:rsidRPr="00B615C7">
        <w:rPr>
          <w:rFonts w:hint="eastAsia"/>
          <w:i/>
          <w:sz w:val="21"/>
        </w:rPr>
        <w:t>FS</w:t>
      </w:r>
      <w:r w:rsidR="003C7E9F" w:rsidRPr="007F256C">
        <w:rPr>
          <w:rFonts w:hint="eastAsia"/>
          <w:kern w:val="20"/>
          <w:sz w:val="21"/>
          <w:vertAlign w:val="superscript"/>
        </w:rPr>
        <w:t>[1</w:t>
      </w:r>
      <w:r w:rsidR="000F62E8">
        <w:rPr>
          <w:rFonts w:hint="eastAsia"/>
          <w:kern w:val="20"/>
          <w:sz w:val="21"/>
          <w:vertAlign w:val="superscript"/>
        </w:rPr>
        <w:t>4</w:t>
      </w:r>
      <w:r w:rsidR="003C7E9F" w:rsidRPr="007F256C">
        <w:rPr>
          <w:rFonts w:hint="eastAsia"/>
          <w:kern w:val="20"/>
          <w:sz w:val="21"/>
          <w:vertAlign w:val="superscript"/>
        </w:rPr>
        <w:t>]</w:t>
      </w:r>
      <w:r>
        <w:rPr>
          <w:rFonts w:hint="eastAsia"/>
          <w:sz w:val="21"/>
        </w:rPr>
        <w:t xml:space="preserve">) </w:t>
      </w:r>
      <w:r>
        <w:rPr>
          <w:rFonts w:hint="eastAsia"/>
          <w:sz w:val="21"/>
        </w:rPr>
        <w:t>频繁序列模式集</w:t>
      </w:r>
      <w:r>
        <w:rPr>
          <w:rFonts w:hint="eastAsia"/>
          <w:sz w:val="21"/>
        </w:rPr>
        <w:t>(</w:t>
      </w:r>
      <w:r w:rsidR="00087032" w:rsidRPr="00DF2457">
        <w:rPr>
          <w:rFonts w:hint="eastAsia"/>
          <w:sz w:val="21"/>
        </w:rPr>
        <w:t>F</w:t>
      </w:r>
      <w:r w:rsidRPr="00DF2457">
        <w:rPr>
          <w:rFonts w:hint="eastAsia"/>
          <w:sz w:val="21"/>
        </w:rPr>
        <w:t xml:space="preserve">requent </w:t>
      </w:r>
      <w:r w:rsidR="00087032" w:rsidRPr="00DF2457">
        <w:rPr>
          <w:rFonts w:hint="eastAsia"/>
          <w:sz w:val="21"/>
        </w:rPr>
        <w:t>S</w:t>
      </w:r>
      <w:r w:rsidRPr="00DF2457">
        <w:rPr>
          <w:rFonts w:hint="eastAsia"/>
          <w:sz w:val="21"/>
        </w:rPr>
        <w:t xml:space="preserve">equence </w:t>
      </w:r>
      <w:r w:rsidR="00087032" w:rsidRPr="00DF2457">
        <w:rPr>
          <w:rFonts w:hint="eastAsia"/>
          <w:sz w:val="21"/>
        </w:rPr>
        <w:t>P</w:t>
      </w:r>
      <w:r w:rsidRPr="00DF2457">
        <w:rPr>
          <w:rFonts w:hint="eastAsia"/>
          <w:sz w:val="21"/>
        </w:rPr>
        <w:t>atterns</w:t>
      </w:r>
      <w:r>
        <w:rPr>
          <w:rFonts w:hint="eastAsia"/>
          <w:sz w:val="21"/>
        </w:rPr>
        <w:t>)</w:t>
      </w:r>
      <w:r>
        <w:rPr>
          <w:rFonts w:hint="eastAsia"/>
          <w:sz w:val="21"/>
        </w:rPr>
        <w:t>满足：</w:t>
      </w:r>
    </w:p>
    <w:p w:rsidR="00DF7F68" w:rsidRPr="005078A3" w:rsidRDefault="00DF7F68" w:rsidP="00A25141">
      <w:pPr>
        <w:pStyle w:val="a0"/>
        <w:ind w:leftChars="200" w:left="360" w:firstLineChars="400" w:firstLine="720"/>
        <w:rPr>
          <w:szCs w:val="18"/>
        </w:rPr>
      </w:pPr>
      <m:oMathPara>
        <m:oMath>
          <m:r>
            <w:rPr>
              <w:rFonts w:ascii="Cambria Math" w:hAnsi="Cambria Math"/>
              <w:szCs w:val="18"/>
            </w:rPr>
            <m:t>FS={</m:t>
          </m:r>
          <m:r>
            <w:rPr>
              <w:rFonts w:ascii="Cambria Math" w:hAnsi="Cambria Math" w:hint="eastAsia"/>
              <w:szCs w:val="18"/>
            </w:rPr>
            <m:t>s</m:t>
          </m:r>
          <m:r>
            <w:rPr>
              <w:rFonts w:ascii="Cambria Math" w:hAnsi="Cambria Math"/>
              <w:szCs w:val="18"/>
            </w:rPr>
            <m:t>|∀s⊆S</m:t>
          </m:r>
          <m:r>
            <m:rPr>
              <m:sty m:val="p"/>
            </m:rPr>
            <w:rPr>
              <w:rFonts w:ascii="Cambria Math" w:hAnsi="Cambria Math"/>
              <w:szCs w:val="18"/>
            </w:rPr>
            <m:t>且</m:t>
          </m:r>
          <m:r>
            <w:rPr>
              <w:rFonts w:ascii="Cambria Math" w:hAnsi="Cambria Math"/>
              <w:szCs w:val="18"/>
            </w:rPr>
            <m:t>S</m:t>
          </m:r>
          <m:r>
            <m:rPr>
              <m:sty m:val="p"/>
            </m:rPr>
            <w:rPr>
              <w:rFonts w:ascii="Cambria Math" w:hAnsi="Cambria Math"/>
              <w:szCs w:val="18"/>
            </w:rPr>
            <m:t>∈</m:t>
          </m:r>
          <m:r>
            <w:rPr>
              <w:rFonts w:ascii="Cambria Math" w:hAnsi="Cambria Math"/>
              <w:szCs w:val="18"/>
            </w:rPr>
            <m:t>DB</m:t>
          </m:r>
          <m:r>
            <m:rPr>
              <m:sty m:val="p"/>
            </m:rPr>
            <w:rPr>
              <w:rFonts w:ascii="Cambria Math" w:hAnsi="Cambria Math"/>
              <w:szCs w:val="18"/>
            </w:rPr>
            <m:t>,</m:t>
          </m:r>
          <m:r>
            <m:rPr>
              <m:sty m:val="p"/>
            </m:rPr>
            <w:rPr>
              <w:rFonts w:ascii="Cambria Math" w:hAnsi="Cambria Math"/>
              <w:szCs w:val="18"/>
            </w:rPr>
            <m:t>使得</m:t>
          </m:r>
          <m:r>
            <w:rPr>
              <w:rFonts w:ascii="Cambria Math" w:hAnsi="Cambria Math"/>
              <w:szCs w:val="18"/>
            </w:rPr>
            <m:t>support</m:t>
          </m:r>
          <m:d>
            <m:dPr>
              <m:ctrlPr>
                <w:rPr>
                  <w:rFonts w:ascii="Cambria Math" w:hAnsi="Cambria Math"/>
                  <w:i/>
                  <w:szCs w:val="18"/>
                </w:rPr>
              </m:ctrlPr>
            </m:dPr>
            <m:e>
              <m:r>
                <w:rPr>
                  <w:rFonts w:ascii="Cambria Math" w:hAnsi="Cambria Math"/>
                  <w:szCs w:val="18"/>
                </w:rPr>
                <m:t>s</m:t>
              </m:r>
            </m:e>
          </m:d>
          <m:r>
            <w:rPr>
              <w:rFonts w:ascii="Cambria Math" w:hAnsi="Cambria Math"/>
              <w:szCs w:val="18"/>
            </w:rPr>
            <m:t>≥</m:t>
          </m:r>
          <m:r>
            <m:rPr>
              <m:sty m:val="p"/>
            </m:rPr>
            <w:rPr>
              <w:rFonts w:ascii="Cambria Math" w:hAnsi="Cambria Math"/>
              <w:szCs w:val="18"/>
            </w:rPr>
            <m:t>min⁡</m:t>
          </m:r>
          <m:r>
            <w:rPr>
              <w:rFonts w:ascii="Cambria Math" w:hAnsi="Cambria Math"/>
              <w:szCs w:val="18"/>
            </w:rPr>
            <m:t>_sup}</m:t>
          </m:r>
        </m:oMath>
      </m:oMathPara>
    </w:p>
    <w:p w:rsidR="00212861" w:rsidRDefault="00212861" w:rsidP="00ED0B9E">
      <w:pPr>
        <w:pStyle w:val="a0"/>
        <w:numPr>
          <w:ilvl w:val="0"/>
          <w:numId w:val="5"/>
        </w:numPr>
        <w:ind w:firstLineChars="0"/>
        <w:rPr>
          <w:kern w:val="20"/>
          <w:sz w:val="21"/>
        </w:rPr>
      </w:pPr>
      <w:r>
        <w:rPr>
          <w:rFonts w:hint="eastAsia"/>
          <w:kern w:val="20"/>
          <w:sz w:val="21"/>
        </w:rPr>
        <w:t>(</w:t>
      </w:r>
      <w:r w:rsidRPr="00DD2AD3">
        <w:rPr>
          <w:rFonts w:hint="eastAsia"/>
          <w:i/>
          <w:kern w:val="20"/>
          <w:sz w:val="21"/>
        </w:rPr>
        <w:t>CS</w:t>
      </w:r>
      <w:r w:rsidRPr="007F256C">
        <w:rPr>
          <w:rFonts w:hint="eastAsia"/>
          <w:kern w:val="20"/>
          <w:sz w:val="21"/>
          <w:vertAlign w:val="superscript"/>
        </w:rPr>
        <w:t>[1</w:t>
      </w:r>
      <w:r w:rsidR="000F62E8">
        <w:rPr>
          <w:rFonts w:hint="eastAsia"/>
          <w:kern w:val="20"/>
          <w:sz w:val="21"/>
          <w:vertAlign w:val="superscript"/>
        </w:rPr>
        <w:t>5</w:t>
      </w:r>
      <w:r w:rsidRPr="007F256C">
        <w:rPr>
          <w:rFonts w:hint="eastAsia"/>
          <w:kern w:val="20"/>
          <w:sz w:val="21"/>
          <w:vertAlign w:val="superscript"/>
        </w:rPr>
        <w:t>]</w:t>
      </w:r>
      <w:r>
        <w:rPr>
          <w:rFonts w:hint="eastAsia"/>
          <w:kern w:val="20"/>
          <w:sz w:val="21"/>
        </w:rPr>
        <w:t xml:space="preserve">) </w:t>
      </w:r>
      <w:r>
        <w:rPr>
          <w:rFonts w:hint="eastAsia"/>
          <w:kern w:val="20"/>
          <w:sz w:val="21"/>
        </w:rPr>
        <w:t>闭频繁序列模式集</w:t>
      </w:r>
      <w:r>
        <w:rPr>
          <w:rFonts w:hint="eastAsia"/>
          <w:kern w:val="20"/>
          <w:sz w:val="21"/>
        </w:rPr>
        <w:t>(</w:t>
      </w:r>
      <w:r w:rsidR="00BC6662" w:rsidRPr="00DF2457">
        <w:rPr>
          <w:rFonts w:hint="eastAsia"/>
          <w:kern w:val="20"/>
          <w:sz w:val="21"/>
        </w:rPr>
        <w:t>C</w:t>
      </w:r>
      <w:r w:rsidRPr="00DF2457">
        <w:rPr>
          <w:rFonts w:hint="eastAsia"/>
          <w:kern w:val="20"/>
          <w:sz w:val="21"/>
        </w:rPr>
        <w:t xml:space="preserve">losed </w:t>
      </w:r>
      <w:r w:rsidR="00BC6662" w:rsidRPr="00DF2457">
        <w:rPr>
          <w:rFonts w:hint="eastAsia"/>
          <w:kern w:val="20"/>
          <w:sz w:val="21"/>
        </w:rPr>
        <w:t>F</w:t>
      </w:r>
      <w:r w:rsidRPr="00DF2457">
        <w:rPr>
          <w:rFonts w:hint="eastAsia"/>
          <w:kern w:val="20"/>
          <w:sz w:val="21"/>
        </w:rPr>
        <w:t xml:space="preserve">requent </w:t>
      </w:r>
      <w:r w:rsidR="00BC6662" w:rsidRPr="00DF2457">
        <w:rPr>
          <w:rFonts w:hint="eastAsia"/>
          <w:kern w:val="20"/>
          <w:sz w:val="21"/>
        </w:rPr>
        <w:t>S</w:t>
      </w:r>
      <w:r w:rsidRPr="00DF2457">
        <w:rPr>
          <w:rFonts w:hint="eastAsia"/>
          <w:kern w:val="20"/>
          <w:sz w:val="21"/>
        </w:rPr>
        <w:t xml:space="preserve">equence </w:t>
      </w:r>
      <w:r w:rsidR="00BC6662" w:rsidRPr="00DF2457">
        <w:rPr>
          <w:rFonts w:hint="eastAsia"/>
          <w:kern w:val="20"/>
          <w:sz w:val="21"/>
        </w:rPr>
        <w:t>P</w:t>
      </w:r>
      <w:r w:rsidRPr="00DF2457">
        <w:rPr>
          <w:rFonts w:hint="eastAsia"/>
          <w:kern w:val="20"/>
          <w:sz w:val="21"/>
        </w:rPr>
        <w:t>atterns</w:t>
      </w:r>
      <w:r>
        <w:rPr>
          <w:rFonts w:hint="eastAsia"/>
          <w:kern w:val="20"/>
          <w:sz w:val="21"/>
        </w:rPr>
        <w:t>)</w:t>
      </w:r>
      <w:r>
        <w:rPr>
          <w:rFonts w:hint="eastAsia"/>
          <w:kern w:val="20"/>
          <w:sz w:val="21"/>
        </w:rPr>
        <w:t>满足：</w:t>
      </w:r>
    </w:p>
    <w:p w:rsidR="00212861" w:rsidRPr="00241AAC" w:rsidRDefault="00212861" w:rsidP="00ED0B9E">
      <w:pPr>
        <w:pStyle w:val="a0"/>
        <w:ind w:leftChars="200" w:left="360" w:firstLineChars="400" w:firstLine="720"/>
        <w:rPr>
          <w:rFonts w:ascii="Cambria Math" w:hAnsi="Cambria Math" w:hint="eastAsia"/>
          <w:i/>
          <w:szCs w:val="18"/>
        </w:rPr>
      </w:pPr>
      <m:oMathPara>
        <m:oMathParaPr>
          <m:jc m:val="left"/>
        </m:oMathParaPr>
        <m:oMath>
          <m:r>
            <w:rPr>
              <w:rFonts w:ascii="Cambria Math" w:hAnsi="Cambria Math"/>
              <w:szCs w:val="18"/>
            </w:rPr>
            <m:t>CS={</m:t>
          </m:r>
          <m:r>
            <w:rPr>
              <w:rFonts w:ascii="Cambria Math" w:hAnsi="Cambria Math" w:hint="eastAsia"/>
              <w:szCs w:val="18"/>
            </w:rPr>
            <m:t>s</m:t>
          </m:r>
          <m:r>
            <w:rPr>
              <w:rFonts w:ascii="Cambria Math" w:hAnsi="Cambria Math"/>
              <w:szCs w:val="18"/>
            </w:rPr>
            <m:t>|s∈FS</m:t>
          </m:r>
          <m:r>
            <m:rPr>
              <m:sty m:val="p"/>
            </m:rPr>
            <w:rPr>
              <w:rFonts w:ascii="Cambria Math" w:hAnsi="Cambria Math"/>
              <w:szCs w:val="18"/>
            </w:rPr>
            <m:t>且</m:t>
          </m:r>
          <m:r>
            <w:rPr>
              <w:rFonts w:ascii="Cambria Math" w:hAnsi="Cambria Math"/>
              <w:szCs w:val="18"/>
            </w:rPr>
            <m:t xml:space="preserve">∄s'∈FS, </m:t>
          </m:r>
          <m:r>
            <m:rPr>
              <m:sty m:val="p"/>
            </m:rPr>
            <w:rPr>
              <w:rFonts w:ascii="Cambria Math" w:hAnsi="Cambria Math"/>
              <w:szCs w:val="18"/>
            </w:rPr>
            <m:t>使得</m:t>
          </m:r>
          <m:r>
            <w:rPr>
              <w:rFonts w:ascii="Cambria Math" w:hAnsi="Cambria Math" w:hint="eastAsia"/>
              <w:szCs w:val="18"/>
            </w:rPr>
            <m:t>s</m:t>
          </m:r>
          <m:r>
            <w:rPr>
              <w:rFonts w:ascii="Cambria Math" w:hAnsi="Cambria Math"/>
              <w:szCs w:val="18"/>
            </w:rPr>
            <m:t>⊆</m:t>
          </m:r>
          <m:r>
            <w:rPr>
              <w:rFonts w:ascii="Cambria Math" w:hAnsi="Cambria Math" w:hint="eastAsia"/>
              <w:szCs w:val="18"/>
            </w:rPr>
            <m:t>s</m:t>
          </m:r>
          <m:r>
            <w:rPr>
              <w:rFonts w:ascii="Cambria Math" w:hAnsi="Cambria Math"/>
              <w:szCs w:val="18"/>
            </w:rPr>
            <m:t>’</m:t>
          </m:r>
          <m:r>
            <m:rPr>
              <m:sty m:val="p"/>
            </m:rPr>
            <w:rPr>
              <w:rFonts w:ascii="Cambria Math" w:hAnsi="Cambria Math"/>
              <w:szCs w:val="18"/>
            </w:rPr>
            <m:t>且</m:t>
          </m:r>
          <m:r>
            <w:rPr>
              <w:rFonts w:ascii="Cambria Math" w:hAnsi="Cambria Math"/>
              <w:szCs w:val="18"/>
            </w:rPr>
            <m:t xml:space="preserve">support(s)=support(s')} </m:t>
          </m:r>
        </m:oMath>
      </m:oMathPara>
    </w:p>
    <w:p w:rsidR="00212861" w:rsidRDefault="00212861" w:rsidP="00ED0B9E">
      <w:pPr>
        <w:pStyle w:val="a0"/>
        <w:numPr>
          <w:ilvl w:val="0"/>
          <w:numId w:val="5"/>
        </w:numPr>
        <w:ind w:firstLineChars="0"/>
        <w:rPr>
          <w:kern w:val="20"/>
          <w:sz w:val="21"/>
        </w:rPr>
      </w:pPr>
      <w:r>
        <w:rPr>
          <w:rFonts w:hint="eastAsia"/>
          <w:kern w:val="20"/>
          <w:sz w:val="21"/>
        </w:rPr>
        <w:t>(</w:t>
      </w:r>
      <w:r w:rsidR="00A82DA8" w:rsidRPr="00A82DA8">
        <w:rPr>
          <w:rFonts w:hint="eastAsia"/>
          <w:i/>
          <w:kern w:val="20"/>
          <w:sz w:val="21"/>
        </w:rPr>
        <w:t>P</w:t>
      </w:r>
      <w:r w:rsidRPr="00D33EE1">
        <w:rPr>
          <w:rFonts w:hint="eastAsia"/>
          <w:i/>
          <w:kern w:val="20"/>
          <w:sz w:val="21"/>
        </w:rPr>
        <w:t>S</w:t>
      </w:r>
      <w:r w:rsidRPr="007F256C">
        <w:rPr>
          <w:rFonts w:hint="eastAsia"/>
          <w:kern w:val="20"/>
          <w:sz w:val="21"/>
          <w:vertAlign w:val="superscript"/>
        </w:rPr>
        <w:t>[1</w:t>
      </w:r>
      <w:r w:rsidR="000F62E8">
        <w:rPr>
          <w:rFonts w:hint="eastAsia"/>
          <w:kern w:val="20"/>
          <w:sz w:val="21"/>
          <w:vertAlign w:val="superscript"/>
        </w:rPr>
        <w:t>5</w:t>
      </w:r>
      <w:r w:rsidRPr="007F256C">
        <w:rPr>
          <w:rFonts w:hint="eastAsia"/>
          <w:kern w:val="20"/>
          <w:sz w:val="21"/>
          <w:vertAlign w:val="superscript"/>
        </w:rPr>
        <w:t>]</w:t>
      </w:r>
      <w:r>
        <w:rPr>
          <w:rFonts w:hint="eastAsia"/>
          <w:kern w:val="20"/>
          <w:sz w:val="21"/>
        </w:rPr>
        <w:t xml:space="preserve">) </w:t>
      </w:r>
      <w:r w:rsidRPr="00D33EE1">
        <w:rPr>
          <w:rFonts w:hint="eastAsia"/>
          <w:kern w:val="20"/>
          <w:sz w:val="21"/>
        </w:rPr>
        <w:t>投影数据库闭集</w:t>
      </w:r>
      <w:r>
        <w:rPr>
          <w:rFonts w:hint="eastAsia"/>
          <w:kern w:val="20"/>
          <w:sz w:val="21"/>
        </w:rPr>
        <w:t>(</w:t>
      </w:r>
      <w:r w:rsidR="00BC6662" w:rsidRPr="00DF2457">
        <w:rPr>
          <w:rFonts w:hint="eastAsia"/>
          <w:kern w:val="20"/>
          <w:sz w:val="21"/>
        </w:rPr>
        <w:t>P</w:t>
      </w:r>
      <w:r w:rsidRPr="00DF2457">
        <w:rPr>
          <w:rFonts w:hint="eastAsia"/>
          <w:kern w:val="20"/>
          <w:sz w:val="21"/>
        </w:rPr>
        <w:t xml:space="preserve">rojected </w:t>
      </w:r>
      <w:r w:rsidR="00BC6662" w:rsidRPr="00DF2457">
        <w:rPr>
          <w:rFonts w:hint="eastAsia"/>
          <w:kern w:val="20"/>
          <w:sz w:val="21"/>
        </w:rPr>
        <w:t>D</w:t>
      </w:r>
      <w:r w:rsidRPr="00DF2457">
        <w:rPr>
          <w:rFonts w:hint="eastAsia"/>
          <w:kern w:val="20"/>
          <w:sz w:val="21"/>
        </w:rPr>
        <w:t xml:space="preserve">atabase </w:t>
      </w:r>
      <w:r w:rsidR="00BC6662" w:rsidRPr="00DF2457">
        <w:rPr>
          <w:rFonts w:hint="eastAsia"/>
          <w:kern w:val="20"/>
          <w:sz w:val="21"/>
        </w:rPr>
        <w:t>C</w:t>
      </w:r>
      <w:r w:rsidRPr="00DF2457">
        <w:rPr>
          <w:rFonts w:hint="eastAsia"/>
          <w:kern w:val="20"/>
          <w:sz w:val="21"/>
        </w:rPr>
        <w:t xml:space="preserve">losed </w:t>
      </w:r>
      <w:r w:rsidR="00BC6662" w:rsidRPr="00DF2457">
        <w:rPr>
          <w:rFonts w:hint="eastAsia"/>
          <w:kern w:val="20"/>
          <w:sz w:val="21"/>
        </w:rPr>
        <w:t>S</w:t>
      </w:r>
      <w:r w:rsidRPr="00DF2457">
        <w:rPr>
          <w:rFonts w:hint="eastAsia"/>
          <w:kern w:val="20"/>
          <w:sz w:val="21"/>
        </w:rPr>
        <w:t>et</w:t>
      </w:r>
      <w:r>
        <w:rPr>
          <w:rFonts w:hint="eastAsia"/>
          <w:kern w:val="20"/>
          <w:sz w:val="21"/>
        </w:rPr>
        <w:t>)</w:t>
      </w:r>
      <w:r>
        <w:rPr>
          <w:rFonts w:hint="eastAsia"/>
          <w:kern w:val="20"/>
          <w:sz w:val="21"/>
        </w:rPr>
        <w:t>满足：</w:t>
      </w:r>
    </w:p>
    <w:p w:rsidR="006D0118" w:rsidRPr="001A1195" w:rsidRDefault="00212861" w:rsidP="00ED0B9E">
      <w:pPr>
        <w:pStyle w:val="a0"/>
        <w:ind w:leftChars="200" w:left="360" w:firstLineChars="0" w:firstLine="0"/>
        <w:rPr>
          <w:szCs w:val="18"/>
        </w:rPr>
      </w:pPr>
      <m:oMathPara>
        <m:oMath>
          <m:r>
            <w:rPr>
              <w:rFonts w:ascii="Cambria Math" w:hAnsi="Cambria Math"/>
              <w:szCs w:val="18"/>
            </w:rPr>
            <m:t>LS={</m:t>
          </m:r>
          <m:r>
            <w:rPr>
              <w:rFonts w:ascii="Cambria Math" w:hAnsi="Cambria Math" w:hint="eastAsia"/>
              <w:szCs w:val="18"/>
            </w:rPr>
            <m:t>s</m:t>
          </m:r>
          <m:r>
            <w:rPr>
              <w:rFonts w:ascii="Cambria Math" w:hAnsi="Cambria Math"/>
              <w:szCs w:val="18"/>
            </w:rPr>
            <m:t>|support</m:t>
          </m:r>
          <m:d>
            <m:dPr>
              <m:ctrlPr>
                <w:rPr>
                  <w:rFonts w:ascii="Cambria Math" w:hAnsi="Cambria Math"/>
                  <w:i/>
                  <w:szCs w:val="18"/>
                </w:rPr>
              </m:ctrlPr>
            </m:dPr>
            <m:e>
              <m:r>
                <w:rPr>
                  <w:rFonts w:ascii="Cambria Math" w:hAnsi="Cambria Math"/>
                  <w:szCs w:val="18"/>
                </w:rPr>
                <m:t>s</m:t>
              </m:r>
            </m:e>
          </m:d>
          <m:r>
            <w:rPr>
              <w:rFonts w:ascii="Cambria Math" w:hAnsi="Cambria Math"/>
              <w:szCs w:val="18"/>
            </w:rPr>
            <m:t>≥</m:t>
          </m:r>
          <m:r>
            <m:rPr>
              <m:sty m:val="p"/>
            </m:rPr>
            <w:rPr>
              <w:rFonts w:ascii="Cambria Math" w:hAnsi="Cambria Math"/>
              <w:szCs w:val="18"/>
            </w:rPr>
            <m:t>min⁡</m:t>
          </m:r>
          <m:r>
            <w:rPr>
              <w:rFonts w:ascii="Cambria Math" w:hAnsi="Cambria Math"/>
              <w:szCs w:val="18"/>
            </w:rPr>
            <m:t>_sup,s∈FS</m:t>
          </m:r>
          <m:r>
            <m:rPr>
              <m:sty m:val="p"/>
            </m:rPr>
            <w:rPr>
              <w:rFonts w:ascii="Cambria Math" w:hAnsi="Cambria Math"/>
              <w:szCs w:val="18"/>
            </w:rPr>
            <m:t>且</m:t>
          </m:r>
          <m:r>
            <w:rPr>
              <w:rFonts w:ascii="Cambria Math" w:hAnsi="Cambria Math"/>
              <w:szCs w:val="18"/>
            </w:rPr>
            <m:t xml:space="preserve">∄s'∈FS, </m:t>
          </m:r>
          <m:r>
            <m:rPr>
              <m:sty m:val="p"/>
            </m:rPr>
            <w:rPr>
              <w:rFonts w:ascii="Cambria Math" w:hAnsi="Cambria Math"/>
              <w:szCs w:val="18"/>
            </w:rPr>
            <m:t>使得</m:t>
          </m:r>
          <m:r>
            <w:rPr>
              <w:rFonts w:ascii="Cambria Math" w:hAnsi="Cambria Math" w:hint="eastAsia"/>
              <w:szCs w:val="18"/>
            </w:rPr>
            <m:t>s</m:t>
          </m:r>
          <m:r>
            <w:rPr>
              <w:rFonts w:ascii="Cambria Math" w:hAnsi="Cambria Math"/>
              <w:szCs w:val="18"/>
            </w:rPr>
            <m:t>⊆</m:t>
          </m:r>
          <m:r>
            <w:rPr>
              <w:rFonts w:ascii="Cambria Math" w:hAnsi="Cambria Math" w:hint="eastAsia"/>
              <w:szCs w:val="18"/>
            </w:rPr>
            <m:t>s</m:t>
          </m:r>
          <m:r>
            <w:rPr>
              <w:rFonts w:ascii="Cambria Math" w:hAnsi="Cambria Math"/>
              <w:szCs w:val="18"/>
            </w:rPr>
            <m:t>’</m:t>
          </m:r>
          <m:r>
            <m:rPr>
              <m:sty m:val="p"/>
            </m:rPr>
            <w:rPr>
              <w:rFonts w:ascii="Cambria Math" w:hAnsi="Cambria Math"/>
              <w:szCs w:val="18"/>
            </w:rPr>
            <m:t>且</m:t>
          </m:r>
          <m:r>
            <m:rPr>
              <m:sty m:val="p"/>
            </m:rPr>
            <w:rPr>
              <w:rFonts w:ascii="Cambria Math" w:hAnsi="Cambria Math"/>
              <w:szCs w:val="18"/>
            </w:rPr>
            <m:t>|</m:t>
          </m:r>
          <m:sSub>
            <m:sSubPr>
              <m:ctrlPr>
                <w:rPr>
                  <w:rFonts w:ascii="Cambria Math" w:hAnsi="Cambria Math"/>
                  <w:i/>
                  <w:sz w:val="15"/>
                  <w:szCs w:val="18"/>
                </w:rPr>
              </m:ctrlPr>
            </m:sSubPr>
            <m:e>
              <m:r>
                <w:rPr>
                  <w:rFonts w:ascii="Cambria Math" w:hAnsi="Cambria Math"/>
                  <w:sz w:val="15"/>
                  <w:szCs w:val="18"/>
                </w:rPr>
                <m:t>D</m:t>
              </m:r>
            </m:e>
            <m:sub>
              <m:r>
                <w:rPr>
                  <w:rFonts w:ascii="Cambria Math" w:hAnsi="Cambria Math"/>
                  <w:sz w:val="15"/>
                  <w:szCs w:val="18"/>
                </w:rPr>
                <m:t>s</m:t>
              </m:r>
            </m:sub>
          </m:sSub>
          <m:r>
            <w:rPr>
              <w:rFonts w:ascii="Cambria Math" w:hAnsi="Cambria Math"/>
              <w:szCs w:val="18"/>
            </w:rPr>
            <m:t>|=|</m:t>
          </m:r>
          <m:sSub>
            <m:sSubPr>
              <m:ctrlPr>
                <w:rPr>
                  <w:rFonts w:ascii="Cambria Math" w:hAnsi="Cambria Math"/>
                  <w:i/>
                  <w:sz w:val="15"/>
                  <w:szCs w:val="18"/>
                </w:rPr>
              </m:ctrlPr>
            </m:sSubPr>
            <m:e>
              <m:r>
                <w:rPr>
                  <w:rFonts w:ascii="Cambria Math" w:hAnsi="Cambria Math"/>
                  <w:sz w:val="15"/>
                  <w:szCs w:val="18"/>
                </w:rPr>
                <m:t>D</m:t>
              </m:r>
            </m:e>
            <m:sub>
              <m:sSup>
                <m:sSupPr>
                  <m:ctrlPr>
                    <w:rPr>
                      <w:rFonts w:ascii="Cambria Math" w:hAnsi="Cambria Math"/>
                      <w:i/>
                      <w:sz w:val="15"/>
                      <w:szCs w:val="18"/>
                    </w:rPr>
                  </m:ctrlPr>
                </m:sSupPr>
                <m:e>
                  <m:r>
                    <w:rPr>
                      <w:rFonts w:ascii="Cambria Math" w:hAnsi="Cambria Math"/>
                      <w:sz w:val="15"/>
                      <w:szCs w:val="18"/>
                    </w:rPr>
                    <m:t>s</m:t>
                  </m:r>
                </m:e>
                <m:sup>
                  <m:r>
                    <w:rPr>
                      <w:rFonts w:ascii="Cambria Math" w:hAnsi="Cambria Math"/>
                      <w:sz w:val="15"/>
                      <w:szCs w:val="18"/>
                    </w:rPr>
                    <m:t>'</m:t>
                  </m:r>
                </m:sup>
              </m:sSup>
            </m:sub>
          </m:sSub>
          <m:r>
            <w:rPr>
              <w:rFonts w:ascii="Cambria Math" w:hAnsi="Cambria Math"/>
              <w:szCs w:val="18"/>
            </w:rPr>
            <m:t>|</m:t>
          </m:r>
        </m:oMath>
      </m:oMathPara>
    </w:p>
    <w:p w:rsidR="00860F74" w:rsidRPr="00A25141" w:rsidRDefault="00860F74" w:rsidP="003B5BD5">
      <w:pPr>
        <w:pStyle w:val="a0"/>
        <w:numPr>
          <w:ilvl w:val="0"/>
          <w:numId w:val="11"/>
        </w:numPr>
        <w:ind w:firstLineChars="0"/>
        <w:rPr>
          <w:sz w:val="21"/>
          <w:szCs w:val="21"/>
        </w:rPr>
      </w:pPr>
      <w:r w:rsidRPr="00A25141">
        <w:rPr>
          <w:rFonts w:hint="eastAsia"/>
          <w:sz w:val="21"/>
          <w:szCs w:val="21"/>
        </w:rPr>
        <w:t>(</w:t>
      </w:r>
      <w:r w:rsidRPr="00A25141">
        <w:rPr>
          <w:rFonts w:hint="eastAsia"/>
          <w:sz w:val="21"/>
          <w:szCs w:val="21"/>
        </w:rPr>
        <w:t>等价关系</w:t>
      </w:r>
      <w:r w:rsidR="000F62E8" w:rsidRPr="007F256C">
        <w:rPr>
          <w:rFonts w:hint="eastAsia"/>
          <w:kern w:val="20"/>
          <w:sz w:val="21"/>
          <w:vertAlign w:val="superscript"/>
        </w:rPr>
        <w:t>[1</w:t>
      </w:r>
      <w:r w:rsidR="000F62E8">
        <w:rPr>
          <w:rFonts w:hint="eastAsia"/>
          <w:kern w:val="20"/>
          <w:sz w:val="21"/>
          <w:vertAlign w:val="superscript"/>
        </w:rPr>
        <w:t>5</w:t>
      </w:r>
      <w:r w:rsidR="000F62E8" w:rsidRPr="007F256C">
        <w:rPr>
          <w:rFonts w:hint="eastAsia"/>
          <w:kern w:val="20"/>
          <w:sz w:val="21"/>
          <w:vertAlign w:val="superscript"/>
        </w:rPr>
        <w:t>]</w:t>
      </w:r>
      <w:r w:rsidRPr="00A25141">
        <w:rPr>
          <w:rFonts w:hint="eastAsia"/>
          <w:sz w:val="21"/>
          <w:szCs w:val="21"/>
        </w:rPr>
        <w:t xml:space="preserve">) </w:t>
      </w:r>
      <w:r w:rsidRPr="00A25141">
        <w:rPr>
          <w:rFonts w:hint="eastAsia"/>
          <w:sz w:val="21"/>
          <w:szCs w:val="21"/>
        </w:rPr>
        <w:t>给定两个序列</w:t>
      </w:r>
      <w:r w:rsidRPr="00A25141">
        <w:rPr>
          <w:rFonts w:hint="eastAsia"/>
          <w:i/>
          <w:sz w:val="21"/>
          <w:szCs w:val="21"/>
        </w:rPr>
        <w:t>s</w:t>
      </w:r>
      <w:r w:rsidRPr="00A25141">
        <w:rPr>
          <w:rFonts w:hint="eastAsia"/>
          <w:sz w:val="21"/>
          <w:szCs w:val="21"/>
        </w:rPr>
        <w:t>和</w:t>
      </w:r>
      <m:oMath>
        <m:r>
          <m:rPr>
            <m:sty m:val="p"/>
          </m:rPr>
          <w:rPr>
            <w:rFonts w:ascii="Cambria Math" w:hAnsi="Cambria Math"/>
            <w:sz w:val="21"/>
            <w:szCs w:val="21"/>
          </w:rPr>
          <m:t>s'</m:t>
        </m:r>
      </m:oMath>
      <w:r w:rsidRPr="00A25141">
        <w:rPr>
          <w:rFonts w:hint="eastAsia"/>
          <w:sz w:val="21"/>
          <w:szCs w:val="21"/>
        </w:rPr>
        <w:t>,</w:t>
      </w:r>
      <m:oMath>
        <m:r>
          <m:rPr>
            <m:sty m:val="p"/>
          </m:rPr>
          <w:rPr>
            <w:rFonts w:ascii="Cambria Math" w:hAnsi="Cambria Math"/>
            <w:sz w:val="21"/>
            <w:szCs w:val="21"/>
          </w:rPr>
          <m:t xml:space="preserve"> </m:t>
        </m:r>
        <m:r>
          <w:rPr>
            <w:rFonts w:ascii="Cambria Math" w:hAnsi="Cambria Math" w:hint="eastAsia"/>
            <w:sz w:val="21"/>
            <w:szCs w:val="21"/>
          </w:rPr>
          <m:t>s</m:t>
        </m:r>
        <m:r>
          <w:rPr>
            <w:rFonts w:ascii="Cambria Math" w:hAnsi="Cambria Math"/>
            <w:sz w:val="21"/>
            <w:szCs w:val="21"/>
          </w:rPr>
          <m:t>⊆</m:t>
        </m:r>
        <m:r>
          <w:rPr>
            <w:rFonts w:ascii="Cambria Math" w:hAnsi="Cambria Math" w:hint="eastAsia"/>
            <w:sz w:val="21"/>
            <w:szCs w:val="21"/>
          </w:rPr>
          <m:t>s</m:t>
        </m:r>
        <m:r>
          <w:rPr>
            <w:rFonts w:ascii="Cambria Math" w:hAnsi="Cambria Math"/>
            <w:sz w:val="21"/>
            <w:szCs w:val="21"/>
          </w:rPr>
          <m:t>’</m:t>
        </m:r>
      </m:oMath>
      <w:r w:rsidRPr="00A25141">
        <w:rPr>
          <w:rFonts w:hint="eastAsia"/>
          <w:sz w:val="21"/>
          <w:szCs w:val="21"/>
        </w:rPr>
        <w:t>且</w:t>
      </w:r>
      <m:oMath>
        <m:r>
          <m:rPr>
            <m:sty m:val="p"/>
          </m:rP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m:t>
            </m:r>
          </m:sub>
        </m:sSub>
        <m:r>
          <w:rPr>
            <w:rFonts w:ascii="Cambria Math" w:hAnsi="Cambria Math"/>
            <w:sz w:val="21"/>
            <w:szCs w:val="21"/>
          </w:rPr>
          <m:t>|=|</m:t>
        </m:r>
        <w:bookmarkStart w:id="14" w:name="OLE_LINK30"/>
        <w:bookmarkStart w:id="15" w:name="OLE_LINK31"/>
        <m:sSub>
          <m:sSubPr>
            <m:ctrlPr>
              <w:rPr>
                <w:rFonts w:ascii="Cambria Math" w:hAnsi="Cambria Math"/>
                <w:i/>
                <w:sz w:val="21"/>
                <w:szCs w:val="21"/>
              </w:rPr>
            </m:ctrlPr>
          </m:sSubPr>
          <m:e>
            <m:r>
              <w:rPr>
                <w:rFonts w:ascii="Cambria Math" w:hAnsi="Cambria Math"/>
                <w:sz w:val="21"/>
                <w:szCs w:val="21"/>
              </w:rPr>
              <m:t>D</m:t>
            </m:r>
          </m:e>
          <m:sub>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sub>
        </m:sSub>
        <w:bookmarkEnd w:id="14"/>
        <w:bookmarkEnd w:id="15"/>
        <m:r>
          <w:rPr>
            <w:rFonts w:ascii="Cambria Math" w:hAnsi="Cambria Math"/>
            <w:sz w:val="21"/>
            <w:szCs w:val="21"/>
          </w:rPr>
          <m:t>|</m:t>
        </m:r>
      </m:oMath>
      <w:r w:rsidRPr="00A25141">
        <w:rPr>
          <w:rFonts w:hint="eastAsia"/>
          <w:sz w:val="21"/>
          <w:szCs w:val="21"/>
        </w:rPr>
        <w:t xml:space="preserve">, </w:t>
      </w:r>
      <w:r w:rsidRPr="00A25141">
        <w:rPr>
          <w:rFonts w:hint="eastAsia"/>
          <w:sz w:val="21"/>
          <w:szCs w:val="21"/>
        </w:rPr>
        <w:t>那么</w:t>
      </w:r>
      <m:oMath>
        <m:r>
          <w:rPr>
            <w:rFonts w:ascii="Cambria Math" w:hAnsi="Cambria Math"/>
            <w:sz w:val="21"/>
            <w:szCs w:val="21"/>
          </w:rPr>
          <m:t>∀r∈</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m:t>
            </m:r>
          </m:sub>
        </m:sSub>
        <m:r>
          <m:rPr>
            <m:sty m:val="p"/>
          </m:rPr>
          <w:rPr>
            <w:rFonts w:ascii="Cambria Math" w:hAnsi="Cambria Math"/>
            <w:sz w:val="21"/>
            <w:szCs w:val="21"/>
          </w:rPr>
          <m:t>,</m:t>
        </m:r>
        <m:r>
          <w:rPr>
            <w:rFonts w:ascii="Cambria Math" w:hAnsi="Cambria Math"/>
            <w:sz w:val="21"/>
            <w:szCs w:val="21"/>
          </w:rPr>
          <m:t>r∈</m:t>
        </m:r>
        <m:sSub>
          <m:sSubPr>
            <m:ctrlPr>
              <w:rPr>
                <w:rFonts w:ascii="Cambria Math" w:hAnsi="Cambria Math"/>
                <w:i/>
                <w:sz w:val="21"/>
                <w:szCs w:val="21"/>
              </w:rPr>
            </m:ctrlPr>
          </m:sSubPr>
          <m:e>
            <m:r>
              <w:rPr>
                <w:rFonts w:ascii="Cambria Math" w:hAnsi="Cambria Math"/>
                <w:sz w:val="21"/>
                <w:szCs w:val="21"/>
              </w:rPr>
              <m:t>D</m:t>
            </m:r>
          </m:e>
          <m:sub>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sub>
        </m:sSub>
      </m:oMath>
      <w:r w:rsidRPr="00A25141">
        <w:rPr>
          <w:rFonts w:hint="eastAsia"/>
          <w:sz w:val="21"/>
          <w:szCs w:val="21"/>
        </w:rPr>
        <w:t xml:space="preserve">, </w:t>
      </w:r>
      <w:r w:rsidRPr="00A25141">
        <w:rPr>
          <w:rFonts w:hint="eastAsia"/>
          <w:sz w:val="21"/>
          <w:szCs w:val="21"/>
        </w:rPr>
        <w:t>满足</w:t>
      </w:r>
      <m:oMath>
        <m:r>
          <w:rPr>
            <w:rFonts w:ascii="Cambria Math" w:hAnsi="Cambria Math"/>
            <w:sz w:val="21"/>
            <w:szCs w:val="21"/>
          </w:rPr>
          <m:t>support(</m:t>
        </m:r>
        <m:r>
          <w:rPr>
            <w:rFonts w:ascii="Cambria Math" w:hAnsi="Cambria Math" w:hint="eastAsia"/>
            <w:sz w:val="21"/>
            <w:szCs w:val="21"/>
          </w:rPr>
          <m:t>s</m:t>
        </m:r>
        <m:r>
          <w:rPr>
            <w:rFonts w:ascii="Cambria Math" w:hAnsi="Cambria Math"/>
            <w:sz w:val="21"/>
            <w:szCs w:val="21"/>
          </w:rPr>
          <m:t>⨁</m:t>
        </m:r>
        <m:r>
          <w:rPr>
            <w:rFonts w:ascii="Cambria Math" w:hAnsi="Cambria Math" w:hint="eastAsia"/>
            <w:sz w:val="21"/>
            <w:szCs w:val="21"/>
          </w:rPr>
          <m:t>r</m:t>
        </m:r>
        <m:r>
          <w:rPr>
            <w:rFonts w:ascii="Cambria Math" w:hAnsi="Cambria Math"/>
            <w:sz w:val="21"/>
            <w:szCs w:val="21"/>
          </w:rPr>
          <m:t>)=support(s'⨁</m:t>
        </m:r>
        <m:r>
          <w:rPr>
            <w:rFonts w:ascii="Cambria Math" w:hAnsi="Cambria Math" w:hint="eastAsia"/>
            <w:sz w:val="21"/>
            <w:szCs w:val="21"/>
          </w:rPr>
          <m:t>r</m:t>
        </m:r>
        <m:r>
          <w:rPr>
            <w:rFonts w:ascii="Cambria Math" w:hAnsi="Cambria Math"/>
            <w:sz w:val="21"/>
            <w:szCs w:val="21"/>
          </w:rPr>
          <m:t>)</m:t>
        </m:r>
      </m:oMath>
      <w:r w:rsidR="00560357" w:rsidRPr="00A25141">
        <w:rPr>
          <w:rFonts w:hint="eastAsia"/>
          <w:sz w:val="21"/>
          <w:szCs w:val="21"/>
        </w:rPr>
        <w:t>.</w:t>
      </w:r>
    </w:p>
    <w:p w:rsidR="00875FEA" w:rsidRDefault="00875FEA" w:rsidP="003B5BD5">
      <w:pPr>
        <w:pStyle w:val="a0"/>
        <w:numPr>
          <w:ilvl w:val="1"/>
          <w:numId w:val="12"/>
        </w:numPr>
        <w:ind w:firstLineChars="0"/>
        <w:rPr>
          <w:sz w:val="21"/>
        </w:rPr>
      </w:pPr>
      <w:r>
        <w:rPr>
          <w:rFonts w:hint="eastAsia"/>
          <w:sz w:val="21"/>
        </w:rPr>
        <w:t>(</w:t>
      </w:r>
      <w:r>
        <w:rPr>
          <w:rFonts w:hint="eastAsia"/>
          <w:sz w:val="21"/>
        </w:rPr>
        <w:t>反向子模式剪枝</w:t>
      </w:r>
      <w:r w:rsidR="000F62E8" w:rsidRPr="007F256C">
        <w:rPr>
          <w:rFonts w:hint="eastAsia"/>
          <w:kern w:val="20"/>
          <w:sz w:val="21"/>
          <w:vertAlign w:val="superscript"/>
        </w:rPr>
        <w:t>[1</w:t>
      </w:r>
      <w:r w:rsidR="000F62E8">
        <w:rPr>
          <w:rFonts w:hint="eastAsia"/>
          <w:kern w:val="20"/>
          <w:sz w:val="21"/>
          <w:vertAlign w:val="superscript"/>
        </w:rPr>
        <w:t>5</w:t>
      </w:r>
      <w:r w:rsidR="000F62E8" w:rsidRPr="007F256C">
        <w:rPr>
          <w:rFonts w:hint="eastAsia"/>
          <w:kern w:val="20"/>
          <w:sz w:val="21"/>
          <w:vertAlign w:val="superscript"/>
        </w:rPr>
        <w:t>]</w:t>
      </w:r>
      <w:r>
        <w:rPr>
          <w:rFonts w:hint="eastAsia"/>
          <w:sz w:val="21"/>
        </w:rPr>
        <w:t xml:space="preserve">) </w:t>
      </w:r>
      <w:r w:rsidRPr="00860F74">
        <w:rPr>
          <w:rFonts w:hint="eastAsia"/>
          <w:sz w:val="21"/>
          <w:szCs w:val="21"/>
        </w:rPr>
        <w:t>给定两个序列</w:t>
      </w:r>
      <w:r w:rsidRPr="00860F74">
        <w:rPr>
          <w:rFonts w:hint="eastAsia"/>
          <w:i/>
          <w:sz w:val="21"/>
          <w:szCs w:val="21"/>
        </w:rPr>
        <w:t>s</w:t>
      </w:r>
      <w:r w:rsidRPr="00860F74">
        <w:rPr>
          <w:rFonts w:hint="eastAsia"/>
          <w:sz w:val="21"/>
          <w:szCs w:val="21"/>
        </w:rPr>
        <w:t>和</w:t>
      </w:r>
      <m:oMath>
        <m:r>
          <m:rPr>
            <m:sty m:val="p"/>
          </m:rPr>
          <w:rPr>
            <w:rFonts w:ascii="Cambria Math" w:hAnsi="Cambria Math"/>
            <w:sz w:val="21"/>
            <w:szCs w:val="21"/>
          </w:rPr>
          <m:t>s'</m:t>
        </m:r>
      </m:oMath>
      <w:r w:rsidRPr="00860F74">
        <w:rPr>
          <w:rFonts w:hint="eastAsia"/>
          <w:sz w:val="21"/>
          <w:szCs w:val="21"/>
        </w:rPr>
        <w:t>,</w:t>
      </w:r>
      <m:oMath>
        <m:r>
          <m:rPr>
            <m:sty m:val="p"/>
          </m:rPr>
          <w:rPr>
            <w:rFonts w:ascii="Cambria Math" w:hAnsi="Cambria Math"/>
            <w:sz w:val="21"/>
            <w:szCs w:val="21"/>
          </w:rPr>
          <m:t xml:space="preserve"> </m:t>
        </m:r>
        <m:r>
          <w:rPr>
            <w:rFonts w:ascii="Cambria Math" w:hAnsi="Cambria Math" w:hint="eastAsia"/>
            <w:sz w:val="21"/>
            <w:szCs w:val="21"/>
          </w:rPr>
          <m:t>s</m:t>
        </m:r>
        <m:r>
          <w:rPr>
            <w:rFonts w:ascii="Cambria Math" w:hAnsi="Cambria Math"/>
            <w:sz w:val="21"/>
            <w:szCs w:val="21"/>
          </w:rPr>
          <m:t>&lt;</m:t>
        </m:r>
        <m:r>
          <w:rPr>
            <w:rFonts w:ascii="Cambria Math" w:hAnsi="Cambria Math" w:hint="eastAsia"/>
            <w:sz w:val="21"/>
            <w:szCs w:val="21"/>
          </w:rPr>
          <m:t>s</m:t>
        </m:r>
        <m:r>
          <w:rPr>
            <w:rFonts w:ascii="Cambria Math" w:hAnsi="Cambria Math"/>
            <w:sz w:val="21"/>
            <w:szCs w:val="21"/>
          </w:rPr>
          <m:t>’</m:t>
        </m:r>
        <m:r>
          <m:rPr>
            <m:sty m:val="p"/>
          </m:rPr>
          <w:rPr>
            <w:rFonts w:ascii="Cambria Math" w:hAnsi="Cambria Math"/>
            <w:sz w:val="21"/>
            <w:szCs w:val="21"/>
          </w:rPr>
          <m:t>且</m:t>
        </m:r>
        <m:r>
          <w:rPr>
            <w:rFonts w:ascii="Cambria Math" w:hAnsi="Cambria Math" w:hint="eastAsia"/>
            <w:sz w:val="21"/>
            <w:szCs w:val="21"/>
          </w:rPr>
          <m:t>s</m:t>
        </m:r>
        <m:r>
          <w:rPr>
            <w:rFonts w:ascii="Cambria Math" w:hAnsi="Cambria Math"/>
            <w:sz w:val="21"/>
            <w:szCs w:val="21"/>
          </w:rPr>
          <m:t>’⊆</m:t>
        </m:r>
        <m:r>
          <w:rPr>
            <w:rFonts w:ascii="Cambria Math" w:hAnsi="Cambria Math" w:hint="eastAsia"/>
            <w:sz w:val="21"/>
            <w:szCs w:val="21"/>
          </w:rPr>
          <m:t>s</m:t>
        </m:r>
      </m:oMath>
      <w:r>
        <w:rPr>
          <w:rFonts w:hint="eastAsia"/>
          <w:sz w:val="21"/>
          <w:szCs w:val="21"/>
        </w:rPr>
        <w:t xml:space="preserve">, </w:t>
      </w:r>
      <w:r>
        <w:rPr>
          <w:rFonts w:hint="eastAsia"/>
          <w:sz w:val="21"/>
          <w:szCs w:val="21"/>
        </w:rPr>
        <w:t>则只需条件</w:t>
      </w:r>
      <m:oMath>
        <m:r>
          <m:rPr>
            <m:sty m:val="p"/>
          </m:rP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sub>
        </m:sSub>
        <m:r>
          <w:rPr>
            <w:rFonts w:ascii="Cambria Math" w:hAnsi="Cambria Math"/>
            <w:sz w:val="21"/>
            <w:szCs w:val="21"/>
          </w:rPr>
          <m:t>|</m:t>
        </m:r>
      </m:oMath>
      <w:r>
        <w:rPr>
          <w:rFonts w:hint="eastAsia"/>
          <w:sz w:val="21"/>
          <w:szCs w:val="21"/>
        </w:rPr>
        <w:t>成立</w:t>
      </w:r>
      <w:r>
        <w:rPr>
          <w:rFonts w:hint="eastAsia"/>
          <w:sz w:val="21"/>
          <w:szCs w:val="21"/>
        </w:rPr>
        <w:t xml:space="preserve">, </w:t>
      </w:r>
      <w:r>
        <w:rPr>
          <w:rFonts w:hint="eastAsia"/>
          <w:sz w:val="21"/>
          <w:szCs w:val="21"/>
        </w:rPr>
        <w:t>即可停止搜索序列</w:t>
      </w:r>
      <m:oMath>
        <m:r>
          <m:rPr>
            <m:sty m:val="p"/>
          </m:rPr>
          <w:rPr>
            <w:rFonts w:ascii="Cambria Math" w:hAnsi="Cambria Math"/>
            <w:sz w:val="21"/>
            <w:szCs w:val="21"/>
          </w:rPr>
          <m:t>s'</m:t>
        </m:r>
      </m:oMath>
      <w:r>
        <w:rPr>
          <w:rFonts w:hint="eastAsia"/>
          <w:sz w:val="21"/>
          <w:szCs w:val="21"/>
        </w:rPr>
        <w:t>在</w:t>
      </w:r>
      <w:r w:rsidR="00637668">
        <w:rPr>
          <w:rFonts w:hint="eastAsia"/>
          <w:sz w:val="21"/>
          <w:szCs w:val="21"/>
        </w:rPr>
        <w:t>前缀序列树</w:t>
      </w:r>
      <w:r>
        <w:rPr>
          <w:rFonts w:hint="eastAsia"/>
          <w:sz w:val="21"/>
          <w:szCs w:val="21"/>
        </w:rPr>
        <w:t>中的所有后代</w:t>
      </w:r>
      <w:r>
        <w:rPr>
          <w:rFonts w:hint="eastAsia"/>
          <w:sz w:val="21"/>
          <w:szCs w:val="21"/>
        </w:rPr>
        <w:t>.</w:t>
      </w:r>
    </w:p>
    <w:p w:rsidR="00875FEA" w:rsidRPr="00DF2ED0" w:rsidRDefault="00875FEA" w:rsidP="003B5BD5">
      <w:pPr>
        <w:pStyle w:val="a0"/>
        <w:numPr>
          <w:ilvl w:val="1"/>
          <w:numId w:val="12"/>
        </w:numPr>
        <w:ind w:firstLineChars="0"/>
        <w:rPr>
          <w:sz w:val="21"/>
        </w:rPr>
      </w:pPr>
      <w:r>
        <w:rPr>
          <w:rFonts w:hint="eastAsia"/>
          <w:sz w:val="21"/>
        </w:rPr>
        <w:t>(</w:t>
      </w:r>
      <w:r>
        <w:rPr>
          <w:rFonts w:hint="eastAsia"/>
          <w:sz w:val="21"/>
        </w:rPr>
        <w:t>反向超模式剪枝</w:t>
      </w:r>
      <w:r w:rsidR="000F62E8" w:rsidRPr="007F256C">
        <w:rPr>
          <w:rFonts w:hint="eastAsia"/>
          <w:kern w:val="20"/>
          <w:sz w:val="21"/>
          <w:vertAlign w:val="superscript"/>
        </w:rPr>
        <w:t>[1</w:t>
      </w:r>
      <w:r w:rsidR="000F62E8">
        <w:rPr>
          <w:rFonts w:hint="eastAsia"/>
          <w:kern w:val="20"/>
          <w:sz w:val="21"/>
          <w:vertAlign w:val="superscript"/>
        </w:rPr>
        <w:t>5</w:t>
      </w:r>
      <w:r w:rsidR="000F62E8" w:rsidRPr="007F256C">
        <w:rPr>
          <w:rFonts w:hint="eastAsia"/>
          <w:kern w:val="20"/>
          <w:sz w:val="21"/>
          <w:vertAlign w:val="superscript"/>
        </w:rPr>
        <w:t>]</w:t>
      </w:r>
      <w:r>
        <w:rPr>
          <w:rFonts w:hint="eastAsia"/>
          <w:sz w:val="21"/>
        </w:rPr>
        <w:t xml:space="preserve">) </w:t>
      </w:r>
      <w:r w:rsidRPr="00860F74">
        <w:rPr>
          <w:rFonts w:hint="eastAsia"/>
          <w:sz w:val="21"/>
          <w:szCs w:val="21"/>
        </w:rPr>
        <w:t>给定两个序列</w:t>
      </w:r>
      <w:r w:rsidRPr="00860F74">
        <w:rPr>
          <w:rFonts w:hint="eastAsia"/>
          <w:i/>
          <w:sz w:val="21"/>
          <w:szCs w:val="21"/>
        </w:rPr>
        <w:t>s</w:t>
      </w:r>
      <w:r w:rsidRPr="00860F74">
        <w:rPr>
          <w:rFonts w:hint="eastAsia"/>
          <w:sz w:val="21"/>
          <w:szCs w:val="21"/>
        </w:rPr>
        <w:t>和</w:t>
      </w:r>
      <m:oMath>
        <m:r>
          <m:rPr>
            <m:sty m:val="p"/>
          </m:rPr>
          <w:rPr>
            <w:rFonts w:ascii="Cambria Math" w:hAnsi="Cambria Math"/>
            <w:sz w:val="21"/>
            <w:szCs w:val="21"/>
          </w:rPr>
          <m:t>s'</m:t>
        </m:r>
      </m:oMath>
      <w:r w:rsidRPr="00860F74">
        <w:rPr>
          <w:rFonts w:hint="eastAsia"/>
          <w:sz w:val="21"/>
          <w:szCs w:val="21"/>
        </w:rPr>
        <w:t>,</w:t>
      </w:r>
      <m:oMath>
        <m:r>
          <m:rPr>
            <m:sty m:val="p"/>
          </m:rPr>
          <w:rPr>
            <w:rFonts w:ascii="Cambria Math" w:hAnsi="Cambria Math"/>
            <w:sz w:val="21"/>
            <w:szCs w:val="21"/>
          </w:rPr>
          <m:t xml:space="preserve"> </m:t>
        </m:r>
        <m:r>
          <w:rPr>
            <w:rFonts w:ascii="Cambria Math" w:hAnsi="Cambria Math" w:hint="eastAsia"/>
            <w:sz w:val="21"/>
            <w:szCs w:val="21"/>
          </w:rPr>
          <m:t>s</m:t>
        </m:r>
        <m:r>
          <w:rPr>
            <w:rFonts w:ascii="Cambria Math" w:hAnsi="Cambria Math"/>
            <w:sz w:val="21"/>
            <w:szCs w:val="21"/>
          </w:rPr>
          <m:t>&lt;</m:t>
        </m:r>
        <m:r>
          <w:rPr>
            <w:rFonts w:ascii="Cambria Math" w:hAnsi="Cambria Math" w:hint="eastAsia"/>
            <w:sz w:val="21"/>
            <w:szCs w:val="21"/>
          </w:rPr>
          <m:t>s</m:t>
        </m:r>
        <m:r>
          <w:rPr>
            <w:rFonts w:ascii="Cambria Math" w:hAnsi="Cambria Math"/>
            <w:sz w:val="21"/>
            <w:szCs w:val="21"/>
          </w:rPr>
          <m:t>’</m:t>
        </m:r>
        <m:r>
          <m:rPr>
            <m:sty m:val="p"/>
          </m:rPr>
          <w:rPr>
            <w:rFonts w:ascii="Cambria Math" w:hAnsi="Cambria Math"/>
            <w:sz w:val="21"/>
            <w:szCs w:val="21"/>
          </w:rPr>
          <m:t>且</m:t>
        </m:r>
        <m:r>
          <w:rPr>
            <w:rFonts w:ascii="Cambria Math" w:hAnsi="Cambria Math" w:hint="eastAsia"/>
            <w:sz w:val="21"/>
            <w:szCs w:val="21"/>
          </w:rPr>
          <m:t>s</m:t>
        </m:r>
        <m:r>
          <w:rPr>
            <w:rFonts w:ascii="Cambria Math" w:hAnsi="Cambria Math"/>
            <w:sz w:val="21"/>
            <w:szCs w:val="21"/>
          </w:rPr>
          <m:t>⊆</m:t>
        </m:r>
        <m:r>
          <w:rPr>
            <w:rFonts w:ascii="Cambria Math" w:hAnsi="Cambria Math" w:hint="eastAsia"/>
            <w:sz w:val="21"/>
            <w:szCs w:val="21"/>
          </w:rPr>
          <m:t>s</m:t>
        </m:r>
        <m:r>
          <w:rPr>
            <w:rFonts w:ascii="Cambria Math" w:hAnsi="Cambria Math"/>
            <w:sz w:val="21"/>
            <w:szCs w:val="21"/>
          </w:rPr>
          <m:t>’</m:t>
        </m:r>
      </m:oMath>
      <w:r>
        <w:rPr>
          <w:rFonts w:hint="eastAsia"/>
          <w:sz w:val="21"/>
          <w:szCs w:val="21"/>
        </w:rPr>
        <w:t xml:space="preserve">, </w:t>
      </w:r>
      <w:r>
        <w:rPr>
          <w:rFonts w:hint="eastAsia"/>
          <w:sz w:val="21"/>
          <w:szCs w:val="21"/>
        </w:rPr>
        <w:t>则只需条件</w:t>
      </w:r>
      <m:oMath>
        <m:r>
          <m:rPr>
            <m:sty m:val="p"/>
          </m:rP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sub>
        </m:sSub>
        <m:r>
          <w:rPr>
            <w:rFonts w:ascii="Cambria Math" w:hAnsi="Cambria Math"/>
            <w:sz w:val="21"/>
            <w:szCs w:val="21"/>
          </w:rPr>
          <m:t>|</m:t>
        </m:r>
      </m:oMath>
      <w:r>
        <w:rPr>
          <w:rFonts w:hint="eastAsia"/>
          <w:sz w:val="21"/>
          <w:szCs w:val="21"/>
        </w:rPr>
        <w:t>成立</w:t>
      </w:r>
      <w:r>
        <w:rPr>
          <w:rFonts w:hint="eastAsia"/>
          <w:sz w:val="21"/>
          <w:szCs w:val="21"/>
        </w:rPr>
        <w:t xml:space="preserve">, </w:t>
      </w:r>
      <w:r>
        <w:rPr>
          <w:rFonts w:hint="eastAsia"/>
          <w:sz w:val="21"/>
          <w:szCs w:val="21"/>
        </w:rPr>
        <w:t>则将序列</w:t>
      </w:r>
      <w:r w:rsidRPr="00860F74">
        <w:rPr>
          <w:rFonts w:hint="eastAsia"/>
          <w:i/>
          <w:sz w:val="21"/>
          <w:szCs w:val="21"/>
        </w:rPr>
        <w:t>s</w:t>
      </w:r>
      <w:r>
        <w:rPr>
          <w:rFonts w:hint="eastAsia"/>
          <w:sz w:val="21"/>
          <w:szCs w:val="21"/>
        </w:rPr>
        <w:t>在</w:t>
      </w:r>
      <w:r w:rsidR="00637668">
        <w:rPr>
          <w:rFonts w:hint="eastAsia"/>
          <w:sz w:val="21"/>
          <w:szCs w:val="21"/>
        </w:rPr>
        <w:t>前缀序列树</w:t>
      </w:r>
      <w:r>
        <w:rPr>
          <w:rFonts w:hint="eastAsia"/>
          <w:sz w:val="21"/>
          <w:szCs w:val="21"/>
        </w:rPr>
        <w:t>中的所有后代移植给序列</w:t>
      </w:r>
      <m:oMath>
        <m:r>
          <m:rPr>
            <m:sty m:val="p"/>
          </m:rPr>
          <w:rPr>
            <w:rFonts w:ascii="Cambria Math" w:hAnsi="Cambria Math"/>
            <w:sz w:val="21"/>
            <w:szCs w:val="21"/>
          </w:rPr>
          <m:t>s'</m:t>
        </m:r>
      </m:oMath>
      <w:r>
        <w:rPr>
          <w:rFonts w:hint="eastAsia"/>
          <w:sz w:val="21"/>
          <w:szCs w:val="21"/>
        </w:rPr>
        <w:t xml:space="preserve">, </w:t>
      </w:r>
      <w:r>
        <w:rPr>
          <w:rFonts w:hint="eastAsia"/>
          <w:sz w:val="21"/>
          <w:szCs w:val="21"/>
        </w:rPr>
        <w:t>而不必搜索序列</w:t>
      </w:r>
      <m:oMath>
        <m:r>
          <m:rPr>
            <m:sty m:val="p"/>
          </m:rPr>
          <w:rPr>
            <w:rFonts w:ascii="Cambria Math" w:hAnsi="Cambria Math"/>
            <w:sz w:val="21"/>
            <w:szCs w:val="21"/>
          </w:rPr>
          <m:t>s'</m:t>
        </m:r>
      </m:oMath>
      <w:r>
        <w:rPr>
          <w:rFonts w:hint="eastAsia"/>
          <w:sz w:val="21"/>
          <w:szCs w:val="21"/>
        </w:rPr>
        <w:t>在</w:t>
      </w:r>
      <w:r w:rsidR="00637668">
        <w:rPr>
          <w:rFonts w:hint="eastAsia"/>
          <w:sz w:val="21"/>
          <w:szCs w:val="21"/>
        </w:rPr>
        <w:t>前缀序列树</w:t>
      </w:r>
      <w:r>
        <w:rPr>
          <w:rFonts w:hint="eastAsia"/>
          <w:sz w:val="21"/>
          <w:szCs w:val="21"/>
        </w:rPr>
        <w:t>中的任何后代</w:t>
      </w:r>
      <w:r>
        <w:rPr>
          <w:rFonts w:hint="eastAsia"/>
          <w:sz w:val="21"/>
          <w:szCs w:val="21"/>
        </w:rPr>
        <w:t>.</w:t>
      </w:r>
    </w:p>
    <w:p w:rsidR="00B31278" w:rsidRDefault="00C5545E" w:rsidP="000B1924">
      <w:pPr>
        <w:pStyle w:val="a0"/>
        <w:spacing w:afterLines="25" w:after="78"/>
        <w:ind w:firstLine="420"/>
        <w:rPr>
          <w:sz w:val="21"/>
          <w:szCs w:val="21"/>
        </w:rPr>
      </w:pPr>
      <w:r w:rsidRPr="001E4851">
        <w:rPr>
          <w:rFonts w:hint="eastAsia"/>
          <w:sz w:val="21"/>
          <w:szCs w:val="21"/>
        </w:rPr>
        <w:t>挖掘</w:t>
      </w:r>
      <w:r w:rsidR="00562974" w:rsidRPr="004A2DF2">
        <w:rPr>
          <w:rFonts w:hint="eastAsia"/>
          <w:i/>
          <w:sz w:val="21"/>
          <w:szCs w:val="21"/>
        </w:rPr>
        <w:t>FS</w:t>
      </w:r>
      <w:r w:rsidR="00562974" w:rsidRPr="001E4851">
        <w:rPr>
          <w:rFonts w:hint="eastAsia"/>
          <w:sz w:val="21"/>
          <w:szCs w:val="21"/>
        </w:rPr>
        <w:t>过程中</w:t>
      </w:r>
      <w:r w:rsidR="00562974" w:rsidRPr="001E4851">
        <w:rPr>
          <w:rFonts w:hint="eastAsia"/>
          <w:sz w:val="21"/>
          <w:szCs w:val="21"/>
        </w:rPr>
        <w:t xml:space="preserve">, </w:t>
      </w:r>
      <w:r w:rsidR="00562974" w:rsidRPr="001E4851">
        <w:rPr>
          <w:rFonts w:hint="eastAsia"/>
          <w:sz w:val="21"/>
          <w:szCs w:val="21"/>
        </w:rPr>
        <w:t>仅有一个剪枝条件</w:t>
      </w:r>
      <w:r w:rsidR="00562974" w:rsidRPr="001E4851">
        <w:rPr>
          <w:rFonts w:hint="eastAsia"/>
          <w:sz w:val="21"/>
          <w:szCs w:val="21"/>
        </w:rPr>
        <w:t xml:space="preserve">, </w:t>
      </w:r>
      <w:r w:rsidR="00562974" w:rsidRPr="001E4851">
        <w:rPr>
          <w:rFonts w:hint="eastAsia"/>
          <w:sz w:val="21"/>
          <w:szCs w:val="21"/>
        </w:rPr>
        <w:t>即当</w:t>
      </w:r>
      <m:oMath>
        <m:r>
          <w:rPr>
            <w:rFonts w:ascii="Cambria Math" w:hAnsi="Cambria Math"/>
            <w:sz w:val="21"/>
            <w:szCs w:val="21"/>
          </w:rPr>
          <m:t>support</m:t>
        </m:r>
        <m:d>
          <m:dPr>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&lt;</m:t>
        </m:r>
        <m:r>
          <m:rPr>
            <m:sty m:val="p"/>
          </m:rPr>
          <w:rPr>
            <w:rFonts w:ascii="Cambria Math" w:hAnsi="Cambria Math"/>
            <w:sz w:val="21"/>
            <w:szCs w:val="21"/>
          </w:rPr>
          <m:t>min⁡</m:t>
        </m:r>
        <m:r>
          <w:rPr>
            <w:rFonts w:ascii="Cambria Math" w:hAnsi="Cambria Math"/>
            <w:sz w:val="21"/>
            <w:szCs w:val="21"/>
          </w:rPr>
          <m:t>_sup</m:t>
        </m:r>
      </m:oMath>
      <w:r w:rsidR="00562974" w:rsidRPr="001E4851">
        <w:rPr>
          <w:rFonts w:hint="eastAsia"/>
          <w:sz w:val="21"/>
          <w:szCs w:val="21"/>
        </w:rPr>
        <w:t>时</w:t>
      </w:r>
      <w:r w:rsidR="00562974" w:rsidRPr="001E4851">
        <w:rPr>
          <w:rFonts w:hint="eastAsia"/>
          <w:sz w:val="21"/>
          <w:szCs w:val="21"/>
        </w:rPr>
        <w:t xml:space="preserve">, </w:t>
      </w:r>
      <w:r w:rsidR="00562974" w:rsidRPr="001E4851">
        <w:rPr>
          <w:rFonts w:hint="eastAsia"/>
          <w:sz w:val="21"/>
          <w:szCs w:val="21"/>
        </w:rPr>
        <w:t>停止扩展序列</w:t>
      </w:r>
      <w:r w:rsidR="00562974" w:rsidRPr="001E4851">
        <w:rPr>
          <w:rFonts w:hint="eastAsia"/>
          <w:i/>
          <w:sz w:val="21"/>
          <w:szCs w:val="21"/>
        </w:rPr>
        <w:t>s</w:t>
      </w:r>
      <w:r w:rsidR="00562974" w:rsidRPr="001E4851">
        <w:rPr>
          <w:rFonts w:hint="eastAsia"/>
          <w:sz w:val="21"/>
          <w:szCs w:val="21"/>
        </w:rPr>
        <w:t xml:space="preserve">. </w:t>
      </w:r>
      <w:r w:rsidR="0089776F">
        <w:rPr>
          <w:rFonts w:hint="eastAsia"/>
          <w:sz w:val="21"/>
          <w:szCs w:val="21"/>
        </w:rPr>
        <w:t>挖掘</w:t>
      </w:r>
      <w:r w:rsidR="00562974" w:rsidRPr="004A2DF2">
        <w:rPr>
          <w:rFonts w:hint="eastAsia"/>
          <w:i/>
          <w:sz w:val="21"/>
          <w:szCs w:val="21"/>
        </w:rPr>
        <w:t>CS</w:t>
      </w:r>
      <w:r w:rsidR="0012098D" w:rsidRPr="001E4851">
        <w:rPr>
          <w:rFonts w:hint="eastAsia"/>
          <w:sz w:val="21"/>
          <w:szCs w:val="21"/>
        </w:rPr>
        <w:t>,</w:t>
      </w:r>
      <w:r w:rsidR="00562974" w:rsidRPr="001E4851">
        <w:rPr>
          <w:rFonts w:hint="eastAsia"/>
          <w:sz w:val="21"/>
          <w:szCs w:val="21"/>
        </w:rPr>
        <w:t xml:space="preserve"> </w:t>
      </w:r>
      <w:r w:rsidR="00562974" w:rsidRPr="001E4851">
        <w:rPr>
          <w:rFonts w:hint="eastAsia"/>
          <w:sz w:val="21"/>
          <w:szCs w:val="21"/>
        </w:rPr>
        <w:t>新添加两个有效的剪枝条件</w:t>
      </w:r>
      <w:r w:rsidR="00562974" w:rsidRPr="001E4851">
        <w:rPr>
          <w:rFonts w:hint="eastAsia"/>
          <w:sz w:val="21"/>
          <w:szCs w:val="21"/>
        </w:rPr>
        <w:t xml:space="preserve">: </w:t>
      </w:r>
      <w:r w:rsidR="00562974" w:rsidRPr="001E4851">
        <w:rPr>
          <w:rFonts w:hint="eastAsia"/>
          <w:sz w:val="21"/>
          <w:szCs w:val="21"/>
        </w:rPr>
        <w:t>反向子模式剪枝和反向超模式剪枝</w:t>
      </w:r>
      <w:r w:rsidR="00562974" w:rsidRPr="001E4851">
        <w:rPr>
          <w:rFonts w:hint="eastAsia"/>
          <w:sz w:val="21"/>
          <w:szCs w:val="21"/>
        </w:rPr>
        <w:t xml:space="preserve">, </w:t>
      </w:r>
      <w:r w:rsidR="00562974" w:rsidRPr="001E4851">
        <w:rPr>
          <w:rFonts w:hint="eastAsia"/>
          <w:sz w:val="21"/>
          <w:szCs w:val="21"/>
        </w:rPr>
        <w:t>能够尽可能早地结束序列扩展</w:t>
      </w:r>
      <w:r w:rsidR="00562974" w:rsidRPr="001E4851">
        <w:rPr>
          <w:rFonts w:hint="eastAsia"/>
          <w:sz w:val="21"/>
          <w:szCs w:val="21"/>
        </w:rPr>
        <w:t xml:space="preserve">, </w:t>
      </w:r>
      <w:r w:rsidR="00562974" w:rsidRPr="001E4851">
        <w:rPr>
          <w:rFonts w:hint="eastAsia"/>
          <w:sz w:val="21"/>
          <w:szCs w:val="21"/>
        </w:rPr>
        <w:t>搜索空间急剧减小</w:t>
      </w:r>
      <w:r w:rsidR="00562974" w:rsidRPr="001E4851">
        <w:rPr>
          <w:rFonts w:hint="eastAsia"/>
          <w:sz w:val="21"/>
          <w:szCs w:val="21"/>
        </w:rPr>
        <w:t>.</w:t>
      </w:r>
      <w:r w:rsidR="0012098D" w:rsidRPr="001E4851">
        <w:rPr>
          <w:rFonts w:hint="eastAsia"/>
          <w:sz w:val="21"/>
          <w:szCs w:val="21"/>
        </w:rPr>
        <w:t xml:space="preserve"> </w:t>
      </w:r>
      <w:r w:rsidR="00562974" w:rsidRPr="001E4851">
        <w:rPr>
          <w:rFonts w:hint="eastAsia"/>
          <w:sz w:val="21"/>
          <w:szCs w:val="21"/>
        </w:rPr>
        <w:t>具体挖掘过程中</w:t>
      </w:r>
      <w:r w:rsidR="00B31278" w:rsidRPr="001E4851">
        <w:rPr>
          <w:rFonts w:hint="eastAsia"/>
          <w:sz w:val="21"/>
          <w:szCs w:val="21"/>
        </w:rPr>
        <w:t>首先产生完全的</w:t>
      </w:r>
      <w:r w:rsidR="00BD6B4F">
        <w:rPr>
          <w:rFonts w:hint="eastAsia"/>
          <w:i/>
          <w:sz w:val="21"/>
          <w:szCs w:val="21"/>
        </w:rPr>
        <w:t>P</w:t>
      </w:r>
      <w:r w:rsidR="00B31278" w:rsidRPr="001E4851">
        <w:rPr>
          <w:rFonts w:hint="eastAsia"/>
          <w:i/>
          <w:sz w:val="21"/>
          <w:szCs w:val="21"/>
        </w:rPr>
        <w:t>S</w:t>
      </w:r>
      <w:r w:rsidR="00B31278" w:rsidRPr="001E4851">
        <w:rPr>
          <w:rFonts w:hint="eastAsia"/>
          <w:sz w:val="21"/>
          <w:szCs w:val="21"/>
        </w:rPr>
        <w:t>集合</w:t>
      </w:r>
      <w:r w:rsidR="0012098D" w:rsidRPr="001E4851">
        <w:rPr>
          <w:rFonts w:hint="eastAsia"/>
          <w:sz w:val="21"/>
          <w:szCs w:val="21"/>
        </w:rPr>
        <w:t xml:space="preserve">, </w:t>
      </w:r>
      <w:r w:rsidR="00B31278" w:rsidRPr="001E4851">
        <w:rPr>
          <w:rFonts w:hint="eastAsia"/>
          <w:sz w:val="21"/>
          <w:szCs w:val="21"/>
        </w:rPr>
        <w:t>然后</w:t>
      </w:r>
      <w:r w:rsidR="006709FD" w:rsidRPr="001E4851">
        <w:rPr>
          <w:rFonts w:hint="eastAsia"/>
          <w:sz w:val="21"/>
          <w:szCs w:val="21"/>
        </w:rPr>
        <w:t>排除</w:t>
      </w:r>
      <w:r w:rsidR="00B31278" w:rsidRPr="001E4851">
        <w:rPr>
          <w:rFonts w:hint="eastAsia"/>
          <w:sz w:val="21"/>
          <w:szCs w:val="21"/>
        </w:rPr>
        <w:t>非闭合的</w:t>
      </w:r>
      <w:r w:rsidR="00BD6B4F">
        <w:rPr>
          <w:rFonts w:hint="eastAsia"/>
          <w:i/>
          <w:sz w:val="21"/>
          <w:szCs w:val="21"/>
        </w:rPr>
        <w:t>P</w:t>
      </w:r>
      <w:r w:rsidR="00B31278" w:rsidRPr="001E4851">
        <w:rPr>
          <w:rFonts w:hint="eastAsia"/>
          <w:i/>
          <w:sz w:val="21"/>
          <w:szCs w:val="21"/>
        </w:rPr>
        <w:t>S</w:t>
      </w:r>
      <w:r w:rsidR="00B31278" w:rsidRPr="001E4851">
        <w:rPr>
          <w:rFonts w:hint="eastAsia"/>
          <w:sz w:val="21"/>
          <w:szCs w:val="21"/>
        </w:rPr>
        <w:t>序列生成</w:t>
      </w:r>
      <w:r w:rsidR="00B31278" w:rsidRPr="001E4851">
        <w:rPr>
          <w:rFonts w:hint="eastAsia"/>
          <w:i/>
          <w:sz w:val="21"/>
          <w:szCs w:val="21"/>
        </w:rPr>
        <w:t>CS</w:t>
      </w:r>
      <w:r w:rsidR="00191F24">
        <w:rPr>
          <w:rFonts w:hint="eastAsia"/>
          <w:sz w:val="21"/>
          <w:szCs w:val="21"/>
        </w:rPr>
        <w:t xml:space="preserve">. </w:t>
      </w:r>
      <w:r w:rsidR="00191F24" w:rsidRPr="003779C5">
        <w:rPr>
          <w:rFonts w:hint="eastAsia"/>
          <w:sz w:val="21"/>
        </w:rPr>
        <w:t>对应</w:t>
      </w:r>
      <w:r w:rsidR="00191F24">
        <w:rPr>
          <w:rFonts w:hint="eastAsia"/>
          <w:sz w:val="21"/>
        </w:rPr>
        <w:t>样本序列数据库</w:t>
      </w:r>
      <w:r w:rsidR="00191F24" w:rsidRPr="00056CE7">
        <w:rPr>
          <w:rFonts w:hint="eastAsia"/>
          <w:i/>
          <w:sz w:val="21"/>
        </w:rPr>
        <w:t>DB</w:t>
      </w:r>
      <w:r w:rsidR="00191F24">
        <w:rPr>
          <w:rFonts w:hint="eastAsia"/>
          <w:sz w:val="21"/>
        </w:rPr>
        <w:t xml:space="preserve">, </w:t>
      </w:r>
      <w:r w:rsidR="00191F24">
        <w:rPr>
          <w:rFonts w:hint="eastAsia"/>
          <w:sz w:val="21"/>
        </w:rPr>
        <w:t>如果</w:t>
      </w:r>
      <w:r w:rsidR="00191F24" w:rsidRPr="00056CE7">
        <w:rPr>
          <w:rFonts w:hint="eastAsia"/>
          <w:i/>
          <w:sz w:val="21"/>
        </w:rPr>
        <w:t>min_sup=</w:t>
      </w:r>
      <w:r w:rsidR="00191F24" w:rsidRPr="00056CE7">
        <w:rPr>
          <w:rFonts w:hint="eastAsia"/>
          <w:sz w:val="21"/>
        </w:rPr>
        <w:t>2</w:t>
      </w:r>
      <w:r w:rsidR="00191F24">
        <w:rPr>
          <w:rFonts w:hint="eastAsia"/>
          <w:sz w:val="21"/>
        </w:rPr>
        <w:t xml:space="preserve">, </w:t>
      </w:r>
      <w:r w:rsidR="00191F24">
        <w:rPr>
          <w:rFonts w:hint="eastAsia"/>
          <w:sz w:val="21"/>
        </w:rPr>
        <w:t>对应的</w:t>
      </w:r>
      <w:r w:rsidR="00191F24" w:rsidRPr="00056CE7">
        <w:rPr>
          <w:rFonts w:hint="eastAsia"/>
          <w:i/>
          <w:sz w:val="21"/>
        </w:rPr>
        <w:t>FS</w:t>
      </w:r>
      <w:r w:rsidR="00191F24">
        <w:rPr>
          <w:rFonts w:hint="eastAsia"/>
          <w:sz w:val="21"/>
        </w:rPr>
        <w:t>集合有</w:t>
      </w:r>
      <w:r w:rsidR="00191F24">
        <w:rPr>
          <w:rFonts w:hint="eastAsia"/>
          <w:sz w:val="21"/>
        </w:rPr>
        <w:t>16</w:t>
      </w:r>
      <w:r w:rsidR="00191F24">
        <w:rPr>
          <w:rFonts w:hint="eastAsia"/>
          <w:sz w:val="21"/>
        </w:rPr>
        <w:t>个序列</w:t>
      </w:r>
      <w:r w:rsidR="00191F24">
        <w:rPr>
          <w:rFonts w:hint="eastAsia"/>
          <w:sz w:val="21"/>
        </w:rPr>
        <w:t>(</w:t>
      </w:r>
      <w:r w:rsidR="00191F24">
        <w:rPr>
          <w:rFonts w:hint="eastAsia"/>
          <w:sz w:val="21"/>
        </w:rPr>
        <w:t>详见图</w:t>
      </w:r>
      <w:r w:rsidR="00191F24">
        <w:rPr>
          <w:rFonts w:hint="eastAsia"/>
          <w:sz w:val="21"/>
        </w:rPr>
        <w:t>1</w:t>
      </w:r>
      <w:r w:rsidR="00117863">
        <w:rPr>
          <w:rFonts w:hint="eastAsia"/>
          <w:sz w:val="21"/>
        </w:rPr>
        <w:t>(a)</w:t>
      </w:r>
      <w:r w:rsidR="00191F24">
        <w:rPr>
          <w:rFonts w:hint="eastAsia"/>
          <w:sz w:val="21"/>
        </w:rPr>
        <w:t xml:space="preserve">), </w:t>
      </w:r>
      <w:r w:rsidR="00191F24" w:rsidRPr="002E6767">
        <w:rPr>
          <w:rFonts w:hint="eastAsia"/>
          <w:i/>
          <w:sz w:val="21"/>
        </w:rPr>
        <w:t>LS</w:t>
      </w:r>
      <w:r w:rsidR="00191F24">
        <w:rPr>
          <w:rFonts w:hint="eastAsia"/>
          <w:sz w:val="21"/>
        </w:rPr>
        <w:t>集合有</w:t>
      </w:r>
      <w:r w:rsidR="00191F24">
        <w:rPr>
          <w:rFonts w:hint="eastAsia"/>
          <w:sz w:val="21"/>
        </w:rPr>
        <w:t>10</w:t>
      </w:r>
      <w:r w:rsidR="00191F24">
        <w:rPr>
          <w:rFonts w:hint="eastAsia"/>
          <w:sz w:val="21"/>
        </w:rPr>
        <w:t>个序列</w:t>
      </w:r>
      <w:r w:rsidR="00191F24">
        <w:rPr>
          <w:rFonts w:hint="eastAsia"/>
          <w:sz w:val="21"/>
        </w:rPr>
        <w:t>(</w:t>
      </w:r>
      <w:r w:rsidR="00191F24">
        <w:rPr>
          <w:rFonts w:hint="eastAsia"/>
          <w:sz w:val="21"/>
        </w:rPr>
        <w:t>详见图</w:t>
      </w:r>
      <w:r w:rsidR="008B6A6A">
        <w:rPr>
          <w:rFonts w:hint="eastAsia"/>
          <w:sz w:val="21"/>
        </w:rPr>
        <w:t>1</w:t>
      </w:r>
      <w:r w:rsidR="00117863">
        <w:rPr>
          <w:rFonts w:hint="eastAsia"/>
          <w:sz w:val="21"/>
        </w:rPr>
        <w:t>(b)</w:t>
      </w:r>
      <w:r w:rsidR="00191F24">
        <w:rPr>
          <w:rFonts w:hint="eastAsia"/>
          <w:sz w:val="21"/>
        </w:rPr>
        <w:t xml:space="preserve">), </w:t>
      </w:r>
      <w:r w:rsidR="00191F24">
        <w:rPr>
          <w:rFonts w:hint="eastAsia"/>
          <w:sz w:val="21"/>
        </w:rPr>
        <w:t>而</w:t>
      </w:r>
      <w:r w:rsidR="00191F24" w:rsidRPr="002E6767">
        <w:rPr>
          <w:rFonts w:hint="eastAsia"/>
          <w:i/>
          <w:sz w:val="21"/>
        </w:rPr>
        <w:t>CS</w:t>
      </w:r>
      <w:r w:rsidR="00191F24">
        <w:rPr>
          <w:rFonts w:hint="eastAsia"/>
          <w:sz w:val="21"/>
        </w:rPr>
        <w:t>集合仅有</w:t>
      </w:r>
      <w:r w:rsidR="00191F24">
        <w:rPr>
          <w:rFonts w:hint="eastAsia"/>
          <w:sz w:val="21"/>
        </w:rPr>
        <w:t>8</w:t>
      </w:r>
      <w:r w:rsidR="00191F24">
        <w:rPr>
          <w:rFonts w:hint="eastAsia"/>
          <w:sz w:val="21"/>
        </w:rPr>
        <w:t>个序列</w:t>
      </w:r>
      <w:r w:rsidR="00992E1C">
        <w:rPr>
          <w:rFonts w:hint="eastAsia"/>
          <w:sz w:val="21"/>
        </w:rPr>
        <w:t>(</w:t>
      </w:r>
      <w:r w:rsidR="008B6A6A">
        <w:rPr>
          <w:rFonts w:hint="eastAsia"/>
          <w:sz w:val="21"/>
        </w:rPr>
        <w:t>详见</w:t>
      </w:r>
      <w:r w:rsidR="00F12BF5">
        <w:rPr>
          <w:rFonts w:hint="eastAsia"/>
          <w:sz w:val="21"/>
        </w:rPr>
        <w:t>图</w:t>
      </w:r>
      <w:r w:rsidR="00F12BF5">
        <w:rPr>
          <w:rFonts w:hint="eastAsia"/>
          <w:sz w:val="21"/>
        </w:rPr>
        <w:t>1(c)</w:t>
      </w:r>
      <w:r w:rsidR="00992E1C">
        <w:rPr>
          <w:rFonts w:hint="eastAsia"/>
          <w:sz w:val="21"/>
        </w:rPr>
        <w:t>)</w:t>
      </w:r>
      <w:r w:rsidR="00191F24">
        <w:rPr>
          <w:rFonts w:hint="eastAsia"/>
          <w:sz w:val="21"/>
        </w:rPr>
        <w:t xml:space="preserve">, </w:t>
      </w:r>
      <w:r w:rsidR="00C968B2">
        <w:rPr>
          <w:rFonts w:hint="eastAsia"/>
          <w:sz w:val="21"/>
          <w:szCs w:val="21"/>
        </w:rPr>
        <w:t>满足</w:t>
      </w:r>
      <m:oMath>
        <m:r>
          <w:rPr>
            <w:rFonts w:ascii="Cambria Math" w:hAnsi="Cambria Math"/>
            <w:sz w:val="21"/>
            <w:szCs w:val="21"/>
          </w:rPr>
          <m:t>CS⊆LS⊆FS</m:t>
        </m:r>
      </m:oMath>
      <w:r w:rsidR="00B31278" w:rsidRPr="001E4851">
        <w:rPr>
          <w:rFonts w:hint="eastAsia"/>
          <w:sz w:val="21"/>
          <w:szCs w:val="21"/>
        </w:rPr>
        <w:t>.</w:t>
      </w:r>
    </w:p>
    <w:p w:rsidR="00CB2F7B" w:rsidRDefault="00B67F7C" w:rsidP="00F12BF5">
      <w:pPr>
        <w:keepNext/>
        <w:spacing w:line="0" w:lineRule="atLeast"/>
      </w:pPr>
      <w:r>
        <w:object w:dxaOrig="1681" w:dyaOrig="1291">
          <v:shape id="_x0000_i1031" type="#_x0000_t75" style="width:125pt;height:95.5pt" o:ole="">
            <v:imagedata r:id="rId24" o:title=""/>
          </v:shape>
          <o:OLEObject Type="Embed" ProgID="Visio.Drawing.11" ShapeID="_x0000_i1031" DrawAspect="Content" ObjectID="_1461351582" r:id="rId25"/>
        </w:object>
      </w:r>
      <w:r w:rsidR="006663FC">
        <w:object w:dxaOrig="1311" w:dyaOrig="1376">
          <v:shape id="_x0000_i1032" type="#_x0000_t75" style="width:96pt;height:96pt" o:ole="">
            <v:imagedata r:id="rId26" o:title=""/>
          </v:shape>
          <o:OLEObject Type="Embed" ProgID="Visio.Drawing.11" ShapeID="_x0000_i1032" DrawAspect="Content" ObjectID="_1461351583" r:id="rId27"/>
        </w:object>
      </w:r>
    </w:p>
    <w:p w:rsidR="00F12BF5" w:rsidRDefault="00F12BF5" w:rsidP="00F12BF5">
      <w:pPr>
        <w:keepNext/>
        <w:spacing w:line="20" w:lineRule="atLeast"/>
        <w:ind w:firstLineChars="700" w:firstLine="1050"/>
      </w:pPr>
      <w:r w:rsidRPr="00CB2F7B">
        <w:rPr>
          <w:rFonts w:hint="eastAsia"/>
          <w:sz w:val="15"/>
        </w:rPr>
        <w:t>(</w:t>
      </w:r>
      <w:r>
        <w:rPr>
          <w:rFonts w:hint="eastAsia"/>
          <w:sz w:val="15"/>
        </w:rPr>
        <w:t>a</w:t>
      </w:r>
      <w:r w:rsidRPr="00CB2F7B">
        <w:rPr>
          <w:rFonts w:hint="eastAsia"/>
          <w:sz w:val="15"/>
        </w:rPr>
        <w:t>)</w:t>
      </w:r>
      <w:r>
        <w:rPr>
          <w:rFonts w:hint="eastAsia"/>
          <w:sz w:val="15"/>
        </w:rPr>
        <w:t xml:space="preserve">             (c)            (b)</w:t>
      </w:r>
    </w:p>
    <w:tbl>
      <w:tblPr>
        <w:tblStyle w:val="af2"/>
        <w:tblW w:w="0" w:type="auto"/>
        <w:jc w:val="center"/>
        <w:tblLook w:val="04A0" w:firstRow="1" w:lastRow="0" w:firstColumn="1" w:lastColumn="0" w:noHBand="0" w:noVBand="1"/>
      </w:tblPr>
      <w:tblGrid>
        <w:gridCol w:w="593"/>
        <w:gridCol w:w="1216"/>
        <w:gridCol w:w="851"/>
      </w:tblGrid>
      <w:tr w:rsidR="00722D2E" w:rsidRPr="00BC64B5" w:rsidTr="00CB2F7B">
        <w:trPr>
          <w:jc w:val="center"/>
        </w:trPr>
        <w:tc>
          <w:tcPr>
            <w:tcW w:w="593" w:type="dxa"/>
            <w:tcBorders>
              <w:bottom w:val="single" w:sz="4" w:space="0" w:color="auto"/>
            </w:tcBorders>
          </w:tcPr>
          <w:p w:rsidR="00722D2E" w:rsidRPr="00BC64B5" w:rsidRDefault="00722D2E" w:rsidP="00CB2F7B">
            <w:pPr>
              <w:pStyle w:val="a0"/>
              <w:snapToGrid w:val="0"/>
              <w:ind w:firstLineChars="0" w:firstLine="0"/>
              <w:rPr>
                <w:b/>
                <w:sz w:val="15"/>
                <w:szCs w:val="15"/>
              </w:rPr>
            </w:pPr>
            <w:r w:rsidRPr="00BC64B5">
              <w:rPr>
                <w:rFonts w:hint="eastAsia"/>
                <w:b/>
                <w:sz w:val="15"/>
                <w:szCs w:val="15"/>
              </w:rPr>
              <w:t>ID</w:t>
            </w:r>
          </w:p>
        </w:tc>
        <w:tc>
          <w:tcPr>
            <w:tcW w:w="1216" w:type="dxa"/>
            <w:tcBorders>
              <w:bottom w:val="single" w:sz="4" w:space="0" w:color="auto"/>
            </w:tcBorders>
          </w:tcPr>
          <w:p w:rsidR="00722D2E" w:rsidRPr="00BC64B5" w:rsidRDefault="00722D2E" w:rsidP="00CB2F7B">
            <w:pPr>
              <w:pStyle w:val="a0"/>
              <w:snapToGrid w:val="0"/>
              <w:ind w:firstLineChars="0" w:firstLine="0"/>
              <w:rPr>
                <w:b/>
                <w:sz w:val="15"/>
                <w:szCs w:val="15"/>
              </w:rPr>
            </w:pPr>
            <w:r>
              <w:rPr>
                <w:rFonts w:hint="eastAsia"/>
                <w:b/>
                <w:sz w:val="15"/>
                <w:szCs w:val="15"/>
              </w:rPr>
              <w:t>序列模式</w:t>
            </w:r>
          </w:p>
        </w:tc>
        <w:tc>
          <w:tcPr>
            <w:tcW w:w="851" w:type="dxa"/>
            <w:tcBorders>
              <w:bottom w:val="single" w:sz="4" w:space="0" w:color="auto"/>
            </w:tcBorders>
          </w:tcPr>
          <w:p w:rsidR="00722D2E" w:rsidRDefault="00722D2E" w:rsidP="00CB2F7B">
            <w:pPr>
              <w:pStyle w:val="a0"/>
              <w:snapToGrid w:val="0"/>
              <w:ind w:firstLineChars="0" w:firstLine="0"/>
              <w:rPr>
                <w:b/>
                <w:sz w:val="15"/>
                <w:szCs w:val="15"/>
              </w:rPr>
            </w:pPr>
            <w:r>
              <w:rPr>
                <w:rFonts w:hint="eastAsia"/>
                <w:b/>
                <w:sz w:val="15"/>
                <w:szCs w:val="15"/>
              </w:rPr>
              <w:t>计数</w:t>
            </w:r>
          </w:p>
        </w:tc>
      </w:tr>
      <w:tr w:rsidR="00722D2E" w:rsidRPr="00BC64B5" w:rsidTr="00CB2F7B">
        <w:trPr>
          <w:jc w:val="center"/>
        </w:trPr>
        <w:tc>
          <w:tcPr>
            <w:tcW w:w="593" w:type="dxa"/>
            <w:tcBorders>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bottom w:val="nil"/>
            </w:tcBorders>
          </w:tcPr>
          <w:p w:rsidR="00722D2E" w:rsidRPr="00BC64B5" w:rsidRDefault="00722D2E" w:rsidP="00CB2F7B">
            <w:pPr>
              <w:tabs>
                <w:tab w:val="left" w:pos="357"/>
              </w:tabs>
              <w:autoSpaceDE w:val="0"/>
              <w:autoSpaceDN w:val="0"/>
              <w:snapToGrid w:val="0"/>
              <w:rPr>
                <w:rFonts w:ascii="Times" w:hAnsi="Times" w:cs="Calibri"/>
                <w:color w:val="000000"/>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rPr>
              <w:t>2</w:t>
            </w:r>
          </w:p>
        </w:tc>
        <w:tc>
          <w:tcPr>
            <w:tcW w:w="851" w:type="dxa"/>
            <w:tcBorders>
              <w:bottom w:val="nil"/>
            </w:tcBorders>
          </w:tcPr>
          <w:p w:rsidR="00722D2E" w:rsidRPr="00BC64B5" w:rsidRDefault="00B26906" w:rsidP="00CB2F7B">
            <w:pPr>
              <w:tabs>
                <w:tab w:val="left" w:pos="357"/>
              </w:tabs>
              <w:autoSpaceDE w:val="0"/>
              <w:autoSpaceDN w:val="0"/>
              <w:snapToGrid w:val="0"/>
              <w:rPr>
                <w:rFonts w:ascii="Times" w:hAnsi="Times" w:cs="Calibri"/>
                <w:color w:val="000000"/>
                <w:sz w:val="15"/>
                <w:szCs w:val="15"/>
              </w:rPr>
            </w:pPr>
            <w:r>
              <w:rPr>
                <w:rFonts w:ascii="Times" w:hAnsi="Times" w:cs="Calibri" w:hint="eastAsia"/>
                <w:color w:val="000000"/>
                <w:sz w:val="15"/>
                <w:szCs w:val="15"/>
              </w:rPr>
              <w:t>9</w:t>
            </w:r>
          </w:p>
        </w:tc>
      </w:tr>
      <w:tr w:rsidR="00722D2E" w:rsidRPr="00BC64B5" w:rsidTr="00CB2F7B">
        <w:trPr>
          <w:jc w:val="center"/>
        </w:trPr>
        <w:tc>
          <w:tcPr>
            <w:tcW w:w="593" w:type="dxa"/>
            <w:tcBorders>
              <w:top w:val="nil"/>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bottom w:val="nil"/>
            </w:tcBorders>
          </w:tcPr>
          <w:p w:rsidR="00722D2E" w:rsidRPr="00BC64B5" w:rsidRDefault="00722D2E" w:rsidP="00CB2F7B">
            <w:pPr>
              <w:tabs>
                <w:tab w:val="left" w:pos="357"/>
              </w:tabs>
              <w:autoSpaceDE w:val="0"/>
              <w:autoSpaceDN w:val="0"/>
              <w:snapToGrid w:val="0"/>
              <w:rPr>
                <w:rFonts w:ascii="Times" w:hAnsi="Times" w:cs="Calibri"/>
                <w:color w:val="000000"/>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rPr>
              <w:t>3</w:t>
            </w:r>
          </w:p>
        </w:tc>
        <w:tc>
          <w:tcPr>
            <w:tcW w:w="851" w:type="dxa"/>
            <w:tcBorders>
              <w:top w:val="nil"/>
              <w:bottom w:val="nil"/>
            </w:tcBorders>
          </w:tcPr>
          <w:p w:rsidR="00722D2E" w:rsidRPr="00BC64B5" w:rsidRDefault="00B26906" w:rsidP="00CB2F7B">
            <w:pPr>
              <w:tabs>
                <w:tab w:val="left" w:pos="357"/>
              </w:tabs>
              <w:autoSpaceDE w:val="0"/>
              <w:autoSpaceDN w:val="0"/>
              <w:snapToGrid w:val="0"/>
              <w:rPr>
                <w:rFonts w:ascii="Times" w:hAnsi="Times" w:cs="Calibri"/>
                <w:color w:val="000000"/>
                <w:sz w:val="15"/>
                <w:szCs w:val="15"/>
              </w:rPr>
            </w:pPr>
            <w:r>
              <w:rPr>
                <w:rFonts w:ascii="Times" w:hAnsi="Times" w:cs="Calibri" w:hint="eastAsia"/>
                <w:color w:val="000000"/>
                <w:sz w:val="15"/>
                <w:szCs w:val="15"/>
              </w:rPr>
              <w:t>10</w:t>
            </w:r>
          </w:p>
        </w:tc>
      </w:tr>
      <w:tr w:rsidR="00722D2E" w:rsidRPr="00BC64B5" w:rsidTr="00CB2F7B">
        <w:trPr>
          <w:jc w:val="center"/>
        </w:trPr>
        <w:tc>
          <w:tcPr>
            <w:tcW w:w="593" w:type="dxa"/>
            <w:tcBorders>
              <w:top w:val="nil"/>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bottom w:val="nil"/>
            </w:tcBorders>
          </w:tcPr>
          <w:p w:rsidR="00722D2E" w:rsidRPr="00BC64B5" w:rsidRDefault="00722D2E" w:rsidP="00CB2F7B">
            <w:pPr>
              <w:pStyle w:val="a0"/>
              <w:snapToGrid w:val="0"/>
              <w:ind w:firstLineChars="0" w:firstLine="0"/>
              <w:rPr>
                <w:rFonts w:ascii="Times" w:hAnsi="Times"/>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rPr>
              <w:t>2</w:t>
            </w:r>
            <w:r w:rsidRPr="00BC64B5">
              <w:rPr>
                <w:rFonts w:ascii="Times" w:hAnsi="Times" w:cs="宋体" w:hint="eastAsia"/>
                <w:color w:val="000000"/>
                <w:sz w:val="15"/>
                <w:szCs w:val="15"/>
              </w:rPr>
              <w:t>→</w:t>
            </w:r>
            <w:r w:rsidRPr="00BC64B5">
              <w:rPr>
                <w:rFonts w:ascii="Times" w:hAnsi="Times" w:cs="Calibri"/>
                <w:color w:val="000000"/>
                <w:sz w:val="15"/>
                <w:szCs w:val="15"/>
              </w:rPr>
              <w:t>I</w:t>
            </w:r>
            <w:r w:rsidR="004B1AC6">
              <w:rPr>
                <w:rFonts w:ascii="Times" w:hAnsi="Times" w:cs="Calibri" w:hint="eastAsia"/>
                <w:color w:val="000000"/>
                <w:sz w:val="15"/>
                <w:szCs w:val="15"/>
                <w:vertAlign w:val="subscript"/>
              </w:rPr>
              <w:t>3</w:t>
            </w:r>
          </w:p>
        </w:tc>
        <w:tc>
          <w:tcPr>
            <w:tcW w:w="851" w:type="dxa"/>
            <w:tcBorders>
              <w:top w:val="nil"/>
              <w:bottom w:val="nil"/>
            </w:tcBorders>
          </w:tcPr>
          <w:p w:rsidR="00722D2E" w:rsidRPr="00BC64B5" w:rsidRDefault="00B67F7C" w:rsidP="00B67F7C">
            <w:pPr>
              <w:pStyle w:val="a0"/>
              <w:snapToGrid w:val="0"/>
              <w:ind w:firstLineChars="0" w:firstLine="0"/>
              <w:rPr>
                <w:rFonts w:ascii="Times" w:hAnsi="Times" w:cs="Calibri"/>
                <w:color w:val="000000"/>
                <w:sz w:val="15"/>
                <w:szCs w:val="15"/>
              </w:rPr>
            </w:pPr>
            <w:r>
              <w:rPr>
                <w:rFonts w:ascii="Times" w:hAnsi="Times" w:cs="Calibri" w:hint="eastAsia"/>
                <w:color w:val="000000"/>
                <w:sz w:val="15"/>
                <w:szCs w:val="15"/>
              </w:rPr>
              <w:t>7</w:t>
            </w:r>
          </w:p>
        </w:tc>
      </w:tr>
      <w:tr w:rsidR="00722D2E" w:rsidRPr="00BC64B5" w:rsidTr="00CB2F7B">
        <w:trPr>
          <w:jc w:val="center"/>
        </w:trPr>
        <w:tc>
          <w:tcPr>
            <w:tcW w:w="593" w:type="dxa"/>
            <w:tcBorders>
              <w:top w:val="nil"/>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bottom w:val="nil"/>
            </w:tcBorders>
          </w:tcPr>
          <w:p w:rsidR="00722D2E" w:rsidRPr="00BC64B5" w:rsidRDefault="00722D2E" w:rsidP="00CB2F7B">
            <w:pPr>
              <w:pStyle w:val="a0"/>
              <w:snapToGrid w:val="0"/>
              <w:ind w:firstLineChars="0" w:firstLine="0"/>
              <w:rPr>
                <w:rFonts w:ascii="Times" w:hAnsi="Times"/>
                <w:sz w:val="15"/>
                <w:szCs w:val="15"/>
              </w:rPr>
            </w:pPr>
            <w:r w:rsidRPr="00BC64B5">
              <w:rPr>
                <w:rFonts w:ascii="Times" w:hAnsi="Times" w:cs="Calibri"/>
                <w:color w:val="000000"/>
                <w:sz w:val="15"/>
                <w:szCs w:val="15"/>
              </w:rPr>
              <w:t>I</w:t>
            </w:r>
            <w:r w:rsidR="004B1AC6">
              <w:rPr>
                <w:rFonts w:ascii="Times" w:hAnsi="Times" w:cs="Calibri" w:hint="eastAsia"/>
                <w:color w:val="000000"/>
                <w:sz w:val="15"/>
                <w:szCs w:val="15"/>
                <w:vertAlign w:val="subscript"/>
              </w:rPr>
              <w:t>3</w:t>
            </w:r>
            <w:r w:rsidRPr="00BC64B5">
              <w:rPr>
                <w:rFonts w:ascii="Times" w:hAnsi="Times" w:cs="宋体" w:hint="eastAsia"/>
                <w:color w:val="000000"/>
                <w:sz w:val="15"/>
                <w:szCs w:val="15"/>
              </w:rPr>
              <w:t>→</w:t>
            </w:r>
            <w:r w:rsidRPr="00BC64B5">
              <w:rPr>
                <w:rFonts w:ascii="Times" w:hAnsi="Times" w:cs="Calibri"/>
                <w:color w:val="000000"/>
                <w:sz w:val="15"/>
                <w:szCs w:val="15"/>
              </w:rPr>
              <w:t>I</w:t>
            </w:r>
            <w:r w:rsidR="004B1AC6">
              <w:rPr>
                <w:rFonts w:ascii="Times" w:hAnsi="Times" w:cs="Calibri" w:hint="eastAsia"/>
                <w:color w:val="000000"/>
                <w:sz w:val="15"/>
                <w:szCs w:val="15"/>
                <w:vertAlign w:val="subscript"/>
              </w:rPr>
              <w:t>1</w:t>
            </w:r>
          </w:p>
        </w:tc>
        <w:tc>
          <w:tcPr>
            <w:tcW w:w="851" w:type="dxa"/>
            <w:tcBorders>
              <w:top w:val="nil"/>
              <w:bottom w:val="nil"/>
            </w:tcBorders>
          </w:tcPr>
          <w:p w:rsidR="00722D2E" w:rsidRPr="00BC64B5" w:rsidRDefault="00722D2E" w:rsidP="00CB2F7B">
            <w:pPr>
              <w:pStyle w:val="a0"/>
              <w:snapToGrid w:val="0"/>
              <w:ind w:firstLineChars="0" w:firstLine="0"/>
              <w:rPr>
                <w:rFonts w:ascii="Times" w:hAnsi="Times" w:cs="Calibri"/>
                <w:color w:val="000000"/>
                <w:sz w:val="15"/>
                <w:szCs w:val="15"/>
              </w:rPr>
            </w:pPr>
            <w:r>
              <w:rPr>
                <w:rFonts w:ascii="Times" w:hAnsi="Times" w:cs="Calibri" w:hint="eastAsia"/>
                <w:color w:val="000000"/>
                <w:sz w:val="15"/>
                <w:szCs w:val="15"/>
              </w:rPr>
              <w:t>5</w:t>
            </w:r>
          </w:p>
        </w:tc>
      </w:tr>
      <w:tr w:rsidR="00722D2E" w:rsidRPr="00BC64B5" w:rsidTr="00CB2F7B">
        <w:trPr>
          <w:jc w:val="center"/>
        </w:trPr>
        <w:tc>
          <w:tcPr>
            <w:tcW w:w="593" w:type="dxa"/>
            <w:tcBorders>
              <w:top w:val="nil"/>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bottom w:val="nil"/>
            </w:tcBorders>
          </w:tcPr>
          <w:p w:rsidR="00722D2E" w:rsidRPr="00BC64B5" w:rsidRDefault="00722D2E" w:rsidP="00CB2F7B">
            <w:pPr>
              <w:pStyle w:val="a0"/>
              <w:snapToGrid w:val="0"/>
              <w:ind w:firstLineChars="0" w:firstLine="0"/>
              <w:rPr>
                <w:rFonts w:ascii="Times" w:hAnsi="Times"/>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rPr>
              <w:t>3</w:t>
            </w:r>
            <w:r w:rsidRPr="00BC64B5">
              <w:rPr>
                <w:rFonts w:ascii="Times" w:hAnsi="Times" w:cs="宋体" w:hint="eastAsia"/>
                <w:color w:val="000000"/>
                <w:sz w:val="15"/>
                <w:szCs w:val="15"/>
              </w:rPr>
              <w:t>→</w:t>
            </w:r>
            <w:r w:rsidRPr="00BC64B5">
              <w:rPr>
                <w:rFonts w:ascii="Times" w:hAnsi="Times" w:cs="Calibri"/>
                <w:color w:val="000000"/>
                <w:sz w:val="15"/>
                <w:szCs w:val="15"/>
              </w:rPr>
              <w:t>I</w:t>
            </w:r>
            <w:r w:rsidRPr="00BC64B5">
              <w:rPr>
                <w:rFonts w:ascii="Times" w:hAnsi="Times" w:cs="Calibri"/>
                <w:color w:val="000000"/>
                <w:sz w:val="15"/>
                <w:szCs w:val="15"/>
                <w:vertAlign w:val="subscript"/>
              </w:rPr>
              <w:t>2</w:t>
            </w:r>
          </w:p>
        </w:tc>
        <w:tc>
          <w:tcPr>
            <w:tcW w:w="851" w:type="dxa"/>
            <w:tcBorders>
              <w:top w:val="nil"/>
              <w:bottom w:val="nil"/>
            </w:tcBorders>
          </w:tcPr>
          <w:p w:rsidR="00722D2E" w:rsidRPr="00BC64B5" w:rsidRDefault="004B1AC6" w:rsidP="00CB2F7B">
            <w:pPr>
              <w:pStyle w:val="a0"/>
              <w:snapToGrid w:val="0"/>
              <w:ind w:firstLineChars="0" w:firstLine="0"/>
              <w:rPr>
                <w:rFonts w:ascii="Times" w:hAnsi="Times" w:cs="Calibri"/>
                <w:color w:val="000000"/>
                <w:sz w:val="15"/>
                <w:szCs w:val="15"/>
              </w:rPr>
            </w:pPr>
            <w:r>
              <w:rPr>
                <w:rFonts w:ascii="Times" w:hAnsi="Times" w:cs="Calibri" w:hint="eastAsia"/>
                <w:color w:val="000000"/>
                <w:sz w:val="15"/>
                <w:szCs w:val="15"/>
              </w:rPr>
              <w:t>2</w:t>
            </w:r>
          </w:p>
        </w:tc>
      </w:tr>
      <w:tr w:rsidR="00722D2E" w:rsidRPr="00BC64B5" w:rsidTr="00CB2F7B">
        <w:trPr>
          <w:jc w:val="center"/>
        </w:trPr>
        <w:tc>
          <w:tcPr>
            <w:tcW w:w="593" w:type="dxa"/>
            <w:tcBorders>
              <w:top w:val="nil"/>
              <w:bottom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bottom w:val="nil"/>
            </w:tcBorders>
          </w:tcPr>
          <w:p w:rsidR="00722D2E" w:rsidRPr="00BC64B5" w:rsidRDefault="004B1AC6" w:rsidP="00CB2F7B">
            <w:pPr>
              <w:pStyle w:val="a0"/>
              <w:snapToGrid w:val="0"/>
              <w:ind w:firstLineChars="0" w:firstLine="0"/>
              <w:rPr>
                <w:rFonts w:ascii="Times" w:hAnsi="Times"/>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rPr>
              <w:t>2</w:t>
            </w:r>
            <w:r w:rsidRPr="00BC64B5">
              <w:rPr>
                <w:rFonts w:ascii="Times" w:hAnsi="Times" w:cs="宋体" w:hint="eastAsia"/>
                <w:color w:val="000000"/>
                <w:sz w:val="15"/>
                <w:szCs w:val="15"/>
              </w:rPr>
              <w:t>→</w:t>
            </w:r>
            <w:r w:rsidRPr="00BC64B5">
              <w:rPr>
                <w:rFonts w:ascii="Times" w:hAnsi="Times" w:cs="Calibri"/>
                <w:color w:val="000000"/>
                <w:sz w:val="15"/>
                <w:szCs w:val="15"/>
              </w:rPr>
              <w:t>I</w:t>
            </w:r>
            <w:r w:rsidRPr="00BC64B5">
              <w:rPr>
                <w:rFonts w:ascii="Times" w:hAnsi="Times" w:cs="Calibri"/>
                <w:color w:val="000000"/>
                <w:sz w:val="15"/>
                <w:szCs w:val="15"/>
                <w:vertAlign w:val="subscript"/>
              </w:rPr>
              <w:t>3</w:t>
            </w:r>
            <w:r w:rsidRPr="00BC64B5">
              <w:rPr>
                <w:rFonts w:ascii="Times" w:hAnsi="Times" w:cs="宋体" w:hint="eastAsia"/>
                <w:color w:val="000000"/>
                <w:sz w:val="15"/>
                <w:szCs w:val="15"/>
              </w:rPr>
              <w:t>→</w:t>
            </w:r>
            <w:r w:rsidRPr="00BC64B5">
              <w:rPr>
                <w:rFonts w:ascii="Times" w:hAnsi="Times" w:cs="Calibri"/>
                <w:color w:val="000000"/>
                <w:sz w:val="15"/>
                <w:szCs w:val="15"/>
              </w:rPr>
              <w:t>I</w:t>
            </w:r>
            <w:r w:rsidRPr="00BC64B5">
              <w:rPr>
                <w:rFonts w:ascii="Times" w:hAnsi="Times" w:cs="Calibri"/>
                <w:color w:val="000000"/>
                <w:sz w:val="15"/>
                <w:szCs w:val="15"/>
                <w:vertAlign w:val="subscript"/>
              </w:rPr>
              <w:t>1</w:t>
            </w:r>
          </w:p>
        </w:tc>
        <w:tc>
          <w:tcPr>
            <w:tcW w:w="851" w:type="dxa"/>
            <w:tcBorders>
              <w:top w:val="nil"/>
              <w:bottom w:val="nil"/>
            </w:tcBorders>
          </w:tcPr>
          <w:p w:rsidR="00722D2E" w:rsidRPr="00BC64B5" w:rsidRDefault="00B67F7C" w:rsidP="00CB2F7B">
            <w:pPr>
              <w:pStyle w:val="a0"/>
              <w:snapToGrid w:val="0"/>
              <w:ind w:firstLineChars="0" w:firstLine="0"/>
              <w:rPr>
                <w:rFonts w:ascii="Times" w:hAnsi="Times" w:cs="Calibri"/>
                <w:color w:val="000000"/>
                <w:sz w:val="15"/>
                <w:szCs w:val="15"/>
              </w:rPr>
            </w:pPr>
            <w:r>
              <w:rPr>
                <w:rFonts w:ascii="Times" w:hAnsi="Times" w:cs="Calibri" w:hint="eastAsia"/>
                <w:color w:val="000000"/>
                <w:sz w:val="15"/>
                <w:szCs w:val="15"/>
              </w:rPr>
              <w:t>4</w:t>
            </w:r>
          </w:p>
        </w:tc>
      </w:tr>
      <w:tr w:rsidR="00722D2E" w:rsidRPr="00BC64B5" w:rsidTr="00CB2F7B">
        <w:trPr>
          <w:jc w:val="center"/>
        </w:trPr>
        <w:tc>
          <w:tcPr>
            <w:tcW w:w="593" w:type="dxa"/>
            <w:tcBorders>
              <w:top w:val="nil"/>
            </w:tcBorders>
          </w:tcPr>
          <w:p w:rsidR="00722D2E" w:rsidRPr="00BC64B5" w:rsidRDefault="00722D2E" w:rsidP="003B5BD5">
            <w:pPr>
              <w:pStyle w:val="a0"/>
              <w:numPr>
                <w:ilvl w:val="0"/>
                <w:numId w:val="15"/>
              </w:numPr>
              <w:snapToGrid w:val="0"/>
              <w:ind w:firstLineChars="0"/>
              <w:rPr>
                <w:rFonts w:ascii="Times" w:hAnsi="Times"/>
                <w:sz w:val="15"/>
                <w:szCs w:val="15"/>
              </w:rPr>
            </w:pPr>
          </w:p>
        </w:tc>
        <w:tc>
          <w:tcPr>
            <w:tcW w:w="1216" w:type="dxa"/>
            <w:tcBorders>
              <w:top w:val="nil"/>
            </w:tcBorders>
          </w:tcPr>
          <w:p w:rsidR="00722D2E" w:rsidRPr="00BC64B5" w:rsidRDefault="00722D2E" w:rsidP="00CB2F7B">
            <w:pPr>
              <w:tabs>
                <w:tab w:val="left" w:pos="357"/>
              </w:tabs>
              <w:autoSpaceDE w:val="0"/>
              <w:autoSpaceDN w:val="0"/>
              <w:snapToGrid w:val="0"/>
              <w:rPr>
                <w:rFonts w:ascii="Times" w:hAnsi="Times" w:cs="Calibri"/>
                <w:color w:val="000000"/>
                <w:sz w:val="15"/>
                <w:szCs w:val="15"/>
              </w:rPr>
            </w:pPr>
            <w:r w:rsidRPr="00BC64B5">
              <w:rPr>
                <w:rFonts w:ascii="Times" w:hAnsi="Times" w:cs="Calibri"/>
                <w:color w:val="000000"/>
                <w:sz w:val="15"/>
                <w:szCs w:val="15"/>
              </w:rPr>
              <w:t>I</w:t>
            </w:r>
            <w:r w:rsidRPr="00BC64B5">
              <w:rPr>
                <w:rFonts w:ascii="Times" w:hAnsi="Times" w:cs="Calibri"/>
                <w:color w:val="000000"/>
                <w:sz w:val="15"/>
                <w:szCs w:val="15"/>
                <w:vertAlign w:val="subscript"/>
                <w:lang w:val="zh-CN"/>
              </w:rPr>
              <w:t>3</w:t>
            </w:r>
            <w:r w:rsidRPr="00BC64B5">
              <w:rPr>
                <w:rFonts w:ascii="Times" w:hAnsi="Times" w:cs="宋体" w:hint="eastAsia"/>
                <w:color w:val="000000"/>
                <w:sz w:val="15"/>
                <w:szCs w:val="15"/>
              </w:rPr>
              <w:t>→</w:t>
            </w:r>
            <w:r w:rsidRPr="00BC64B5">
              <w:rPr>
                <w:rFonts w:ascii="Times" w:hAnsi="Times" w:cs="Calibri"/>
                <w:color w:val="000000"/>
                <w:sz w:val="15"/>
                <w:szCs w:val="15"/>
              </w:rPr>
              <w:t>I</w:t>
            </w:r>
            <w:r w:rsidRPr="00BC64B5">
              <w:rPr>
                <w:rFonts w:ascii="Times" w:hAnsi="Times" w:cs="Calibri"/>
                <w:color w:val="000000"/>
                <w:sz w:val="15"/>
                <w:szCs w:val="15"/>
                <w:vertAlign w:val="subscript"/>
                <w:lang w:val="zh-CN"/>
              </w:rPr>
              <w:t>1</w:t>
            </w:r>
            <w:r w:rsidRPr="00BC64B5">
              <w:rPr>
                <w:rFonts w:ascii="Times" w:hAnsi="Times" w:cs="宋体" w:hint="eastAsia"/>
                <w:color w:val="000000"/>
                <w:sz w:val="15"/>
                <w:szCs w:val="15"/>
              </w:rPr>
              <w:t>→</w:t>
            </w:r>
            <w:r w:rsidRPr="00BC64B5">
              <w:rPr>
                <w:rFonts w:ascii="Times" w:hAnsi="Times" w:cs="Calibri"/>
                <w:color w:val="000000"/>
                <w:sz w:val="15"/>
                <w:szCs w:val="15"/>
              </w:rPr>
              <w:t>I</w:t>
            </w:r>
            <w:r w:rsidRPr="00BC64B5">
              <w:rPr>
                <w:rFonts w:ascii="Times" w:hAnsi="Times" w:cs="Calibri"/>
                <w:color w:val="000000"/>
                <w:sz w:val="15"/>
                <w:szCs w:val="15"/>
                <w:vertAlign w:val="subscript"/>
                <w:lang w:val="zh-CN"/>
              </w:rPr>
              <w:t>2</w:t>
            </w:r>
            <w:r w:rsidRPr="00BC64B5">
              <w:rPr>
                <w:rFonts w:ascii="Times" w:hAnsi="Times" w:cs="宋体" w:hint="eastAsia"/>
                <w:color w:val="000000"/>
                <w:sz w:val="15"/>
                <w:szCs w:val="15"/>
                <w:lang w:val="zh-CN"/>
              </w:rPr>
              <w:t>→</w:t>
            </w:r>
            <w:r w:rsidRPr="00BC64B5">
              <w:rPr>
                <w:rFonts w:ascii="Times" w:hAnsi="Times" w:cs="Calibri"/>
                <w:color w:val="000000"/>
                <w:sz w:val="15"/>
                <w:szCs w:val="15"/>
              </w:rPr>
              <w:t>I</w:t>
            </w:r>
            <w:r w:rsidRPr="00BC64B5">
              <w:rPr>
                <w:rFonts w:ascii="Times" w:hAnsi="Times" w:cs="Calibri"/>
                <w:color w:val="000000"/>
                <w:sz w:val="15"/>
                <w:szCs w:val="15"/>
                <w:vertAlign w:val="subscript"/>
                <w:lang w:val="zh-CN"/>
              </w:rPr>
              <w:t>3</w:t>
            </w:r>
          </w:p>
        </w:tc>
        <w:tc>
          <w:tcPr>
            <w:tcW w:w="851" w:type="dxa"/>
            <w:tcBorders>
              <w:top w:val="nil"/>
            </w:tcBorders>
          </w:tcPr>
          <w:p w:rsidR="00722D2E" w:rsidRPr="00BC64B5" w:rsidRDefault="00722D2E" w:rsidP="00CB2F7B">
            <w:pPr>
              <w:tabs>
                <w:tab w:val="left" w:pos="357"/>
              </w:tabs>
              <w:autoSpaceDE w:val="0"/>
              <w:autoSpaceDN w:val="0"/>
              <w:snapToGrid w:val="0"/>
              <w:rPr>
                <w:rFonts w:ascii="Times" w:hAnsi="Times" w:cs="Calibri"/>
                <w:color w:val="000000"/>
                <w:sz w:val="15"/>
                <w:szCs w:val="15"/>
              </w:rPr>
            </w:pPr>
            <w:r>
              <w:rPr>
                <w:rFonts w:ascii="Times" w:hAnsi="Times" w:cs="Calibri" w:hint="eastAsia"/>
                <w:color w:val="000000"/>
                <w:sz w:val="15"/>
                <w:szCs w:val="15"/>
              </w:rPr>
              <w:t>2</w:t>
            </w:r>
          </w:p>
        </w:tc>
      </w:tr>
    </w:tbl>
    <w:p w:rsidR="00722D2E" w:rsidRPr="0014748F" w:rsidRDefault="00722D2E" w:rsidP="00F12BF5">
      <w:pPr>
        <w:pStyle w:val="a9"/>
        <w:keepNext/>
        <w:spacing w:before="0" w:after="0" w:line="240" w:lineRule="atLeast"/>
        <w:jc w:val="center"/>
        <w:rPr>
          <w:rFonts w:ascii="Times New Roman" w:hAnsi="Times New Roman"/>
        </w:rPr>
      </w:pPr>
      <w:r w:rsidRPr="0014748F">
        <w:rPr>
          <w:rFonts w:ascii="Times New Roman" w:hAnsi="Times New Roman" w:hint="eastAsia"/>
        </w:rPr>
        <w:t>图</w:t>
      </w:r>
      <w:r w:rsidRPr="0014748F">
        <w:rPr>
          <w:rFonts w:ascii="Times New Roman" w:hAnsi="Times New Roman" w:hint="eastAsia"/>
        </w:rPr>
        <w:t xml:space="preserve"> </w:t>
      </w:r>
      <w:r w:rsidRPr="0014748F">
        <w:rPr>
          <w:rFonts w:ascii="Times New Roman" w:hAnsi="Times New Roman"/>
        </w:rPr>
        <w:fldChar w:fldCharType="begin"/>
      </w:r>
      <w:r w:rsidRPr="0014748F">
        <w:rPr>
          <w:rFonts w:ascii="Times New Roman" w:hAnsi="Times New Roman"/>
        </w:rPr>
        <w:instrText xml:space="preserve"> </w:instrText>
      </w:r>
      <w:r w:rsidRPr="0014748F">
        <w:rPr>
          <w:rFonts w:ascii="Times New Roman" w:hAnsi="Times New Roman" w:hint="eastAsia"/>
        </w:rPr>
        <w:instrText xml:space="preserve">SEQ </w:instrText>
      </w:r>
      <w:r w:rsidRPr="0014748F">
        <w:rPr>
          <w:rFonts w:ascii="Times New Roman" w:hAnsi="Times New Roman" w:hint="eastAsia"/>
        </w:rPr>
        <w:instrText>图</w:instrText>
      </w:r>
      <w:r w:rsidRPr="0014748F">
        <w:rPr>
          <w:rFonts w:ascii="Times New Roman" w:hAnsi="Times New Roman" w:hint="eastAsia"/>
        </w:rPr>
        <w:instrText xml:space="preserve"> \* ARABIC</w:instrText>
      </w:r>
      <w:r w:rsidRPr="0014748F">
        <w:rPr>
          <w:rFonts w:ascii="Times New Roman" w:hAnsi="Times New Roman"/>
        </w:rPr>
        <w:instrText xml:space="preserve"> </w:instrText>
      </w:r>
      <w:r w:rsidRPr="0014748F">
        <w:rPr>
          <w:rFonts w:ascii="Times New Roman" w:hAnsi="Times New Roman"/>
        </w:rPr>
        <w:fldChar w:fldCharType="separate"/>
      </w:r>
      <w:r w:rsidR="00287DCD">
        <w:rPr>
          <w:rFonts w:ascii="Times New Roman" w:hAnsi="Times New Roman"/>
          <w:noProof/>
        </w:rPr>
        <w:t>1</w:t>
      </w:r>
      <w:r w:rsidRPr="0014748F">
        <w:rPr>
          <w:rFonts w:ascii="Times New Roman" w:hAnsi="Times New Roman"/>
        </w:rPr>
        <w:fldChar w:fldCharType="end"/>
      </w:r>
      <w:r w:rsidRPr="0014748F">
        <w:rPr>
          <w:rFonts w:ascii="Times New Roman" w:hAnsi="Times New Roman" w:hint="eastAsia"/>
        </w:rPr>
        <w:t xml:space="preserve"> </w:t>
      </w:r>
      <w:r w:rsidRPr="0014748F">
        <w:rPr>
          <w:rFonts w:ascii="Times New Roman" w:hAnsi="Times New Roman" w:hint="eastAsia"/>
        </w:rPr>
        <w:t>频繁序列模式挖掘</w:t>
      </w:r>
    </w:p>
    <w:p w:rsidR="00722D2E" w:rsidRDefault="00722D2E" w:rsidP="00F12BF5">
      <w:pPr>
        <w:pStyle w:val="a9"/>
        <w:keepNext/>
        <w:spacing w:before="0" w:after="0" w:line="240" w:lineRule="atLeast"/>
        <w:jc w:val="center"/>
        <w:rPr>
          <w:rFonts w:ascii="Times New Roman" w:hAnsi="Times New Roman"/>
        </w:rPr>
      </w:pPr>
      <w:r w:rsidRPr="0014748F">
        <w:rPr>
          <w:rFonts w:ascii="Times New Roman" w:hAnsi="Times New Roman"/>
        </w:rPr>
        <w:t xml:space="preserve">Figure </w:t>
      </w:r>
      <w:r w:rsidRPr="0014748F">
        <w:rPr>
          <w:rFonts w:ascii="Times New Roman" w:hAnsi="Times New Roman"/>
        </w:rPr>
        <w:fldChar w:fldCharType="begin"/>
      </w:r>
      <w:r w:rsidRPr="0014748F">
        <w:rPr>
          <w:rFonts w:ascii="Times New Roman" w:hAnsi="Times New Roman"/>
        </w:rPr>
        <w:instrText xml:space="preserve"> SEQ Figure \* ARABIC </w:instrText>
      </w:r>
      <w:r w:rsidRPr="0014748F">
        <w:rPr>
          <w:rFonts w:ascii="Times New Roman" w:hAnsi="Times New Roman"/>
        </w:rPr>
        <w:fldChar w:fldCharType="separate"/>
      </w:r>
      <w:r w:rsidR="00287DCD">
        <w:rPr>
          <w:rFonts w:ascii="Times New Roman" w:hAnsi="Times New Roman"/>
          <w:noProof/>
        </w:rPr>
        <w:t>1</w:t>
      </w:r>
      <w:r w:rsidRPr="0014748F">
        <w:rPr>
          <w:rFonts w:ascii="Times New Roman" w:hAnsi="Times New Roman"/>
        </w:rPr>
        <w:fldChar w:fldCharType="end"/>
      </w:r>
      <w:r w:rsidRPr="0014748F">
        <w:rPr>
          <w:rFonts w:ascii="Times New Roman" w:hAnsi="Times New Roman" w:hint="eastAsia"/>
        </w:rPr>
        <w:t xml:space="preserve"> Frequent Sequential Patterns Mining</w:t>
      </w:r>
    </w:p>
    <w:p w:rsidR="00CD222A" w:rsidRDefault="00CD222A" w:rsidP="000B1924">
      <w:pPr>
        <w:pStyle w:val="a0"/>
        <w:spacing w:beforeLines="25" w:before="78"/>
        <w:ind w:firstLine="420"/>
        <w:rPr>
          <w:sz w:val="21"/>
        </w:rPr>
      </w:pPr>
      <w:r w:rsidRPr="00522EB7">
        <w:rPr>
          <w:rFonts w:hint="eastAsia"/>
          <w:i/>
          <w:sz w:val="21"/>
        </w:rPr>
        <w:t>CS</w:t>
      </w:r>
      <w:r>
        <w:rPr>
          <w:rFonts w:hint="eastAsia"/>
          <w:sz w:val="21"/>
        </w:rPr>
        <w:t>与</w:t>
      </w:r>
      <w:r w:rsidRPr="00056CE7">
        <w:rPr>
          <w:rFonts w:hint="eastAsia"/>
          <w:i/>
          <w:sz w:val="21"/>
        </w:rPr>
        <w:t>FS</w:t>
      </w:r>
      <w:r>
        <w:rPr>
          <w:rFonts w:hint="eastAsia"/>
          <w:sz w:val="21"/>
        </w:rPr>
        <w:t>有着相同的信息表达</w:t>
      </w:r>
      <w:r>
        <w:rPr>
          <w:rFonts w:hint="eastAsia"/>
          <w:sz w:val="21"/>
        </w:rPr>
        <w:t xml:space="preserve">, </w:t>
      </w:r>
      <w:r>
        <w:rPr>
          <w:rFonts w:hint="eastAsia"/>
          <w:sz w:val="21"/>
        </w:rPr>
        <w:t>但具有更少的模式</w:t>
      </w:r>
      <w:r>
        <w:rPr>
          <w:rFonts w:hint="eastAsia"/>
          <w:sz w:val="21"/>
        </w:rPr>
        <w:t xml:space="preserve">. </w:t>
      </w:r>
      <w:r>
        <w:rPr>
          <w:rFonts w:hint="eastAsia"/>
          <w:sz w:val="21"/>
        </w:rPr>
        <w:t>闭合序列模式比频繁序列模式更紧凑</w:t>
      </w:r>
      <w:r>
        <w:rPr>
          <w:rFonts w:hint="eastAsia"/>
          <w:sz w:val="21"/>
        </w:rPr>
        <w:t xml:space="preserve">. </w:t>
      </w:r>
      <w:r>
        <w:rPr>
          <w:rFonts w:hint="eastAsia"/>
          <w:sz w:val="21"/>
        </w:rPr>
        <w:t>即</w:t>
      </w:r>
      <w:r w:rsidRPr="006A46A5">
        <w:rPr>
          <w:rFonts w:hint="eastAsia"/>
          <w:sz w:val="21"/>
        </w:rPr>
        <w:t>挖</w:t>
      </w:r>
      <w:r w:rsidRPr="006A46A5">
        <w:rPr>
          <w:rFonts w:hint="eastAsia"/>
          <w:sz w:val="21"/>
        </w:rPr>
        <w:lastRenderedPageBreak/>
        <w:t>掘</w:t>
      </w:r>
      <w:r>
        <w:rPr>
          <w:rFonts w:hint="eastAsia"/>
          <w:sz w:val="21"/>
        </w:rPr>
        <w:t>闭序列可以在保持信息完备性的前提下</w:t>
      </w:r>
      <w:r>
        <w:rPr>
          <w:rFonts w:hint="eastAsia"/>
          <w:sz w:val="21"/>
        </w:rPr>
        <w:t xml:space="preserve">, </w:t>
      </w:r>
      <w:r>
        <w:rPr>
          <w:rFonts w:hint="eastAsia"/>
          <w:sz w:val="21"/>
        </w:rPr>
        <w:t>更加有效地解决序列冗余问题</w:t>
      </w:r>
      <w:r>
        <w:rPr>
          <w:rFonts w:hint="eastAsia"/>
          <w:sz w:val="21"/>
        </w:rPr>
        <w:t>.</w:t>
      </w:r>
      <w:r>
        <w:rPr>
          <w:rStyle w:val="afb"/>
        </w:rPr>
        <w:footnoteReference w:id="1"/>
      </w:r>
    </w:p>
    <w:p w:rsidR="006D2E85" w:rsidRDefault="006D2E85" w:rsidP="00BE05F4">
      <w:pPr>
        <w:pStyle w:val="20"/>
        <w:spacing w:before="78" w:after="78"/>
        <w:rPr>
          <w:sz w:val="21"/>
          <w:szCs w:val="21"/>
        </w:rPr>
      </w:pPr>
      <w:r w:rsidRPr="008C05CA">
        <w:rPr>
          <w:rFonts w:hint="eastAsia"/>
          <w:sz w:val="21"/>
          <w:szCs w:val="21"/>
        </w:rPr>
        <w:t>差分隐私保护</w:t>
      </w:r>
    </w:p>
    <w:p w:rsidR="006D2E85" w:rsidRPr="00D1206D" w:rsidRDefault="006D2E85" w:rsidP="006D667E">
      <w:pPr>
        <w:pStyle w:val="a0"/>
        <w:ind w:firstLine="420"/>
        <w:rPr>
          <w:kern w:val="20"/>
          <w:sz w:val="21"/>
        </w:rPr>
      </w:pPr>
      <w:r w:rsidRPr="00D1206D">
        <w:rPr>
          <w:rFonts w:hint="eastAsia"/>
          <w:kern w:val="20"/>
          <w:sz w:val="21"/>
        </w:rPr>
        <w:t>差分隐私</w:t>
      </w:r>
      <w:r w:rsidR="001E6D15">
        <w:rPr>
          <w:rFonts w:hint="eastAsia"/>
          <w:kern w:val="20"/>
          <w:sz w:val="21"/>
        </w:rPr>
        <w:t>(Differential Privacy</w:t>
      </w:r>
      <w:r w:rsidR="00C61390">
        <w:rPr>
          <w:rFonts w:hint="eastAsia"/>
          <w:kern w:val="20"/>
          <w:sz w:val="21"/>
        </w:rPr>
        <w:t>, DP</w:t>
      </w:r>
      <w:r w:rsidR="001E6D15">
        <w:rPr>
          <w:rFonts w:hint="eastAsia"/>
          <w:kern w:val="20"/>
          <w:sz w:val="21"/>
        </w:rPr>
        <w:t>)</w:t>
      </w:r>
      <w:r w:rsidR="009E0B40" w:rsidRPr="000C759E">
        <w:rPr>
          <w:rFonts w:hint="eastAsia"/>
          <w:sz w:val="21"/>
          <w:szCs w:val="21"/>
          <w:vertAlign w:val="superscript"/>
        </w:rPr>
        <w:t>[</w:t>
      </w:r>
      <w:r w:rsidR="00051F8F">
        <w:rPr>
          <w:rFonts w:hint="eastAsia"/>
          <w:sz w:val="21"/>
          <w:szCs w:val="21"/>
          <w:vertAlign w:val="superscript"/>
        </w:rPr>
        <w:t>5-6, 16-20</w:t>
      </w:r>
      <w:r w:rsidR="009E0B40" w:rsidRPr="000C759E">
        <w:rPr>
          <w:rFonts w:hint="eastAsia"/>
          <w:sz w:val="21"/>
          <w:szCs w:val="21"/>
          <w:vertAlign w:val="superscript"/>
        </w:rPr>
        <w:t>]</w:t>
      </w:r>
      <w:r w:rsidRPr="00D1206D">
        <w:rPr>
          <w:rFonts w:hint="eastAsia"/>
          <w:kern w:val="20"/>
          <w:sz w:val="21"/>
        </w:rPr>
        <w:t>是基于数据失真的隐私保护技术</w:t>
      </w:r>
      <w:r w:rsidR="008171F1">
        <w:rPr>
          <w:rFonts w:hint="eastAsia"/>
          <w:kern w:val="20"/>
          <w:sz w:val="21"/>
        </w:rPr>
        <w:t xml:space="preserve">. </w:t>
      </w:r>
      <w:r w:rsidR="008171F1">
        <w:rPr>
          <w:rFonts w:hint="eastAsia"/>
          <w:sz w:val="21"/>
          <w:szCs w:val="18"/>
          <w:shd w:val="clear" w:color="auto" w:fill="FFFFFF"/>
        </w:rPr>
        <w:t>通过向查询或者分析结果中添加噪音使数据失真</w:t>
      </w:r>
      <w:r w:rsidR="008171F1">
        <w:rPr>
          <w:rFonts w:hint="eastAsia"/>
          <w:sz w:val="21"/>
          <w:szCs w:val="18"/>
          <w:shd w:val="clear" w:color="auto" w:fill="FFFFFF"/>
        </w:rPr>
        <w:t xml:space="preserve">, </w:t>
      </w:r>
      <w:r w:rsidR="00ED3C14" w:rsidRPr="009B4776">
        <w:rPr>
          <w:rFonts w:hint="eastAsia"/>
          <w:kern w:val="20"/>
          <w:sz w:val="21"/>
        </w:rPr>
        <w:t>确保在某一数据集中插入或者删除</w:t>
      </w:r>
      <w:r w:rsidR="00ED3C14">
        <w:rPr>
          <w:rFonts w:hint="eastAsia"/>
          <w:kern w:val="20"/>
          <w:sz w:val="21"/>
        </w:rPr>
        <w:t>某一条记录的操作不会影响任何查询</w:t>
      </w:r>
      <w:r w:rsidR="008171F1">
        <w:rPr>
          <w:rFonts w:hint="eastAsia"/>
          <w:kern w:val="20"/>
          <w:sz w:val="21"/>
        </w:rPr>
        <w:t>的输出结果</w:t>
      </w:r>
      <w:r w:rsidR="008171F1">
        <w:rPr>
          <w:rFonts w:hint="eastAsia"/>
          <w:kern w:val="20"/>
          <w:sz w:val="21"/>
        </w:rPr>
        <w:t xml:space="preserve">, </w:t>
      </w:r>
      <w:r w:rsidR="00ED3C14" w:rsidRPr="009B4776">
        <w:rPr>
          <w:rFonts w:hint="eastAsia"/>
          <w:sz w:val="21"/>
          <w:szCs w:val="18"/>
          <w:shd w:val="clear" w:color="auto" w:fill="FFFFFF"/>
        </w:rPr>
        <w:t>从而达到隐私保护的目的</w:t>
      </w:r>
      <w:r w:rsidR="008171F1">
        <w:rPr>
          <w:rFonts w:hint="eastAsia"/>
          <w:sz w:val="21"/>
          <w:szCs w:val="18"/>
          <w:shd w:val="clear" w:color="auto" w:fill="FFFFFF"/>
        </w:rPr>
        <w:t xml:space="preserve">. </w:t>
      </w:r>
      <w:r w:rsidR="00ED3C14" w:rsidRPr="009B4776">
        <w:rPr>
          <w:rFonts w:hint="eastAsia"/>
          <w:kern w:val="20"/>
          <w:sz w:val="21"/>
        </w:rPr>
        <w:t>差分隐私的</w:t>
      </w:r>
      <w:r w:rsidR="008171F1">
        <w:rPr>
          <w:rFonts w:hint="eastAsia"/>
          <w:kern w:val="20"/>
          <w:sz w:val="21"/>
        </w:rPr>
        <w:t>形式化定义如下</w:t>
      </w:r>
      <w:r w:rsidR="008171F1">
        <w:rPr>
          <w:rFonts w:hint="eastAsia"/>
          <w:kern w:val="20"/>
          <w:sz w:val="21"/>
        </w:rPr>
        <w:t>:</w:t>
      </w:r>
    </w:p>
    <w:p w:rsidR="006D2E85" w:rsidRPr="00D1206D" w:rsidRDefault="006D2E85" w:rsidP="000B4E96">
      <w:pPr>
        <w:pStyle w:val="a0"/>
        <w:numPr>
          <w:ilvl w:val="0"/>
          <w:numId w:val="5"/>
        </w:numPr>
        <w:snapToGrid w:val="0"/>
        <w:ind w:firstLineChars="0"/>
        <w:rPr>
          <w:sz w:val="21"/>
        </w:rPr>
      </w:pPr>
      <w:r w:rsidRPr="00D1206D">
        <w:rPr>
          <w:rFonts w:hint="eastAsia"/>
          <w:kern w:val="20"/>
          <w:sz w:val="21"/>
        </w:rPr>
        <w:t>(</w:t>
      </w:r>
      <w:r w:rsidR="00F47F1E" w:rsidRPr="00F47F1E">
        <w:rPr>
          <w:kern w:val="20"/>
          <w:position w:val="-6"/>
          <w:sz w:val="21"/>
        </w:rPr>
        <w:object w:dxaOrig="240" w:dyaOrig="200">
          <v:shape id="_x0000_i1033" type="#_x0000_t75" style="width:12pt;height:10pt" o:ole="">
            <v:imagedata r:id="rId28" o:title=""/>
          </v:shape>
          <o:OLEObject Type="Embed" ProgID="Equation.DSMT4" ShapeID="_x0000_i1033" DrawAspect="Content" ObjectID="_1461351584" r:id="rId29"/>
        </w:object>
      </w:r>
      <w:r w:rsidRPr="00D1206D">
        <w:rPr>
          <w:rFonts w:hint="eastAsia"/>
          <w:kern w:val="20"/>
          <w:sz w:val="21"/>
        </w:rPr>
        <w:t>差分隐私</w:t>
      </w:r>
      <w:r w:rsidRPr="007F256C">
        <w:rPr>
          <w:rFonts w:hint="eastAsia"/>
          <w:kern w:val="20"/>
          <w:sz w:val="21"/>
          <w:vertAlign w:val="superscript"/>
        </w:rPr>
        <w:t>[</w:t>
      </w:r>
      <w:r w:rsidR="00321A56">
        <w:rPr>
          <w:rFonts w:hint="eastAsia"/>
          <w:kern w:val="20"/>
          <w:sz w:val="21"/>
          <w:vertAlign w:val="superscript"/>
        </w:rPr>
        <w:t>5</w:t>
      </w:r>
      <w:r w:rsidRPr="007F256C">
        <w:rPr>
          <w:rFonts w:hint="eastAsia"/>
          <w:kern w:val="20"/>
          <w:sz w:val="21"/>
          <w:vertAlign w:val="superscript"/>
        </w:rPr>
        <w:t>]</w:t>
      </w:r>
      <w:r w:rsidRPr="00D1206D">
        <w:rPr>
          <w:rFonts w:hint="eastAsia"/>
          <w:kern w:val="20"/>
          <w:sz w:val="21"/>
        </w:rPr>
        <w:t xml:space="preserve">) </w:t>
      </w:r>
      <w:r w:rsidR="000B4E96">
        <w:rPr>
          <w:rFonts w:hint="eastAsia"/>
          <w:sz w:val="21"/>
        </w:rPr>
        <w:t>对于所有差别至多为一条</w:t>
      </w:r>
      <w:r w:rsidRPr="00D1206D">
        <w:rPr>
          <w:rFonts w:hint="eastAsia"/>
          <w:sz w:val="21"/>
        </w:rPr>
        <w:t>记录的两个</w:t>
      </w:r>
      <w:r w:rsidR="005F6233">
        <w:rPr>
          <w:rFonts w:hint="eastAsia"/>
          <w:sz w:val="21"/>
        </w:rPr>
        <w:t>相邻</w:t>
      </w:r>
      <w:r w:rsidRPr="00D1206D">
        <w:rPr>
          <w:rFonts w:hint="eastAsia"/>
          <w:sz w:val="21"/>
        </w:rPr>
        <w:t>数据集</w:t>
      </w:r>
      <w:r w:rsidR="00F47F1E" w:rsidRPr="00F47F1E">
        <w:rPr>
          <w:position w:val="-10"/>
          <w:sz w:val="21"/>
        </w:rPr>
        <w:object w:dxaOrig="260" w:dyaOrig="300">
          <v:shape id="_x0000_i1034" type="#_x0000_t75" style="width:13pt;height:15pt" o:ole="">
            <v:imagedata r:id="rId30" o:title=""/>
          </v:shape>
          <o:OLEObject Type="Embed" ProgID="Equation.DSMT4" ShapeID="_x0000_i1034" DrawAspect="Content" ObjectID="_1461351585" r:id="rId31"/>
        </w:object>
      </w:r>
      <w:r w:rsidR="000B4E96">
        <w:rPr>
          <w:rFonts w:hint="eastAsia"/>
          <w:sz w:val="24"/>
        </w:rPr>
        <w:t>和</w:t>
      </w:r>
      <w:r w:rsidR="00F47F1E" w:rsidRPr="00F47F1E">
        <w:rPr>
          <w:position w:val="-10"/>
          <w:sz w:val="24"/>
        </w:rPr>
        <w:object w:dxaOrig="279" w:dyaOrig="300">
          <v:shape id="_x0000_i1035" type="#_x0000_t75" style="width:14.5pt;height:15pt" o:ole="">
            <v:imagedata r:id="rId32" o:title=""/>
          </v:shape>
          <o:OLEObject Type="Embed" ProgID="Equation.DSMT4" ShapeID="_x0000_i1035" DrawAspect="Content" ObjectID="_1461351586" r:id="rId33"/>
        </w:object>
      </w:r>
      <w:r w:rsidR="0012098D">
        <w:rPr>
          <w:rFonts w:hint="eastAsia"/>
          <w:sz w:val="21"/>
        </w:rPr>
        <w:t xml:space="preserve">, </w:t>
      </w:r>
      <w:r w:rsidR="000B4E96">
        <w:rPr>
          <w:rFonts w:hint="eastAsia"/>
          <w:sz w:val="21"/>
        </w:rPr>
        <w:t>给定</w:t>
      </w:r>
      <w:r w:rsidRPr="00D1206D">
        <w:rPr>
          <w:rFonts w:hint="eastAsia"/>
          <w:sz w:val="21"/>
        </w:rPr>
        <w:t>隐私算法</w:t>
      </w:r>
      <w:r w:rsidR="00F47F1E" w:rsidRPr="00F47F1E">
        <w:rPr>
          <w:position w:val="-4"/>
          <w:sz w:val="21"/>
        </w:rPr>
        <w:object w:dxaOrig="240" w:dyaOrig="220">
          <v:shape id="_x0000_i1036" type="#_x0000_t75" style="width:12pt;height:11.5pt" o:ole="">
            <v:imagedata r:id="rId34" o:title=""/>
          </v:shape>
          <o:OLEObject Type="Embed" ProgID="Equation.DSMT4" ShapeID="_x0000_i1036" DrawAspect="Content" ObjectID="_1461351587" r:id="rId35"/>
        </w:object>
      </w:r>
      <w:r w:rsidR="0012098D">
        <w:rPr>
          <w:rFonts w:hint="eastAsia"/>
          <w:sz w:val="21"/>
        </w:rPr>
        <w:t xml:space="preserve">, </w:t>
      </w:r>
      <w:r w:rsidR="00F47F1E" w:rsidRPr="00F47F1E">
        <w:rPr>
          <w:position w:val="-10"/>
          <w:sz w:val="21"/>
        </w:rPr>
        <w:object w:dxaOrig="900" w:dyaOrig="300">
          <v:shape id="_x0000_i1037" type="#_x0000_t75" style="width:45pt;height:15pt" o:ole="">
            <v:imagedata r:id="rId36" o:title=""/>
          </v:shape>
          <o:OLEObject Type="Embed" ProgID="Equation.DSMT4" ShapeID="_x0000_i1037" DrawAspect="Content" ObjectID="_1461351588" r:id="rId37"/>
        </w:object>
      </w:r>
      <w:r w:rsidRPr="00D1206D">
        <w:rPr>
          <w:rFonts w:hint="eastAsia"/>
          <w:sz w:val="21"/>
        </w:rPr>
        <w:t>表示</w:t>
      </w:r>
      <w:r w:rsidR="00F47F1E" w:rsidRPr="00F47F1E">
        <w:rPr>
          <w:position w:val="-4"/>
          <w:sz w:val="21"/>
        </w:rPr>
        <w:object w:dxaOrig="240" w:dyaOrig="220">
          <v:shape id="_x0000_i1038" type="#_x0000_t75" style="width:12pt;height:11.5pt" o:ole="">
            <v:imagedata r:id="rId38" o:title=""/>
          </v:shape>
          <o:OLEObject Type="Embed" ProgID="Equation.DSMT4" ShapeID="_x0000_i1038" DrawAspect="Content" ObjectID="_1461351589" r:id="rId39"/>
        </w:object>
      </w:r>
      <w:r w:rsidRPr="00D1206D">
        <w:rPr>
          <w:rFonts w:hint="eastAsia"/>
          <w:sz w:val="21"/>
        </w:rPr>
        <w:t>的取值范围</w:t>
      </w:r>
      <w:r w:rsidR="00AD0F3C">
        <w:rPr>
          <w:rFonts w:hint="eastAsia"/>
          <w:sz w:val="21"/>
        </w:rPr>
        <w:t>.</w:t>
      </w:r>
      <w:r w:rsidR="000B4E96">
        <w:rPr>
          <w:rFonts w:hint="eastAsia"/>
          <w:sz w:val="21"/>
        </w:rPr>
        <w:t xml:space="preserve"> </w:t>
      </w:r>
      <w:r w:rsidRPr="00D1206D">
        <w:rPr>
          <w:rFonts w:hint="eastAsia"/>
          <w:sz w:val="21"/>
        </w:rPr>
        <w:t>若算法</w:t>
      </w:r>
      <w:r w:rsidR="00F47F1E" w:rsidRPr="00F47F1E">
        <w:rPr>
          <w:position w:val="-4"/>
          <w:sz w:val="21"/>
        </w:rPr>
        <w:object w:dxaOrig="240" w:dyaOrig="220">
          <v:shape id="_x0000_i1039" type="#_x0000_t75" style="width:12pt;height:11.5pt" o:ole="">
            <v:imagedata r:id="rId40" o:title=""/>
          </v:shape>
          <o:OLEObject Type="Embed" ProgID="Equation.DSMT4" ShapeID="_x0000_i1039" DrawAspect="Content" ObjectID="_1461351590" r:id="rId41"/>
        </w:object>
      </w:r>
      <w:r w:rsidRPr="00D1206D">
        <w:rPr>
          <w:rFonts w:hint="eastAsia"/>
          <w:sz w:val="21"/>
        </w:rPr>
        <w:t>提供</w:t>
      </w:r>
      <w:r w:rsidR="00F47F1E" w:rsidRPr="00F47F1E">
        <w:rPr>
          <w:position w:val="-6"/>
          <w:sz w:val="21"/>
        </w:rPr>
        <w:object w:dxaOrig="240" w:dyaOrig="200">
          <v:shape id="_x0000_i1040" type="#_x0000_t75" style="width:12pt;height:10pt" o:ole="">
            <v:imagedata r:id="rId42" o:title=""/>
          </v:shape>
          <o:OLEObject Type="Embed" ProgID="Equation.DSMT4" ShapeID="_x0000_i1040" DrawAspect="Content" ObjectID="_1461351591" r:id="rId43"/>
        </w:object>
      </w:r>
      <w:r w:rsidRPr="00D1206D">
        <w:rPr>
          <w:rFonts w:hint="eastAsia"/>
          <w:kern w:val="20"/>
          <w:sz w:val="21"/>
        </w:rPr>
        <w:t>差分隐私保护</w:t>
      </w:r>
      <w:r w:rsidR="0012098D">
        <w:rPr>
          <w:rFonts w:hint="eastAsia"/>
          <w:sz w:val="21"/>
        </w:rPr>
        <w:t xml:space="preserve">, </w:t>
      </w:r>
      <w:r w:rsidRPr="00D1206D">
        <w:rPr>
          <w:rFonts w:hint="eastAsia"/>
          <w:sz w:val="21"/>
        </w:rPr>
        <w:t>则对于所有</w:t>
      </w:r>
      <w:r w:rsidR="00F47F1E" w:rsidRPr="00F47F1E">
        <w:rPr>
          <w:position w:val="-10"/>
          <w:sz w:val="21"/>
        </w:rPr>
        <w:object w:dxaOrig="1219" w:dyaOrig="300">
          <v:shape id="_x0000_i1041" type="#_x0000_t75" style="width:61pt;height:15pt" o:ole="">
            <v:imagedata r:id="rId44" o:title=""/>
          </v:shape>
          <o:OLEObject Type="Embed" ProgID="Equation.DSMT4" ShapeID="_x0000_i1041" DrawAspect="Content" ObjectID="_1461351592" r:id="rId45"/>
        </w:object>
      </w:r>
      <w:r w:rsidR="0012098D">
        <w:rPr>
          <w:rFonts w:hint="eastAsia"/>
          <w:sz w:val="21"/>
        </w:rPr>
        <w:t xml:space="preserve">, </w:t>
      </w:r>
      <w:r w:rsidRPr="00D1206D">
        <w:rPr>
          <w:rFonts w:hint="eastAsia"/>
          <w:sz w:val="21"/>
        </w:rPr>
        <w:t>有</w:t>
      </w:r>
    </w:p>
    <w:tbl>
      <w:tblPr>
        <w:tblStyle w:val="af2"/>
        <w:tblW w:w="467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6"/>
        <w:gridCol w:w="583"/>
      </w:tblGrid>
      <w:tr w:rsidR="006D2E85" w:rsidRPr="009B2E1A" w:rsidTr="005356BA">
        <w:trPr>
          <w:trHeight w:val="442"/>
        </w:trPr>
        <w:tc>
          <w:tcPr>
            <w:tcW w:w="4096" w:type="dxa"/>
            <w:vAlign w:val="center"/>
          </w:tcPr>
          <w:p w:rsidR="006D2E85" w:rsidRPr="003232F7" w:rsidRDefault="00A47E65" w:rsidP="009027EA">
            <w:pPr>
              <w:pStyle w:val="a0"/>
              <w:snapToGrid w:val="0"/>
              <w:ind w:left="374" w:firstLineChars="0" w:firstLine="0"/>
              <w:jc w:val="left"/>
              <w:rPr>
                <w:i/>
                <w:szCs w:val="18"/>
              </w:rPr>
            </w:pPr>
            <w:r w:rsidRPr="00A47E65">
              <w:rPr>
                <w:position w:val="-10"/>
                <w:sz w:val="21"/>
              </w:rPr>
              <w:object w:dxaOrig="3260" w:dyaOrig="300">
                <v:shape id="_x0000_i1042" type="#_x0000_t75" style="width:162.5pt;height:15pt" o:ole="">
                  <v:imagedata r:id="rId46" o:title=""/>
                </v:shape>
                <o:OLEObject Type="Embed" ProgID="Equation.DSMT4" ShapeID="_x0000_i1042" DrawAspect="Content" ObjectID="_1461351593" r:id="rId47"/>
              </w:object>
            </w:r>
          </w:p>
        </w:tc>
        <w:tc>
          <w:tcPr>
            <w:tcW w:w="583" w:type="dxa"/>
            <w:vAlign w:val="center"/>
          </w:tcPr>
          <w:p w:rsidR="006D2E85" w:rsidRPr="009B2E1A" w:rsidRDefault="006D2E85" w:rsidP="000B4E96">
            <w:pPr>
              <w:pStyle w:val="a0"/>
              <w:numPr>
                <w:ilvl w:val="0"/>
                <w:numId w:val="4"/>
              </w:numPr>
              <w:snapToGrid w:val="0"/>
              <w:ind w:firstLineChars="0"/>
              <w:jc w:val="right"/>
              <w:rPr>
                <w:szCs w:val="18"/>
              </w:rPr>
            </w:pPr>
          </w:p>
        </w:tc>
      </w:tr>
    </w:tbl>
    <w:p w:rsidR="006D2E85" w:rsidRPr="00D1206D" w:rsidRDefault="006D2E85" w:rsidP="000B4E96">
      <w:pPr>
        <w:pStyle w:val="a0"/>
        <w:snapToGrid w:val="0"/>
        <w:ind w:firstLine="420"/>
        <w:rPr>
          <w:kern w:val="20"/>
          <w:sz w:val="21"/>
        </w:rPr>
      </w:pPr>
      <w:r w:rsidRPr="00D1206D">
        <w:rPr>
          <w:rFonts w:hint="eastAsia"/>
          <w:kern w:val="20"/>
          <w:sz w:val="21"/>
        </w:rPr>
        <w:t>其中</w:t>
      </w:r>
      <w:r w:rsidR="0012098D">
        <w:rPr>
          <w:rFonts w:hint="eastAsia"/>
          <w:kern w:val="20"/>
          <w:sz w:val="21"/>
        </w:rPr>
        <w:t xml:space="preserve">, </w:t>
      </w:r>
      <w:r w:rsidRPr="00D1206D">
        <w:rPr>
          <w:rFonts w:hint="eastAsia"/>
          <w:kern w:val="20"/>
          <w:sz w:val="21"/>
        </w:rPr>
        <w:t>概率</w:t>
      </w:r>
      <w:r w:rsidR="00F47F1E" w:rsidRPr="00F47F1E">
        <w:rPr>
          <w:kern w:val="20"/>
          <w:position w:val="-10"/>
          <w:sz w:val="21"/>
        </w:rPr>
        <w:object w:dxaOrig="400" w:dyaOrig="279">
          <v:shape id="_x0000_i1043" type="#_x0000_t75" style="width:20.5pt;height:14.5pt" o:ole="">
            <v:imagedata r:id="rId48" o:title=""/>
          </v:shape>
          <o:OLEObject Type="Embed" ProgID="Equation.DSMT4" ShapeID="_x0000_i1043" DrawAspect="Content" ObjectID="_1461351594" r:id="rId49"/>
        </w:object>
      </w:r>
      <w:r w:rsidRPr="00D1206D">
        <w:rPr>
          <w:rFonts w:hint="eastAsia"/>
          <w:kern w:val="20"/>
          <w:sz w:val="21"/>
        </w:rPr>
        <w:t>表示隐私披露风险</w:t>
      </w:r>
      <w:r w:rsidR="0012098D">
        <w:rPr>
          <w:rFonts w:hint="eastAsia"/>
          <w:kern w:val="20"/>
          <w:sz w:val="21"/>
        </w:rPr>
        <w:t xml:space="preserve">, </w:t>
      </w:r>
      <w:r w:rsidRPr="00D1206D">
        <w:rPr>
          <w:rFonts w:hint="eastAsia"/>
          <w:kern w:val="20"/>
          <w:sz w:val="21"/>
        </w:rPr>
        <w:t>隐私预算</w:t>
      </w:r>
      <w:r w:rsidR="00F47F1E" w:rsidRPr="00F47F1E">
        <w:rPr>
          <w:kern w:val="20"/>
          <w:position w:val="-6"/>
          <w:sz w:val="21"/>
        </w:rPr>
        <w:object w:dxaOrig="180" w:dyaOrig="200">
          <v:shape id="_x0000_i1044" type="#_x0000_t75" style="width:9pt;height:10pt" o:ole="">
            <v:imagedata r:id="rId50" o:title=""/>
          </v:shape>
          <o:OLEObject Type="Embed" ProgID="Equation.DSMT4" ShapeID="_x0000_i1044" DrawAspect="Content" ObjectID="_1461351595" r:id="rId51"/>
        </w:object>
      </w:r>
      <w:r w:rsidRPr="00D1206D">
        <w:rPr>
          <w:rFonts w:hint="eastAsia"/>
          <w:kern w:val="20"/>
          <w:sz w:val="21"/>
        </w:rPr>
        <w:t>表示隐私保护</w:t>
      </w:r>
      <w:r w:rsidR="007D6CC0">
        <w:rPr>
          <w:rFonts w:hint="eastAsia"/>
          <w:kern w:val="20"/>
          <w:sz w:val="21"/>
        </w:rPr>
        <w:t>水平</w:t>
      </w:r>
      <w:r w:rsidR="0012098D">
        <w:rPr>
          <w:rFonts w:hint="eastAsia"/>
          <w:kern w:val="20"/>
          <w:sz w:val="21"/>
        </w:rPr>
        <w:t xml:space="preserve">, </w:t>
      </w:r>
      <w:r w:rsidR="00F47F1E" w:rsidRPr="00F47F1E">
        <w:rPr>
          <w:kern w:val="20"/>
          <w:position w:val="-6"/>
          <w:sz w:val="21"/>
        </w:rPr>
        <w:object w:dxaOrig="180" w:dyaOrig="200">
          <v:shape id="_x0000_i1045" type="#_x0000_t75" style="width:9pt;height:10pt" o:ole="">
            <v:imagedata r:id="rId52" o:title=""/>
          </v:shape>
          <o:OLEObject Type="Embed" ProgID="Equation.DSMT4" ShapeID="_x0000_i1045" DrawAspect="Content" ObjectID="_1461351596" r:id="rId53"/>
        </w:object>
      </w:r>
      <w:r w:rsidR="007D6CC0">
        <w:rPr>
          <w:rFonts w:hint="eastAsia"/>
          <w:kern w:val="20"/>
          <w:sz w:val="21"/>
        </w:rPr>
        <w:t>越小隐私保护水平</w:t>
      </w:r>
      <w:r w:rsidRPr="00D1206D">
        <w:rPr>
          <w:rFonts w:hint="eastAsia"/>
          <w:kern w:val="20"/>
          <w:sz w:val="21"/>
        </w:rPr>
        <w:t>越高</w:t>
      </w:r>
      <w:r w:rsidR="00AD0F3C">
        <w:rPr>
          <w:rFonts w:hint="eastAsia"/>
          <w:kern w:val="20"/>
          <w:sz w:val="21"/>
        </w:rPr>
        <w:t>.</w:t>
      </w:r>
    </w:p>
    <w:p w:rsidR="006D2E85" w:rsidRPr="00D1206D" w:rsidRDefault="00C95E3D" w:rsidP="00D1206D">
      <w:pPr>
        <w:pStyle w:val="a0"/>
        <w:ind w:firstLine="420"/>
        <w:rPr>
          <w:sz w:val="21"/>
        </w:rPr>
      </w:pPr>
      <w:r>
        <w:rPr>
          <w:rFonts w:hint="eastAsia"/>
          <w:kern w:val="20"/>
          <w:sz w:val="21"/>
        </w:rPr>
        <w:t>噪音机制是实现差分隐私的主要技术</w:t>
      </w:r>
      <w:r>
        <w:rPr>
          <w:rFonts w:hint="eastAsia"/>
          <w:kern w:val="20"/>
          <w:sz w:val="21"/>
        </w:rPr>
        <w:t xml:space="preserve">, </w:t>
      </w:r>
      <w:r>
        <w:rPr>
          <w:rFonts w:hint="eastAsia"/>
          <w:kern w:val="20"/>
          <w:sz w:val="21"/>
        </w:rPr>
        <w:t>常用的噪音机制包括拉普拉斯机制</w:t>
      </w:r>
      <w:r>
        <w:rPr>
          <w:rFonts w:hint="eastAsia"/>
          <w:kern w:val="20"/>
          <w:sz w:val="21"/>
        </w:rPr>
        <w:t>(Laplace Mechanism)</w:t>
      </w:r>
      <w:r w:rsidR="00167EA1" w:rsidRPr="00213B0A">
        <w:rPr>
          <w:rFonts w:hint="eastAsia"/>
          <w:kern w:val="20"/>
          <w:sz w:val="21"/>
          <w:vertAlign w:val="superscript"/>
        </w:rPr>
        <w:t>[</w:t>
      </w:r>
      <w:r w:rsidR="00167EA1">
        <w:rPr>
          <w:rFonts w:hint="eastAsia"/>
          <w:kern w:val="20"/>
          <w:sz w:val="21"/>
          <w:vertAlign w:val="superscript"/>
        </w:rPr>
        <w:t>2</w:t>
      </w:r>
      <w:r w:rsidR="00167EA1" w:rsidRPr="00213B0A">
        <w:rPr>
          <w:rFonts w:hint="eastAsia"/>
          <w:kern w:val="20"/>
          <w:sz w:val="21"/>
          <w:vertAlign w:val="superscript"/>
        </w:rPr>
        <w:t>]</w:t>
      </w:r>
      <w:r>
        <w:rPr>
          <w:rFonts w:hint="eastAsia"/>
          <w:kern w:val="20"/>
          <w:sz w:val="21"/>
        </w:rPr>
        <w:t>和指数机制</w:t>
      </w:r>
      <w:r>
        <w:rPr>
          <w:rFonts w:hint="eastAsia"/>
          <w:kern w:val="20"/>
          <w:sz w:val="21"/>
        </w:rPr>
        <w:t>(Exponential Mechanism)</w:t>
      </w:r>
      <w:r w:rsidR="00167EA1" w:rsidRPr="00213B0A">
        <w:rPr>
          <w:rFonts w:hint="eastAsia"/>
          <w:kern w:val="20"/>
          <w:sz w:val="21"/>
          <w:vertAlign w:val="superscript"/>
        </w:rPr>
        <w:t>[</w:t>
      </w:r>
      <w:r w:rsidR="00167EA1">
        <w:rPr>
          <w:rFonts w:hint="eastAsia"/>
          <w:kern w:val="20"/>
          <w:sz w:val="21"/>
          <w:vertAlign w:val="superscript"/>
        </w:rPr>
        <w:t>2</w:t>
      </w:r>
      <w:r w:rsidR="00167EA1" w:rsidRPr="00213B0A">
        <w:rPr>
          <w:rFonts w:hint="eastAsia"/>
          <w:kern w:val="20"/>
          <w:sz w:val="21"/>
          <w:vertAlign w:val="superscript"/>
        </w:rPr>
        <w:t>]</w:t>
      </w:r>
      <w:r>
        <w:rPr>
          <w:rFonts w:hint="eastAsia"/>
          <w:kern w:val="20"/>
          <w:sz w:val="21"/>
        </w:rPr>
        <w:t xml:space="preserve">. </w:t>
      </w:r>
      <w:r>
        <w:rPr>
          <w:rFonts w:hint="eastAsia"/>
          <w:kern w:val="20"/>
          <w:sz w:val="21"/>
        </w:rPr>
        <w:t>基于不同的噪音机制满足差分隐私的算法</w:t>
      </w:r>
      <w:r w:rsidR="00167EA1">
        <w:rPr>
          <w:rFonts w:hint="eastAsia"/>
          <w:kern w:val="20"/>
          <w:sz w:val="21"/>
        </w:rPr>
        <w:t>所</w:t>
      </w:r>
      <w:r>
        <w:rPr>
          <w:rFonts w:hint="eastAsia"/>
          <w:kern w:val="20"/>
          <w:sz w:val="21"/>
        </w:rPr>
        <w:t>添加噪音大小与全局敏感性</w:t>
      </w:r>
      <w:r>
        <w:rPr>
          <w:rFonts w:hint="eastAsia"/>
          <w:kern w:val="20"/>
          <w:sz w:val="21"/>
        </w:rPr>
        <w:t>(Global Sensitivity)</w:t>
      </w:r>
      <w:r w:rsidR="00167EA1" w:rsidRPr="00167EA1">
        <w:rPr>
          <w:rFonts w:hint="eastAsia"/>
          <w:kern w:val="20"/>
          <w:sz w:val="21"/>
          <w:vertAlign w:val="superscript"/>
        </w:rPr>
        <w:t xml:space="preserve"> </w:t>
      </w:r>
      <w:r w:rsidR="00167EA1" w:rsidRPr="00213B0A">
        <w:rPr>
          <w:rFonts w:hint="eastAsia"/>
          <w:kern w:val="20"/>
          <w:sz w:val="21"/>
          <w:vertAlign w:val="superscript"/>
        </w:rPr>
        <w:t>[</w:t>
      </w:r>
      <w:r w:rsidR="00167EA1">
        <w:rPr>
          <w:rFonts w:hint="eastAsia"/>
          <w:kern w:val="20"/>
          <w:sz w:val="21"/>
          <w:vertAlign w:val="superscript"/>
        </w:rPr>
        <w:t>2</w:t>
      </w:r>
      <w:r w:rsidR="00167EA1" w:rsidRPr="00213B0A">
        <w:rPr>
          <w:rFonts w:hint="eastAsia"/>
          <w:kern w:val="20"/>
          <w:sz w:val="21"/>
          <w:vertAlign w:val="superscript"/>
        </w:rPr>
        <w:t>]</w:t>
      </w:r>
      <w:r>
        <w:rPr>
          <w:rFonts w:hint="eastAsia"/>
          <w:kern w:val="20"/>
          <w:sz w:val="21"/>
        </w:rPr>
        <w:t>密切相关</w:t>
      </w:r>
      <w:r>
        <w:rPr>
          <w:rFonts w:hint="eastAsia"/>
          <w:kern w:val="20"/>
          <w:sz w:val="21"/>
        </w:rPr>
        <w:t>.</w:t>
      </w:r>
    </w:p>
    <w:p w:rsidR="006D2E85" w:rsidRPr="00D1206D" w:rsidRDefault="006D2E85" w:rsidP="000B4E96">
      <w:pPr>
        <w:pStyle w:val="a0"/>
        <w:numPr>
          <w:ilvl w:val="0"/>
          <w:numId w:val="5"/>
        </w:numPr>
        <w:snapToGrid w:val="0"/>
        <w:ind w:firstLineChars="0"/>
        <w:rPr>
          <w:sz w:val="21"/>
        </w:rPr>
      </w:pPr>
      <w:r w:rsidRPr="00D1206D">
        <w:rPr>
          <w:rFonts w:hint="eastAsia"/>
          <w:sz w:val="21"/>
        </w:rPr>
        <w:t>(</w:t>
      </w:r>
      <w:r w:rsidRPr="00D1206D">
        <w:rPr>
          <w:rFonts w:hint="eastAsia"/>
          <w:sz w:val="21"/>
        </w:rPr>
        <w:t>全局敏感</w:t>
      </w:r>
      <w:r w:rsidR="00B075B1">
        <w:rPr>
          <w:rFonts w:hint="eastAsia"/>
          <w:sz w:val="21"/>
        </w:rPr>
        <w:t>性</w:t>
      </w:r>
      <w:r w:rsidRPr="00B616BD">
        <w:rPr>
          <w:rFonts w:hint="eastAsia"/>
          <w:sz w:val="21"/>
          <w:vertAlign w:val="superscript"/>
        </w:rPr>
        <w:t>[</w:t>
      </w:r>
      <w:r w:rsidR="00321A56">
        <w:rPr>
          <w:rFonts w:hint="eastAsia"/>
          <w:sz w:val="21"/>
          <w:vertAlign w:val="superscript"/>
        </w:rPr>
        <w:t>18</w:t>
      </w:r>
      <w:r w:rsidRPr="00B616BD">
        <w:rPr>
          <w:rFonts w:hint="eastAsia"/>
          <w:sz w:val="21"/>
          <w:vertAlign w:val="superscript"/>
        </w:rPr>
        <w:t>]</w:t>
      </w:r>
      <w:r w:rsidRPr="00D1206D">
        <w:rPr>
          <w:rFonts w:hint="eastAsia"/>
          <w:sz w:val="21"/>
        </w:rPr>
        <w:t xml:space="preserve">) </w:t>
      </w:r>
      <w:r w:rsidRPr="00D1206D">
        <w:rPr>
          <w:rFonts w:hint="eastAsia"/>
          <w:sz w:val="21"/>
        </w:rPr>
        <w:t>对于任意一个函数</w:t>
      </w:r>
      <w:r w:rsidR="00F47F1E" w:rsidRPr="00F47F1E">
        <w:rPr>
          <w:position w:val="-10"/>
          <w:sz w:val="21"/>
        </w:rPr>
        <w:object w:dxaOrig="999" w:dyaOrig="320">
          <v:shape id="_x0000_i1046" type="#_x0000_t75" style="width:50pt;height:15.5pt" o:ole="">
            <v:imagedata r:id="rId54" o:title=""/>
          </v:shape>
          <o:OLEObject Type="Embed" ProgID="Equation.DSMT4" ShapeID="_x0000_i1046" DrawAspect="Content" ObjectID="_1461351597" r:id="rId55"/>
        </w:object>
      </w:r>
      <w:r w:rsidR="00357EB2">
        <w:rPr>
          <w:rFonts w:hint="eastAsia"/>
          <w:sz w:val="21"/>
        </w:rPr>
        <w:t xml:space="preserve">, </w:t>
      </w:r>
      <w:r w:rsidR="00F47F1E" w:rsidRPr="00F47F1E">
        <w:rPr>
          <w:position w:val="-10"/>
          <w:sz w:val="21"/>
        </w:rPr>
        <w:object w:dxaOrig="220" w:dyaOrig="300">
          <v:shape id="_x0000_i1047" type="#_x0000_t75" style="width:11.5pt;height:15pt" o:ole="">
            <v:imagedata r:id="rId56" o:title=""/>
          </v:shape>
          <o:OLEObject Type="Embed" ProgID="Equation.DSMT4" ShapeID="_x0000_i1047" DrawAspect="Content" ObjectID="_1461351598" r:id="rId57"/>
        </w:object>
      </w:r>
      <w:r w:rsidRPr="00D1206D">
        <w:rPr>
          <w:rFonts w:hint="eastAsia"/>
          <w:sz w:val="21"/>
        </w:rPr>
        <w:t>的全局敏感</w:t>
      </w:r>
      <w:r w:rsidR="00B075B1">
        <w:rPr>
          <w:rFonts w:hint="eastAsia"/>
          <w:sz w:val="21"/>
        </w:rPr>
        <w:t>性</w:t>
      </w:r>
      <w:r w:rsidRPr="00D1206D">
        <w:rPr>
          <w:rFonts w:hint="eastAsia"/>
          <w:sz w:val="21"/>
        </w:rPr>
        <w:t>定义为</w:t>
      </w:r>
      <w:r w:rsidR="00B30FBF">
        <w:rPr>
          <w:rFonts w:hint="eastAsia"/>
          <w:sz w:val="21"/>
        </w:rPr>
        <w:t>：</w:t>
      </w:r>
    </w:p>
    <w:tbl>
      <w:tblPr>
        <w:tblStyle w:val="af2"/>
        <w:tblW w:w="467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67"/>
      </w:tblGrid>
      <w:tr w:rsidR="006D2E85" w:rsidRPr="009B2E1A" w:rsidTr="005356BA">
        <w:trPr>
          <w:trHeight w:val="448"/>
        </w:trPr>
        <w:tc>
          <w:tcPr>
            <w:tcW w:w="4111" w:type="dxa"/>
            <w:vAlign w:val="center"/>
          </w:tcPr>
          <w:p w:rsidR="006D2E85" w:rsidRPr="00151191" w:rsidRDefault="005356BA" w:rsidP="005356BA">
            <w:pPr>
              <w:pStyle w:val="a0"/>
              <w:adjustRightInd w:val="0"/>
              <w:snapToGrid w:val="0"/>
              <w:ind w:firstLine="480"/>
              <w:rPr>
                <w:i/>
                <w:szCs w:val="18"/>
              </w:rPr>
            </w:pPr>
            <w:r w:rsidRPr="005356BA">
              <w:rPr>
                <w:position w:val="-12"/>
                <w:sz w:val="24"/>
              </w:rPr>
              <w:object w:dxaOrig="2020" w:dyaOrig="300">
                <v:shape id="_x0000_i1048" type="#_x0000_t75" style="width:101pt;height:15pt" o:ole="">
                  <v:imagedata r:id="rId58" o:title=""/>
                </v:shape>
                <o:OLEObject Type="Embed" ProgID="Equation.DSMT4" ShapeID="_x0000_i1048" DrawAspect="Content" ObjectID="_1461351599" r:id="rId59"/>
              </w:object>
            </w:r>
          </w:p>
        </w:tc>
        <w:tc>
          <w:tcPr>
            <w:tcW w:w="567" w:type="dxa"/>
            <w:vAlign w:val="center"/>
          </w:tcPr>
          <w:p w:rsidR="006D2E85" w:rsidRPr="009B2E1A" w:rsidRDefault="006D2E85" w:rsidP="000B4E96">
            <w:pPr>
              <w:pStyle w:val="a0"/>
              <w:numPr>
                <w:ilvl w:val="0"/>
                <w:numId w:val="4"/>
              </w:numPr>
              <w:snapToGrid w:val="0"/>
              <w:ind w:firstLineChars="0"/>
              <w:jc w:val="right"/>
              <w:rPr>
                <w:szCs w:val="18"/>
              </w:rPr>
            </w:pPr>
          </w:p>
        </w:tc>
      </w:tr>
    </w:tbl>
    <w:p w:rsidR="005E559B" w:rsidRDefault="006D2E85" w:rsidP="000B4E96">
      <w:pPr>
        <w:pStyle w:val="a0"/>
        <w:snapToGrid w:val="0"/>
        <w:ind w:firstLine="420"/>
        <w:rPr>
          <w:kern w:val="20"/>
          <w:sz w:val="21"/>
        </w:rPr>
      </w:pPr>
      <w:r w:rsidRPr="00D1206D">
        <w:rPr>
          <w:rFonts w:hint="eastAsia"/>
          <w:kern w:val="20"/>
          <w:sz w:val="21"/>
        </w:rPr>
        <w:t>其中</w:t>
      </w:r>
      <w:r w:rsidR="00357EB2">
        <w:rPr>
          <w:rFonts w:hint="eastAsia"/>
          <w:kern w:val="20"/>
          <w:sz w:val="21"/>
        </w:rPr>
        <w:t>,</w:t>
      </w:r>
      <w:r w:rsidR="000B4E96">
        <w:rPr>
          <w:rFonts w:hint="eastAsia"/>
          <w:kern w:val="20"/>
          <w:sz w:val="21"/>
        </w:rPr>
        <w:t xml:space="preserve"> </w:t>
      </w:r>
      <w:r w:rsidR="00F47F1E" w:rsidRPr="00F47F1E">
        <w:rPr>
          <w:kern w:val="20"/>
          <w:position w:val="-10"/>
          <w:sz w:val="21"/>
        </w:rPr>
        <w:object w:dxaOrig="260" w:dyaOrig="300">
          <v:shape id="_x0000_i1049" type="#_x0000_t75" style="width:13pt;height:15pt" o:ole="">
            <v:imagedata r:id="rId60" o:title=""/>
          </v:shape>
          <o:OLEObject Type="Embed" ProgID="Equation.DSMT4" ShapeID="_x0000_i1049" DrawAspect="Content" ObjectID="_1461351600" r:id="rId61"/>
        </w:object>
      </w:r>
      <w:r w:rsidR="000B4E96">
        <w:rPr>
          <w:rFonts w:hint="eastAsia"/>
          <w:sz w:val="24"/>
        </w:rPr>
        <w:t>和</w:t>
      </w:r>
      <w:r w:rsidR="00F47F1E" w:rsidRPr="00F47F1E">
        <w:rPr>
          <w:position w:val="-10"/>
          <w:sz w:val="24"/>
        </w:rPr>
        <w:object w:dxaOrig="279" w:dyaOrig="300">
          <v:shape id="_x0000_i1050" type="#_x0000_t75" style="width:14.5pt;height:15pt" o:ole="">
            <v:imagedata r:id="rId62" o:title=""/>
          </v:shape>
          <o:OLEObject Type="Embed" ProgID="Equation.DSMT4" ShapeID="_x0000_i1050" DrawAspect="Content" ObjectID="_1461351601" r:id="rId63"/>
        </w:object>
      </w:r>
      <w:r w:rsidRPr="00D1206D">
        <w:rPr>
          <w:rFonts w:hint="eastAsia"/>
          <w:kern w:val="20"/>
          <w:sz w:val="21"/>
        </w:rPr>
        <w:t>之间至多相差一条记录</w:t>
      </w:r>
      <w:r w:rsidR="00357EB2">
        <w:rPr>
          <w:rFonts w:hint="eastAsia"/>
          <w:kern w:val="20"/>
          <w:sz w:val="21"/>
        </w:rPr>
        <w:t xml:space="preserve">, </w:t>
      </w:r>
      <w:r w:rsidR="00F47F1E" w:rsidRPr="00F47F1E">
        <w:rPr>
          <w:kern w:val="20"/>
          <w:position w:val="-6"/>
          <w:sz w:val="21"/>
        </w:rPr>
        <w:object w:dxaOrig="200" w:dyaOrig="260">
          <v:shape id="_x0000_i1051" type="#_x0000_t75" style="width:10pt;height:13pt" o:ole="">
            <v:imagedata r:id="rId64" o:title=""/>
          </v:shape>
          <o:OLEObject Type="Embed" ProgID="Equation.DSMT4" ShapeID="_x0000_i1051" DrawAspect="Content" ObjectID="_1461351602" r:id="rId65"/>
        </w:object>
      </w:r>
      <w:r w:rsidR="007D6CC0" w:rsidRPr="009B4776">
        <w:rPr>
          <w:rFonts w:hint="eastAsia"/>
          <w:kern w:val="20"/>
          <w:sz w:val="21"/>
        </w:rPr>
        <w:t>表示函数</w:t>
      </w:r>
      <w:r w:rsidR="00F47F1E" w:rsidRPr="00F47F1E">
        <w:rPr>
          <w:kern w:val="20"/>
          <w:position w:val="-10"/>
          <w:sz w:val="21"/>
        </w:rPr>
        <w:object w:dxaOrig="220" w:dyaOrig="300">
          <v:shape id="_x0000_i1052" type="#_x0000_t75" style="width:11.5pt;height:15pt" o:ole="">
            <v:imagedata r:id="rId66" o:title=""/>
          </v:shape>
          <o:OLEObject Type="Embed" ProgID="Equation.DSMT4" ShapeID="_x0000_i1052" DrawAspect="Content" ObjectID="_1461351603" r:id="rId67"/>
        </w:object>
      </w:r>
      <w:r w:rsidR="007D6CC0" w:rsidRPr="009B4776">
        <w:rPr>
          <w:rFonts w:hint="eastAsia"/>
          <w:kern w:val="20"/>
          <w:sz w:val="21"/>
        </w:rPr>
        <w:t>的查询维度</w:t>
      </w:r>
      <w:r w:rsidR="007D6CC0">
        <w:rPr>
          <w:rFonts w:hint="eastAsia"/>
          <w:kern w:val="20"/>
          <w:sz w:val="21"/>
        </w:rPr>
        <w:t xml:space="preserve">, </w:t>
      </w:r>
      <w:r w:rsidR="00F47F1E" w:rsidRPr="00F47F1E">
        <w:rPr>
          <w:kern w:val="20"/>
          <w:position w:val="-4"/>
          <w:sz w:val="21"/>
        </w:rPr>
        <w:object w:dxaOrig="220" w:dyaOrig="220">
          <v:shape id="_x0000_i1053" type="#_x0000_t75" style="width:11.5pt;height:11.5pt" o:ole="">
            <v:imagedata r:id="rId68" o:title=""/>
          </v:shape>
          <o:OLEObject Type="Embed" ProgID="Equation.DSMT4" ShapeID="_x0000_i1053" DrawAspect="Content" ObjectID="_1461351604" r:id="rId69"/>
        </w:object>
      </w:r>
      <w:r w:rsidR="007D6CC0" w:rsidRPr="009B4776">
        <w:rPr>
          <w:rFonts w:hint="eastAsia"/>
          <w:kern w:val="20"/>
          <w:sz w:val="21"/>
        </w:rPr>
        <w:t>表示所映射的实数空间</w:t>
      </w:r>
      <w:r w:rsidR="00AD0F3C">
        <w:rPr>
          <w:rFonts w:hint="eastAsia"/>
          <w:kern w:val="20"/>
          <w:sz w:val="21"/>
        </w:rPr>
        <w:t>.</w:t>
      </w:r>
    </w:p>
    <w:p w:rsidR="00B073B9" w:rsidRPr="00D1206D" w:rsidRDefault="00167EA1" w:rsidP="004A4075">
      <w:pPr>
        <w:pStyle w:val="a0"/>
        <w:numPr>
          <w:ilvl w:val="0"/>
          <w:numId w:val="3"/>
        </w:numPr>
        <w:snapToGrid w:val="0"/>
        <w:ind w:firstLineChars="0" w:firstLine="374"/>
        <w:rPr>
          <w:kern w:val="20"/>
          <w:sz w:val="21"/>
        </w:rPr>
      </w:pPr>
      <w:r>
        <w:rPr>
          <w:rFonts w:hint="eastAsia"/>
          <w:kern w:val="20"/>
          <w:sz w:val="21"/>
        </w:rPr>
        <w:t xml:space="preserve"> </w:t>
      </w:r>
      <w:r w:rsidR="00F366F0">
        <w:rPr>
          <w:rFonts w:hint="eastAsia"/>
          <w:kern w:val="20"/>
          <w:sz w:val="21"/>
        </w:rPr>
        <w:t>(</w:t>
      </w:r>
      <w:r w:rsidR="00B073B9" w:rsidRPr="00D1206D">
        <w:rPr>
          <w:rFonts w:hint="eastAsia"/>
          <w:kern w:val="20"/>
          <w:sz w:val="21"/>
        </w:rPr>
        <w:t>拉普拉斯机制</w:t>
      </w:r>
      <w:r w:rsidR="003C46C3" w:rsidRPr="00213B0A">
        <w:rPr>
          <w:rFonts w:hint="eastAsia"/>
          <w:kern w:val="20"/>
          <w:sz w:val="21"/>
          <w:vertAlign w:val="superscript"/>
        </w:rPr>
        <w:t>[</w:t>
      </w:r>
      <w:r w:rsidR="00321A56">
        <w:rPr>
          <w:rFonts w:hint="eastAsia"/>
          <w:kern w:val="20"/>
          <w:sz w:val="21"/>
          <w:vertAlign w:val="superscript"/>
        </w:rPr>
        <w:t>18</w:t>
      </w:r>
      <w:r w:rsidR="003C46C3" w:rsidRPr="00213B0A">
        <w:rPr>
          <w:rFonts w:hint="eastAsia"/>
          <w:kern w:val="20"/>
          <w:sz w:val="21"/>
          <w:vertAlign w:val="superscript"/>
        </w:rPr>
        <w:t>]</w:t>
      </w:r>
      <w:r w:rsidR="00F366F0">
        <w:rPr>
          <w:rFonts w:hint="eastAsia"/>
          <w:kern w:val="20"/>
          <w:sz w:val="21"/>
        </w:rPr>
        <w:t>)</w:t>
      </w:r>
      <w:r w:rsidR="00B073B9" w:rsidRPr="00D1206D">
        <w:rPr>
          <w:rFonts w:hint="eastAsia"/>
          <w:kern w:val="20"/>
          <w:sz w:val="21"/>
        </w:rPr>
        <w:t xml:space="preserve"> </w:t>
      </w:r>
      <w:r w:rsidR="00B073B9" w:rsidRPr="00D1206D">
        <w:rPr>
          <w:rFonts w:hint="eastAsia"/>
          <w:kern w:val="20"/>
          <w:sz w:val="21"/>
        </w:rPr>
        <w:t>对于任一个函数</w:t>
      </w:r>
      <w:r w:rsidR="00F47F1E" w:rsidRPr="00F47F1E">
        <w:rPr>
          <w:kern w:val="20"/>
          <w:position w:val="-10"/>
          <w:sz w:val="21"/>
        </w:rPr>
        <w:object w:dxaOrig="999" w:dyaOrig="320">
          <v:shape id="_x0000_i1054" type="#_x0000_t75" style="width:50pt;height:15.5pt" o:ole="">
            <v:imagedata r:id="rId70" o:title=""/>
          </v:shape>
          <o:OLEObject Type="Embed" ProgID="Equation.DSMT4" ShapeID="_x0000_i1054" DrawAspect="Content" ObjectID="_1461351605" r:id="rId71"/>
        </w:object>
      </w:r>
      <w:r w:rsidR="00357EB2">
        <w:rPr>
          <w:rFonts w:hint="eastAsia"/>
          <w:kern w:val="20"/>
          <w:sz w:val="21"/>
        </w:rPr>
        <w:t xml:space="preserve">, </w:t>
      </w:r>
      <w:r w:rsidR="00B073B9" w:rsidRPr="00D1206D">
        <w:rPr>
          <w:rFonts w:hint="eastAsia"/>
          <w:kern w:val="20"/>
          <w:sz w:val="21"/>
        </w:rPr>
        <w:t>若算法</w:t>
      </w:r>
      <w:r w:rsidR="00F47F1E" w:rsidRPr="00F47F1E">
        <w:rPr>
          <w:kern w:val="20"/>
          <w:position w:val="-4"/>
          <w:sz w:val="21"/>
        </w:rPr>
        <w:object w:dxaOrig="240" w:dyaOrig="220">
          <v:shape id="_x0000_i1055" type="#_x0000_t75" style="width:12pt;height:11.5pt" o:ole="">
            <v:imagedata r:id="rId72" o:title=""/>
          </v:shape>
          <o:OLEObject Type="Embed" ProgID="Equation.DSMT4" ShapeID="_x0000_i1055" DrawAspect="Content" ObjectID="_1461351606" r:id="rId73"/>
        </w:object>
      </w:r>
      <w:r w:rsidR="00B073B9" w:rsidRPr="00D1206D">
        <w:rPr>
          <w:rFonts w:hint="eastAsia"/>
          <w:kern w:val="20"/>
          <w:sz w:val="21"/>
        </w:rPr>
        <w:t>的输出结果满足下列等式</w:t>
      </w:r>
      <w:r w:rsidR="00357EB2">
        <w:rPr>
          <w:rFonts w:hint="eastAsia"/>
          <w:kern w:val="20"/>
          <w:sz w:val="21"/>
        </w:rPr>
        <w:t xml:space="preserve">, </w:t>
      </w:r>
      <w:r w:rsidR="00B073B9" w:rsidRPr="00D1206D">
        <w:rPr>
          <w:rFonts w:hint="eastAsia"/>
          <w:kern w:val="20"/>
          <w:sz w:val="21"/>
        </w:rPr>
        <w:t>则</w:t>
      </w:r>
      <w:r w:rsidR="00F47F1E" w:rsidRPr="00F47F1E">
        <w:rPr>
          <w:kern w:val="20"/>
          <w:position w:val="-4"/>
          <w:sz w:val="21"/>
        </w:rPr>
        <w:object w:dxaOrig="240" w:dyaOrig="220">
          <v:shape id="_x0000_i1056" type="#_x0000_t75" style="width:12pt;height:11.5pt" o:ole="">
            <v:imagedata r:id="rId74" o:title=""/>
          </v:shape>
          <o:OLEObject Type="Embed" ProgID="Equation.DSMT4" ShapeID="_x0000_i1056" DrawAspect="Content" ObjectID="_1461351607" r:id="rId75"/>
        </w:object>
      </w:r>
      <w:r w:rsidR="00B073B9" w:rsidRPr="00D1206D">
        <w:rPr>
          <w:rFonts w:hint="eastAsia"/>
          <w:kern w:val="20"/>
          <w:sz w:val="21"/>
        </w:rPr>
        <w:t>满足</w:t>
      </w:r>
      <w:r w:rsidR="00F47F1E" w:rsidRPr="00F47F1E">
        <w:rPr>
          <w:kern w:val="20"/>
          <w:position w:val="-6"/>
          <w:sz w:val="21"/>
        </w:rPr>
        <w:object w:dxaOrig="240" w:dyaOrig="200">
          <v:shape id="_x0000_i1057" type="#_x0000_t75" style="width:12pt;height:10pt" o:ole="">
            <v:imagedata r:id="rId76" o:title=""/>
          </v:shape>
          <o:OLEObject Type="Embed" ProgID="Equation.DSMT4" ShapeID="_x0000_i1057" DrawAspect="Content" ObjectID="_1461351608" r:id="rId77"/>
        </w:object>
      </w:r>
      <w:r w:rsidR="000B4E96" w:rsidRPr="00D1206D">
        <w:rPr>
          <w:rFonts w:hint="eastAsia"/>
          <w:kern w:val="20"/>
          <w:sz w:val="21"/>
        </w:rPr>
        <w:t>差分隐私保护</w:t>
      </w:r>
      <w:r w:rsidR="00AD0F3C">
        <w:rPr>
          <w:rFonts w:hint="eastAsia"/>
          <w:kern w:val="20"/>
          <w:sz w:val="21"/>
        </w:rPr>
        <w:t>.</w:t>
      </w:r>
    </w:p>
    <w:tbl>
      <w:tblPr>
        <w:tblStyle w:val="af2"/>
        <w:tblW w:w="467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593"/>
      </w:tblGrid>
      <w:tr w:rsidR="00B073B9" w:rsidRPr="007E0897" w:rsidTr="005356BA">
        <w:trPr>
          <w:trHeight w:val="448"/>
        </w:trPr>
        <w:tc>
          <w:tcPr>
            <w:tcW w:w="4086" w:type="dxa"/>
            <w:vAlign w:val="center"/>
          </w:tcPr>
          <w:p w:rsidR="00B073B9" w:rsidRPr="00FD00DF" w:rsidRDefault="009027EA" w:rsidP="009027EA">
            <w:pPr>
              <w:pStyle w:val="a0"/>
              <w:snapToGrid w:val="0"/>
              <w:spacing w:beforeLines="25" w:before="78" w:afterLines="25" w:after="78"/>
              <w:ind w:firstLine="480"/>
              <w:rPr>
                <w:kern w:val="20"/>
                <w:sz w:val="21"/>
                <w:szCs w:val="18"/>
              </w:rPr>
            </w:pPr>
            <w:r w:rsidRPr="009027EA">
              <w:rPr>
                <w:kern w:val="20"/>
                <w:position w:val="-8"/>
                <w:sz w:val="24"/>
              </w:rPr>
              <w:object w:dxaOrig="2799" w:dyaOrig="240">
                <v:shape id="_x0000_i1058" type="#_x0000_t75" style="width:140pt;height:12pt" o:ole="">
                  <v:imagedata r:id="rId78" o:title=""/>
                </v:shape>
                <o:OLEObject Type="Embed" ProgID="Equation.DSMT4" ShapeID="_x0000_i1058" DrawAspect="Content" ObjectID="_1461351609" r:id="rId79"/>
              </w:object>
            </w:r>
          </w:p>
        </w:tc>
        <w:tc>
          <w:tcPr>
            <w:tcW w:w="593" w:type="dxa"/>
            <w:vAlign w:val="center"/>
          </w:tcPr>
          <w:p w:rsidR="00B073B9" w:rsidRPr="007E0897" w:rsidRDefault="00B073B9" w:rsidP="004A4075">
            <w:pPr>
              <w:pStyle w:val="a0"/>
              <w:numPr>
                <w:ilvl w:val="0"/>
                <w:numId w:val="4"/>
              </w:numPr>
              <w:snapToGrid w:val="0"/>
              <w:spacing w:beforeLines="25" w:before="78" w:afterLines="25" w:after="78"/>
              <w:ind w:firstLineChars="0"/>
              <w:jc w:val="right"/>
              <w:rPr>
                <w:kern w:val="20"/>
                <w:sz w:val="21"/>
                <w:szCs w:val="21"/>
              </w:rPr>
            </w:pPr>
          </w:p>
        </w:tc>
      </w:tr>
    </w:tbl>
    <w:p w:rsidR="00B073B9" w:rsidRDefault="00B073B9" w:rsidP="008B2164">
      <w:pPr>
        <w:pStyle w:val="a0"/>
        <w:snapToGrid w:val="0"/>
        <w:ind w:firstLine="420"/>
        <w:rPr>
          <w:kern w:val="20"/>
          <w:sz w:val="21"/>
        </w:rPr>
      </w:pPr>
      <w:r w:rsidRPr="00D1206D">
        <w:rPr>
          <w:rFonts w:hint="eastAsia"/>
          <w:kern w:val="20"/>
          <w:sz w:val="21"/>
        </w:rPr>
        <w:t>其中</w:t>
      </w:r>
      <w:r w:rsidR="00357EB2">
        <w:rPr>
          <w:rFonts w:hint="eastAsia"/>
          <w:kern w:val="20"/>
          <w:sz w:val="21"/>
        </w:rPr>
        <w:t>,</w:t>
      </w:r>
      <w:r w:rsidR="008B2164">
        <w:rPr>
          <w:rFonts w:hint="eastAsia"/>
          <w:kern w:val="20"/>
          <w:sz w:val="21"/>
        </w:rPr>
        <w:t xml:space="preserve"> </w:t>
      </w:r>
      <w:r w:rsidR="00F47F1E" w:rsidRPr="00F47F1E">
        <w:rPr>
          <w:kern w:val="20"/>
          <w:position w:val="-10"/>
          <w:sz w:val="21"/>
        </w:rPr>
        <w:object w:dxaOrig="1840" w:dyaOrig="300">
          <v:shape id="_x0000_i1059" type="#_x0000_t75" style="width:92.5pt;height:15pt" o:ole="">
            <v:imagedata r:id="rId80" o:title=""/>
          </v:shape>
          <o:OLEObject Type="Embed" ProgID="Equation.DSMT4" ShapeID="_x0000_i1059" DrawAspect="Content" ObjectID="_1461351610" r:id="rId81"/>
        </w:object>
      </w:r>
      <w:r>
        <w:rPr>
          <w:rFonts w:hint="eastAsia"/>
          <w:kern w:val="20"/>
          <w:sz w:val="21"/>
        </w:rPr>
        <w:t>是相互独立的拉普拉斯变量</w:t>
      </w:r>
      <w:r w:rsidR="00357EB2">
        <w:rPr>
          <w:rFonts w:hint="eastAsia"/>
          <w:kern w:val="20"/>
          <w:sz w:val="21"/>
        </w:rPr>
        <w:t xml:space="preserve">, </w:t>
      </w:r>
      <w:r w:rsidR="00167EA1">
        <w:rPr>
          <w:rFonts w:hint="eastAsia"/>
          <w:kern w:val="20"/>
          <w:sz w:val="21"/>
        </w:rPr>
        <w:t>对应</w:t>
      </w:r>
      <w:r w:rsidR="00167EA1" w:rsidRPr="00CA350B">
        <w:rPr>
          <w:rFonts w:hint="eastAsia"/>
          <w:kern w:val="20"/>
          <w:sz w:val="21"/>
        </w:rPr>
        <w:t>概率密度函数为</w:t>
      </w:r>
      <w:r w:rsidR="00F47F1E" w:rsidRPr="00F47F1E">
        <w:rPr>
          <w:kern w:val="20"/>
          <w:position w:val="-10"/>
          <w:sz w:val="21"/>
        </w:rPr>
        <w:object w:dxaOrig="820" w:dyaOrig="300">
          <v:shape id="_x0000_i1060" type="#_x0000_t75" style="width:41pt;height:15pt" o:ole="">
            <v:imagedata r:id="rId82" o:title=""/>
          </v:shape>
          <o:OLEObject Type="Embed" ProgID="Equation.DSMT4" ShapeID="_x0000_i1060" DrawAspect="Content" ObjectID="_1461351611" r:id="rId83"/>
        </w:object>
      </w:r>
      <w:r w:rsidR="00F47F1E" w:rsidRPr="00F47F1E">
        <w:rPr>
          <w:kern w:val="20"/>
          <w:position w:val="-22"/>
          <w:sz w:val="21"/>
        </w:rPr>
        <w:object w:dxaOrig="1160" w:dyaOrig="560">
          <v:shape id="_x0000_i1061" type="#_x0000_t75" style="width:58pt;height:27.5pt" o:ole="">
            <v:imagedata r:id="rId84" o:title=""/>
          </v:shape>
          <o:OLEObject Type="Embed" ProgID="Equation.DSMT4" ShapeID="_x0000_i1061" DrawAspect="Content" ObjectID="_1461351612" r:id="rId85"/>
        </w:object>
      </w:r>
      <w:r w:rsidR="00167EA1">
        <w:rPr>
          <w:rFonts w:hint="eastAsia"/>
          <w:kern w:val="20"/>
          <w:szCs w:val="18"/>
        </w:rPr>
        <w:t xml:space="preserve">. </w:t>
      </w:r>
      <w:r w:rsidR="008B6A6A">
        <w:rPr>
          <w:rFonts w:hint="eastAsia"/>
          <w:kern w:val="20"/>
          <w:sz w:val="21"/>
        </w:rPr>
        <w:t>噪音</w:t>
      </w:r>
      <w:r w:rsidRPr="00D1206D">
        <w:rPr>
          <w:rFonts w:hint="eastAsia"/>
          <w:kern w:val="20"/>
          <w:sz w:val="21"/>
        </w:rPr>
        <w:t>大小与</w:t>
      </w:r>
      <w:r w:rsidR="00F47F1E" w:rsidRPr="00F47F1E">
        <w:rPr>
          <w:kern w:val="20"/>
          <w:position w:val="-10"/>
          <w:sz w:val="21"/>
        </w:rPr>
        <w:object w:dxaOrig="300" w:dyaOrig="300">
          <v:shape id="_x0000_i1062" type="#_x0000_t75" style="width:15pt;height:15pt" o:ole="">
            <v:imagedata r:id="rId86" o:title=""/>
          </v:shape>
          <o:OLEObject Type="Embed" ProgID="Equation.DSMT4" ShapeID="_x0000_i1062" DrawAspect="Content" ObjectID="_1461351613" r:id="rId87"/>
        </w:object>
      </w:r>
      <w:r w:rsidRPr="00D1206D">
        <w:rPr>
          <w:rFonts w:hint="eastAsia"/>
          <w:kern w:val="20"/>
          <w:sz w:val="21"/>
        </w:rPr>
        <w:t>成正比</w:t>
      </w:r>
      <w:r w:rsidR="00357EB2">
        <w:rPr>
          <w:rFonts w:hint="eastAsia"/>
          <w:kern w:val="20"/>
          <w:sz w:val="21"/>
        </w:rPr>
        <w:t xml:space="preserve">, </w:t>
      </w:r>
      <w:r w:rsidRPr="00D1206D">
        <w:rPr>
          <w:rFonts w:hint="eastAsia"/>
          <w:kern w:val="20"/>
          <w:sz w:val="21"/>
        </w:rPr>
        <w:t>与</w:t>
      </w:r>
      <w:r w:rsidR="00F47F1E" w:rsidRPr="00F47F1E">
        <w:rPr>
          <w:kern w:val="20"/>
          <w:position w:val="-6"/>
          <w:sz w:val="21"/>
        </w:rPr>
        <w:object w:dxaOrig="180" w:dyaOrig="200">
          <v:shape id="_x0000_i1063" type="#_x0000_t75" style="width:9pt;height:10pt" o:ole="">
            <v:imagedata r:id="rId88" o:title=""/>
          </v:shape>
          <o:OLEObject Type="Embed" ProgID="Equation.DSMT4" ShapeID="_x0000_i1063" DrawAspect="Content" ObjectID="_1461351614" r:id="rId89"/>
        </w:object>
      </w:r>
      <w:r w:rsidRPr="00D1206D">
        <w:rPr>
          <w:rFonts w:hint="eastAsia"/>
          <w:kern w:val="20"/>
          <w:sz w:val="21"/>
        </w:rPr>
        <w:t>成反比</w:t>
      </w:r>
      <w:r w:rsidR="00357EB2">
        <w:rPr>
          <w:rFonts w:hint="eastAsia"/>
          <w:kern w:val="20"/>
          <w:sz w:val="21"/>
        </w:rPr>
        <w:t xml:space="preserve">, </w:t>
      </w:r>
      <w:r w:rsidR="008B6A6A">
        <w:rPr>
          <w:rFonts w:hint="eastAsia"/>
          <w:kern w:val="20"/>
          <w:sz w:val="21"/>
        </w:rPr>
        <w:t>即</w:t>
      </w:r>
      <w:r w:rsidRPr="00D1206D">
        <w:rPr>
          <w:rFonts w:hint="eastAsia"/>
          <w:kern w:val="20"/>
          <w:sz w:val="21"/>
        </w:rPr>
        <w:t>函数</w:t>
      </w:r>
      <w:r w:rsidR="00F47F1E" w:rsidRPr="00F47F1E">
        <w:rPr>
          <w:kern w:val="20"/>
          <w:position w:val="-10"/>
          <w:sz w:val="21"/>
        </w:rPr>
        <w:object w:dxaOrig="220" w:dyaOrig="300">
          <v:shape id="_x0000_i1064" type="#_x0000_t75" style="width:11.5pt;height:15pt" o:ole="">
            <v:imagedata r:id="rId90" o:title=""/>
          </v:shape>
          <o:OLEObject Type="Embed" ProgID="Equation.DSMT4" ShapeID="_x0000_i1064" DrawAspect="Content" ObjectID="_1461351615" r:id="rId91"/>
        </w:object>
      </w:r>
      <w:r w:rsidRPr="00D1206D">
        <w:rPr>
          <w:rFonts w:hint="eastAsia"/>
          <w:kern w:val="20"/>
          <w:sz w:val="21"/>
        </w:rPr>
        <w:t>全局敏感性越大</w:t>
      </w:r>
      <w:r w:rsidR="00357EB2">
        <w:rPr>
          <w:rFonts w:hint="eastAsia"/>
          <w:kern w:val="20"/>
          <w:sz w:val="21"/>
        </w:rPr>
        <w:t xml:space="preserve">, </w:t>
      </w:r>
      <w:r w:rsidRPr="00D1206D">
        <w:rPr>
          <w:rFonts w:hint="eastAsia"/>
          <w:kern w:val="20"/>
          <w:sz w:val="21"/>
        </w:rPr>
        <w:t>所需噪音越大</w:t>
      </w:r>
      <w:r w:rsidR="00AD0F3C">
        <w:rPr>
          <w:rFonts w:hint="eastAsia"/>
          <w:kern w:val="20"/>
          <w:sz w:val="21"/>
        </w:rPr>
        <w:t>.</w:t>
      </w:r>
      <w:r w:rsidR="00167EA1">
        <w:rPr>
          <w:rFonts w:hint="eastAsia"/>
          <w:kern w:val="20"/>
          <w:sz w:val="21"/>
        </w:rPr>
        <w:t xml:space="preserve"> </w:t>
      </w:r>
      <w:r w:rsidR="00167EA1">
        <w:rPr>
          <w:rFonts w:hint="eastAsia"/>
          <w:kern w:val="20"/>
          <w:sz w:val="21"/>
        </w:rPr>
        <w:t>拉普拉斯</w:t>
      </w:r>
      <w:r w:rsidR="00167EA1" w:rsidRPr="009B4776">
        <w:rPr>
          <w:rFonts w:hint="eastAsia"/>
          <w:kern w:val="20"/>
          <w:sz w:val="21"/>
        </w:rPr>
        <w:t>机制主要处理一些输出结果为实数型的算法</w:t>
      </w:r>
      <w:r w:rsidR="00167EA1">
        <w:rPr>
          <w:rFonts w:hint="eastAsia"/>
          <w:kern w:val="20"/>
          <w:sz w:val="21"/>
        </w:rPr>
        <w:t>.</w:t>
      </w:r>
    </w:p>
    <w:p w:rsidR="00167EA1" w:rsidRPr="009B4776" w:rsidRDefault="00167EA1" w:rsidP="00167EA1">
      <w:pPr>
        <w:pStyle w:val="a0"/>
        <w:numPr>
          <w:ilvl w:val="0"/>
          <w:numId w:val="3"/>
        </w:numPr>
        <w:ind w:firstLineChars="0"/>
        <w:rPr>
          <w:sz w:val="21"/>
        </w:rPr>
      </w:pPr>
      <w:r w:rsidRPr="009B4776">
        <w:rPr>
          <w:rFonts w:hint="eastAsia"/>
          <w:sz w:val="21"/>
        </w:rPr>
        <w:t>(</w:t>
      </w:r>
      <w:r w:rsidRPr="009B4776">
        <w:rPr>
          <w:rFonts w:hint="eastAsia"/>
          <w:sz w:val="21"/>
        </w:rPr>
        <w:t>指数机制</w:t>
      </w:r>
      <w:r w:rsidRPr="009B4776">
        <w:rPr>
          <w:rFonts w:hint="eastAsia"/>
          <w:kern w:val="20"/>
          <w:sz w:val="21"/>
          <w:vertAlign w:val="superscript"/>
        </w:rPr>
        <w:t>[1</w:t>
      </w:r>
      <w:r w:rsidR="00321A56">
        <w:rPr>
          <w:rFonts w:hint="eastAsia"/>
          <w:kern w:val="20"/>
          <w:sz w:val="21"/>
          <w:vertAlign w:val="superscript"/>
        </w:rPr>
        <w:t>9</w:t>
      </w:r>
      <w:r w:rsidRPr="009B4776">
        <w:rPr>
          <w:rFonts w:hint="eastAsia"/>
          <w:kern w:val="20"/>
          <w:sz w:val="21"/>
          <w:vertAlign w:val="superscript"/>
        </w:rPr>
        <w:t>]</w:t>
      </w:r>
      <w:r w:rsidRPr="009B4776">
        <w:rPr>
          <w:rFonts w:hint="eastAsia"/>
          <w:sz w:val="21"/>
        </w:rPr>
        <w:t xml:space="preserve">) </w:t>
      </w:r>
      <w:r w:rsidRPr="009B4776">
        <w:rPr>
          <w:rFonts w:hint="eastAsia"/>
          <w:sz w:val="21"/>
        </w:rPr>
        <w:t>给定一个打分函数</w:t>
      </w:r>
      <m:oMath>
        <m:r>
          <w:rPr>
            <w:rFonts w:ascii="Cambria Math" w:hAnsi="Cambria Math"/>
            <w:kern w:val="20"/>
            <w:sz w:val="21"/>
          </w:rPr>
          <m:t xml:space="preserve">u: </m:t>
        </m:r>
        <m:d>
          <m:dPr>
            <m:ctrlPr>
              <w:rPr>
                <w:rFonts w:ascii="Cambria Math" w:hAnsi="Cambria Math"/>
                <w:i/>
                <w:kern w:val="20"/>
                <w:sz w:val="21"/>
              </w:rPr>
            </m:ctrlPr>
          </m:dPr>
          <m:e>
            <m:r>
              <w:rPr>
                <w:rFonts w:ascii="Cambria Math" w:hAnsi="Cambria Math"/>
                <w:kern w:val="20"/>
                <w:sz w:val="21"/>
              </w:rPr>
              <m:t>D×O</m:t>
            </m:r>
          </m:e>
        </m:d>
        <m:r>
          <w:rPr>
            <w:rFonts w:ascii="Cambria Math" w:hAnsi="Cambria Math"/>
            <w:kern w:val="20"/>
            <w:sz w:val="21"/>
          </w:rPr>
          <m:t>→R</m:t>
        </m:r>
      </m:oMath>
      <w:r w:rsidRPr="009B4776">
        <w:rPr>
          <w:rFonts w:hint="eastAsia"/>
          <w:kern w:val="20"/>
          <w:sz w:val="21"/>
        </w:rPr>
        <w:t>，若算法</w:t>
      </w:r>
      <m:oMath>
        <m:r>
          <w:rPr>
            <w:rFonts w:ascii="Cambria Math" w:hAnsi="Cambria Math"/>
            <w:sz w:val="21"/>
          </w:rPr>
          <m:t>K</m:t>
        </m:r>
      </m:oMath>
      <w:r w:rsidRPr="009B4776">
        <w:rPr>
          <w:rFonts w:hint="eastAsia"/>
          <w:kern w:val="20"/>
          <w:sz w:val="21"/>
        </w:rPr>
        <w:t>满足下列等式，则</w:t>
      </w:r>
      <m:oMath>
        <m:r>
          <w:rPr>
            <w:rFonts w:ascii="Cambria Math" w:hAnsi="Cambria Math"/>
            <w:sz w:val="21"/>
          </w:rPr>
          <m:t>K</m:t>
        </m:r>
      </m:oMath>
      <w:r w:rsidRPr="009B4776">
        <w:rPr>
          <w:rFonts w:hint="eastAsia"/>
          <w:kern w:val="20"/>
          <w:sz w:val="21"/>
        </w:rPr>
        <w:t>满足</w:t>
      </w:r>
      <m:oMath>
        <m:r>
          <w:rPr>
            <w:rFonts w:ascii="Cambria Math" w:hAnsi="Cambria Math"/>
            <w:kern w:val="20"/>
            <w:sz w:val="21"/>
          </w:rPr>
          <m:t>ε</m:t>
        </m:r>
      </m:oMath>
      <w:r w:rsidRPr="009B4776">
        <w:rPr>
          <w:rFonts w:hint="eastAsia"/>
          <w:kern w:val="20"/>
          <w:sz w:val="21"/>
        </w:rPr>
        <w:t>-</w:t>
      </w:r>
      <w:r>
        <w:rPr>
          <w:rFonts w:hint="eastAsia"/>
          <w:kern w:val="20"/>
          <w:sz w:val="21"/>
        </w:rPr>
        <w:t>差分隐私</w:t>
      </w:r>
      <w:r w:rsidR="0063551B">
        <w:rPr>
          <w:rFonts w:hint="eastAsia"/>
          <w:kern w:val="20"/>
          <w:sz w:val="21"/>
        </w:rPr>
        <w:t>.</w:t>
      </w:r>
    </w:p>
    <w:tbl>
      <w:tblPr>
        <w:tblStyle w:val="af2"/>
        <w:tblW w:w="467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67"/>
      </w:tblGrid>
      <w:tr w:rsidR="00167EA1" w:rsidRPr="009B4776" w:rsidTr="005356BA">
        <w:tc>
          <w:tcPr>
            <w:tcW w:w="4112" w:type="dxa"/>
            <w:vAlign w:val="center"/>
          </w:tcPr>
          <w:p w:rsidR="00167EA1" w:rsidRPr="009B4776" w:rsidRDefault="00167EA1" w:rsidP="00C01B30">
            <w:pPr>
              <w:pStyle w:val="a0"/>
              <w:ind w:firstLineChars="100" w:firstLine="180"/>
            </w:pPr>
            <m:oMathPara>
              <m:oMathParaPr>
                <m:jc m:val="right"/>
              </m:oMathParaPr>
              <m:oMath>
                <m:r>
                  <w:rPr>
                    <w:rFonts w:ascii="Cambria Math" w:hAnsi="Cambria Math"/>
                    <w:szCs w:val="18"/>
                  </w:rPr>
                  <m:t>K</m:t>
                </m:r>
                <m:d>
                  <m:dPr>
                    <m:ctrlPr>
                      <w:rPr>
                        <w:rFonts w:ascii="Cambria Math" w:hAnsi="Cambria Math"/>
                        <w:szCs w:val="18"/>
                      </w:rPr>
                    </m:ctrlPr>
                  </m:dPr>
                  <m:e>
                    <m:r>
                      <w:rPr>
                        <w:rFonts w:ascii="Cambria Math" w:hAnsi="Cambria Math"/>
                        <w:szCs w:val="18"/>
                      </w:rPr>
                      <m:t>D,u</m:t>
                    </m:r>
                  </m:e>
                </m:d>
                <m:r>
                  <w:rPr>
                    <w:rFonts w:ascii="Cambria Math" w:hAnsi="Cambria Math"/>
                    <w:szCs w:val="18"/>
                  </w:rPr>
                  <m:t>=</m:t>
                </m:r>
                <m:d>
                  <m:dPr>
                    <m:begChr m:val="{"/>
                    <m:endChr m:val="}"/>
                    <m:ctrlPr>
                      <w:rPr>
                        <w:rFonts w:ascii="Cambria Math" w:hAnsi="Cambria Math"/>
                        <w:i/>
                        <w:szCs w:val="18"/>
                      </w:rPr>
                    </m:ctrlPr>
                  </m:dPr>
                  <m:e>
                    <m:r>
                      <w:rPr>
                        <w:rFonts w:ascii="Cambria Math" w:hAnsi="Cambria Math"/>
                        <w:szCs w:val="18"/>
                      </w:rPr>
                      <m:t>r</m:t>
                    </m:r>
                    <m:box>
                      <m:boxPr>
                        <m:opEmu m:val="1"/>
                        <m:ctrlPr>
                          <w:rPr>
                            <w:rFonts w:ascii="Cambria Math" w:hAnsi="Cambria Math"/>
                            <w:i/>
                            <w:szCs w:val="18"/>
                          </w:rPr>
                        </m:ctrlPr>
                      </m:boxPr>
                      <m:e>
                        <m:r>
                          <w:rPr>
                            <w:rFonts w:ascii="Cambria Math" w:hAnsi="Cambria Math"/>
                            <w:szCs w:val="18"/>
                          </w:rPr>
                          <m:t>∶| Pr</m:t>
                        </m:r>
                        <m:r>
                          <m:rPr>
                            <m:sty m:val="p"/>
                          </m:rPr>
                          <w:rPr>
                            <w:rFonts w:ascii="Cambria Math" w:hAnsi="Cambria Math"/>
                            <w:szCs w:val="18"/>
                          </w:rPr>
                          <m:t>⁡</m:t>
                        </m:r>
                        <m:r>
                          <w:rPr>
                            <w:rFonts w:ascii="Cambria Math" w:hAnsi="Cambria Math"/>
                            <w:szCs w:val="18"/>
                          </w:rPr>
                          <m:t>[r∈O]∝exp</m:t>
                        </m:r>
                        <m:d>
                          <m:dPr>
                            <m:ctrlPr>
                              <w:rPr>
                                <w:rFonts w:ascii="Cambria Math" w:hAnsi="Cambria Math"/>
                                <w:i/>
                                <w:szCs w:val="18"/>
                              </w:rPr>
                            </m:ctrlPr>
                          </m:dPr>
                          <m:e>
                            <m:f>
                              <m:fPr>
                                <m:ctrlPr>
                                  <w:rPr>
                                    <w:rFonts w:ascii="Cambria Math" w:hAnsi="Cambria Math"/>
                                    <w:i/>
                                    <w:szCs w:val="18"/>
                                  </w:rPr>
                                </m:ctrlPr>
                              </m:fPr>
                              <m:num>
                                <m:r>
                                  <w:rPr>
                                    <w:rFonts w:ascii="Cambria Math" w:hAnsi="Cambria Math"/>
                                    <w:szCs w:val="18"/>
                                  </w:rPr>
                                  <m:t>ε</m:t>
                                </m:r>
                                <m:r>
                                  <w:rPr>
                                    <w:rFonts w:ascii="Cambria Math" w:hAnsi="Cambria Math"/>
                                    <w:kern w:val="20"/>
                                    <w:szCs w:val="18"/>
                                  </w:rPr>
                                  <m:t>u</m:t>
                                </m:r>
                                <m:d>
                                  <m:dPr>
                                    <m:ctrlPr>
                                      <w:rPr>
                                        <w:rFonts w:ascii="Cambria Math" w:hAnsi="Cambria Math"/>
                                        <w:i/>
                                        <w:kern w:val="20"/>
                                        <w:szCs w:val="18"/>
                                      </w:rPr>
                                    </m:ctrlPr>
                                  </m:dPr>
                                  <m:e>
                                    <m:r>
                                      <w:rPr>
                                        <w:rFonts w:ascii="Cambria Math" w:hAnsi="Cambria Math"/>
                                        <w:kern w:val="20"/>
                                        <w:szCs w:val="18"/>
                                      </w:rPr>
                                      <m:t>D,r</m:t>
                                    </m:r>
                                  </m:e>
                                </m:d>
                              </m:num>
                              <m:den>
                                <m:r>
                                  <w:rPr>
                                    <w:rFonts w:ascii="Cambria Math" w:hAnsi="Cambria Math"/>
                                    <w:szCs w:val="18"/>
                                  </w:rPr>
                                  <m:t>2∆u</m:t>
                                </m:r>
                              </m:den>
                            </m:f>
                          </m:e>
                        </m:d>
                      </m:e>
                    </m:box>
                  </m:e>
                </m:d>
              </m:oMath>
            </m:oMathPara>
          </w:p>
        </w:tc>
        <w:tc>
          <w:tcPr>
            <w:tcW w:w="567" w:type="dxa"/>
            <w:vAlign w:val="center"/>
          </w:tcPr>
          <w:p w:rsidR="00167EA1" w:rsidRPr="009B4776" w:rsidRDefault="00167EA1" w:rsidP="00167EA1">
            <w:pPr>
              <w:pStyle w:val="a0"/>
              <w:numPr>
                <w:ilvl w:val="0"/>
                <w:numId w:val="4"/>
              </w:numPr>
              <w:spacing w:beforeLines="50" w:before="156" w:afterLines="50" w:after="156"/>
              <w:ind w:firstLineChars="0"/>
              <w:jc w:val="right"/>
              <w:rPr>
                <w:kern w:val="20"/>
              </w:rPr>
            </w:pPr>
          </w:p>
        </w:tc>
      </w:tr>
    </w:tbl>
    <w:p w:rsidR="00167EA1" w:rsidRPr="009B4776" w:rsidRDefault="00167EA1" w:rsidP="00167EA1">
      <w:pPr>
        <w:pStyle w:val="a0"/>
        <w:ind w:firstLine="420"/>
        <w:rPr>
          <w:kern w:val="20"/>
          <w:sz w:val="21"/>
        </w:rPr>
      </w:pPr>
      <w:r w:rsidRPr="009B4776">
        <w:rPr>
          <w:rFonts w:hint="eastAsia"/>
          <w:sz w:val="21"/>
        </w:rPr>
        <w:t>其中，</w:t>
      </w:r>
      <m:oMath>
        <m:r>
          <w:rPr>
            <w:rFonts w:ascii="Cambria Math" w:hAnsi="Cambria Math"/>
            <w:sz w:val="21"/>
          </w:rPr>
          <m:t>∆u</m:t>
        </m:r>
      </m:oMath>
      <w:r w:rsidRPr="009B4776">
        <w:rPr>
          <w:rFonts w:hint="eastAsia"/>
          <w:sz w:val="21"/>
        </w:rPr>
        <w:t>为打分函数</w:t>
      </w:r>
      <m:oMath>
        <m:r>
          <w:rPr>
            <w:rFonts w:ascii="Cambria Math" w:hAnsi="Cambria Math"/>
            <w:kern w:val="20"/>
            <w:sz w:val="21"/>
          </w:rPr>
          <m:t>u</m:t>
        </m:r>
        <m:d>
          <m:dPr>
            <m:ctrlPr>
              <w:rPr>
                <w:rFonts w:ascii="Cambria Math" w:hAnsi="Cambria Math"/>
                <w:i/>
                <w:kern w:val="20"/>
                <w:sz w:val="21"/>
              </w:rPr>
            </m:ctrlPr>
          </m:dPr>
          <m:e>
            <m:r>
              <w:rPr>
                <w:rFonts w:ascii="Cambria Math" w:hAnsi="Cambria Math"/>
                <w:kern w:val="20"/>
                <w:sz w:val="21"/>
              </w:rPr>
              <m:t>D,r</m:t>
            </m:r>
          </m:e>
        </m:d>
      </m:oMath>
      <w:r>
        <w:rPr>
          <w:rFonts w:hint="eastAsia"/>
          <w:kern w:val="20"/>
          <w:sz w:val="21"/>
        </w:rPr>
        <w:t>的全局敏感性</w:t>
      </w:r>
      <w:r>
        <w:rPr>
          <w:rFonts w:hint="eastAsia"/>
          <w:kern w:val="20"/>
          <w:sz w:val="21"/>
        </w:rPr>
        <w:t xml:space="preserve">, </w:t>
      </w:r>
      <m:oMath>
        <m:r>
          <w:rPr>
            <w:rFonts w:ascii="Cambria Math" w:hAnsi="Cambria Math"/>
            <w:kern w:val="20"/>
            <w:sz w:val="21"/>
          </w:rPr>
          <m:t>r</m:t>
        </m:r>
      </m:oMath>
      <w:r w:rsidRPr="009B4776">
        <w:rPr>
          <w:rFonts w:hint="eastAsia"/>
          <w:kern w:val="20"/>
          <w:sz w:val="21"/>
        </w:rPr>
        <w:lastRenderedPageBreak/>
        <w:t>表示从输出域</w:t>
      </w:r>
      <m:oMath>
        <m:r>
          <w:rPr>
            <w:rFonts w:ascii="Cambria Math" w:hAnsi="Cambria Math"/>
            <w:kern w:val="20"/>
            <w:sz w:val="21"/>
          </w:rPr>
          <m:t>O</m:t>
        </m:r>
      </m:oMath>
      <w:r>
        <w:rPr>
          <w:rFonts w:hint="eastAsia"/>
          <w:kern w:val="20"/>
          <w:sz w:val="21"/>
        </w:rPr>
        <w:t>中所选择的输出项</w:t>
      </w:r>
      <w:r>
        <w:rPr>
          <w:rFonts w:hint="eastAsia"/>
          <w:kern w:val="20"/>
          <w:sz w:val="21"/>
        </w:rPr>
        <w:t xml:space="preserve">. </w:t>
      </w:r>
      <w:r w:rsidRPr="009B4776">
        <w:rPr>
          <w:rFonts w:hint="eastAsia"/>
          <w:kern w:val="20"/>
          <w:sz w:val="21"/>
        </w:rPr>
        <w:t>由公式</w:t>
      </w:r>
      <w:r w:rsidRPr="009B4776">
        <w:rPr>
          <w:rFonts w:hint="eastAsia"/>
          <w:kern w:val="20"/>
          <w:sz w:val="21"/>
        </w:rPr>
        <w:t>(</w:t>
      </w:r>
      <w:r w:rsidR="00321A56">
        <w:rPr>
          <w:rFonts w:hint="eastAsia"/>
          <w:kern w:val="20"/>
          <w:sz w:val="21"/>
        </w:rPr>
        <w:t>4</w:t>
      </w:r>
      <w:r w:rsidRPr="009B4776">
        <w:rPr>
          <w:rFonts w:hint="eastAsia"/>
          <w:kern w:val="20"/>
          <w:sz w:val="21"/>
        </w:rPr>
        <w:t>)</w:t>
      </w:r>
      <w:r w:rsidRPr="009B4776">
        <w:rPr>
          <w:rFonts w:hint="eastAsia"/>
          <w:kern w:val="20"/>
          <w:sz w:val="21"/>
        </w:rPr>
        <w:t>可知</w:t>
      </w:r>
      <w:r>
        <w:rPr>
          <w:rFonts w:hint="eastAsia"/>
          <w:kern w:val="20"/>
          <w:sz w:val="21"/>
        </w:rPr>
        <w:t xml:space="preserve">, </w:t>
      </w:r>
      <w:r w:rsidRPr="009B4776">
        <w:rPr>
          <w:rFonts w:hint="eastAsia"/>
          <w:kern w:val="20"/>
          <w:sz w:val="21"/>
        </w:rPr>
        <w:t>打分越高</w:t>
      </w:r>
      <w:r>
        <w:rPr>
          <w:rFonts w:hint="eastAsia"/>
          <w:kern w:val="20"/>
          <w:sz w:val="21"/>
        </w:rPr>
        <w:t xml:space="preserve">, </w:t>
      </w:r>
      <w:r w:rsidRPr="009B4776">
        <w:rPr>
          <w:rFonts w:hint="eastAsia"/>
          <w:kern w:val="20"/>
          <w:sz w:val="21"/>
        </w:rPr>
        <w:t>被选择输出的概率越大</w:t>
      </w:r>
      <w:r>
        <w:rPr>
          <w:rFonts w:hint="eastAsia"/>
          <w:kern w:val="20"/>
          <w:sz w:val="21"/>
        </w:rPr>
        <w:t xml:space="preserve">. </w:t>
      </w:r>
      <w:r>
        <w:rPr>
          <w:rFonts w:hint="eastAsia"/>
          <w:kern w:val="20"/>
          <w:sz w:val="21"/>
        </w:rPr>
        <w:t>指数机制主要处理一些输出结果为非数值型的算法</w:t>
      </w:r>
      <w:r>
        <w:rPr>
          <w:rFonts w:hint="eastAsia"/>
          <w:kern w:val="20"/>
          <w:sz w:val="21"/>
        </w:rPr>
        <w:t>.</w:t>
      </w:r>
    </w:p>
    <w:bookmarkEnd w:id="7"/>
    <w:bookmarkEnd w:id="8"/>
    <w:p w:rsidR="000E4ED2" w:rsidRPr="00BE7ADE" w:rsidRDefault="000E4ED2" w:rsidP="000E4ED2">
      <w:pPr>
        <w:pStyle w:val="a0"/>
        <w:tabs>
          <w:tab w:val="left" w:pos="4962"/>
        </w:tabs>
        <w:ind w:firstLine="420"/>
        <w:rPr>
          <w:color w:val="000000"/>
          <w:kern w:val="20"/>
          <w:sz w:val="21"/>
        </w:rPr>
      </w:pPr>
      <w:r w:rsidRPr="00D1206D">
        <w:rPr>
          <w:rFonts w:hint="eastAsia"/>
          <w:color w:val="000000"/>
          <w:kern w:val="20"/>
          <w:sz w:val="21"/>
        </w:rPr>
        <w:t>差分隐私保护技术本身蕴含着两种重要的组合性质</w:t>
      </w:r>
      <w:r w:rsidR="00AC1AB0" w:rsidRPr="00213B0A">
        <w:rPr>
          <w:rFonts w:hint="eastAsia"/>
          <w:kern w:val="20"/>
          <w:sz w:val="21"/>
          <w:vertAlign w:val="superscript"/>
        </w:rPr>
        <w:t>[</w:t>
      </w:r>
      <w:r w:rsidR="00321A56">
        <w:rPr>
          <w:rFonts w:hint="eastAsia"/>
          <w:kern w:val="20"/>
          <w:sz w:val="21"/>
          <w:vertAlign w:val="superscript"/>
        </w:rPr>
        <w:t>20</w:t>
      </w:r>
      <w:r w:rsidR="00015F15">
        <w:rPr>
          <w:rFonts w:hint="eastAsia"/>
          <w:kern w:val="20"/>
          <w:sz w:val="21"/>
          <w:vertAlign w:val="superscript"/>
        </w:rPr>
        <w:t>]</w:t>
      </w:r>
      <w:r w:rsidR="00650780">
        <w:rPr>
          <w:rFonts w:hint="eastAsia"/>
          <w:color w:val="000000"/>
          <w:kern w:val="20"/>
          <w:sz w:val="21"/>
        </w:rPr>
        <w:t xml:space="preserve">: </w:t>
      </w:r>
      <w:r w:rsidRPr="00D1206D">
        <w:rPr>
          <w:rFonts w:hint="eastAsia"/>
          <w:color w:val="000000"/>
          <w:kern w:val="20"/>
          <w:sz w:val="21"/>
        </w:rPr>
        <w:t>序列组合性</w:t>
      </w:r>
      <w:r w:rsidRPr="00BE7ADE">
        <w:rPr>
          <w:rFonts w:hint="eastAsia"/>
          <w:color w:val="000000"/>
          <w:kern w:val="20"/>
          <w:sz w:val="21"/>
        </w:rPr>
        <w:t xml:space="preserve">(Sequential </w:t>
      </w:r>
      <w:r w:rsidR="00ED2611">
        <w:rPr>
          <w:rFonts w:hint="eastAsia"/>
          <w:color w:val="000000"/>
          <w:kern w:val="20"/>
          <w:sz w:val="21"/>
        </w:rPr>
        <w:t>C</w:t>
      </w:r>
      <w:r w:rsidRPr="00BE7ADE">
        <w:rPr>
          <w:rFonts w:hint="eastAsia"/>
          <w:color w:val="000000"/>
          <w:kern w:val="20"/>
          <w:sz w:val="21"/>
        </w:rPr>
        <w:t>omposition)</w:t>
      </w:r>
      <w:r w:rsidRPr="00BE7ADE">
        <w:rPr>
          <w:rFonts w:hint="eastAsia"/>
          <w:color w:val="000000"/>
          <w:kern w:val="20"/>
          <w:sz w:val="21"/>
        </w:rPr>
        <w:t>和并行组合性</w:t>
      </w:r>
      <w:r w:rsidRPr="00BE7ADE">
        <w:rPr>
          <w:rFonts w:hint="eastAsia"/>
          <w:color w:val="000000"/>
          <w:kern w:val="20"/>
          <w:sz w:val="21"/>
        </w:rPr>
        <w:t xml:space="preserve">(Parallel </w:t>
      </w:r>
      <w:r w:rsidR="00ED2611">
        <w:rPr>
          <w:rFonts w:hint="eastAsia"/>
          <w:color w:val="000000"/>
          <w:kern w:val="20"/>
          <w:sz w:val="21"/>
        </w:rPr>
        <w:t>C</w:t>
      </w:r>
      <w:r w:rsidRPr="00BE7ADE">
        <w:rPr>
          <w:rFonts w:hint="eastAsia"/>
          <w:color w:val="000000"/>
          <w:kern w:val="20"/>
          <w:sz w:val="21"/>
        </w:rPr>
        <w:t>omposition)</w:t>
      </w:r>
      <w:r w:rsidR="00AD0F3C">
        <w:rPr>
          <w:rFonts w:hint="eastAsia"/>
          <w:color w:val="000000"/>
          <w:kern w:val="20"/>
          <w:sz w:val="21"/>
        </w:rPr>
        <w:t>.</w:t>
      </w:r>
    </w:p>
    <w:p w:rsidR="000E4ED2" w:rsidRPr="00D1206D" w:rsidRDefault="000E4ED2" w:rsidP="00053F84">
      <w:pPr>
        <w:pStyle w:val="a0"/>
        <w:numPr>
          <w:ilvl w:val="0"/>
          <w:numId w:val="6"/>
        </w:numPr>
        <w:ind w:firstLineChars="0"/>
        <w:rPr>
          <w:color w:val="000000"/>
          <w:kern w:val="20"/>
          <w:sz w:val="21"/>
        </w:rPr>
      </w:pPr>
      <w:r w:rsidRPr="00D1206D">
        <w:rPr>
          <w:rFonts w:hint="eastAsia"/>
          <w:color w:val="000000"/>
          <w:kern w:val="20"/>
          <w:sz w:val="21"/>
        </w:rPr>
        <w:t>(</w:t>
      </w:r>
      <w:r>
        <w:rPr>
          <w:rFonts w:hint="eastAsia"/>
          <w:color w:val="000000"/>
          <w:kern w:val="20"/>
          <w:sz w:val="21"/>
        </w:rPr>
        <w:t>序列组合性</w:t>
      </w:r>
      <w:r w:rsidR="00550808" w:rsidRPr="00213B0A">
        <w:rPr>
          <w:rFonts w:hint="eastAsia"/>
          <w:kern w:val="20"/>
          <w:sz w:val="21"/>
          <w:vertAlign w:val="superscript"/>
        </w:rPr>
        <w:t>[</w:t>
      </w:r>
      <w:r w:rsidR="00321A56">
        <w:rPr>
          <w:rFonts w:hint="eastAsia"/>
          <w:kern w:val="20"/>
          <w:sz w:val="21"/>
          <w:vertAlign w:val="superscript"/>
        </w:rPr>
        <w:t>20</w:t>
      </w:r>
      <w:r w:rsidR="00550808">
        <w:rPr>
          <w:rFonts w:hint="eastAsia"/>
          <w:kern w:val="20"/>
          <w:sz w:val="21"/>
          <w:vertAlign w:val="superscript"/>
        </w:rPr>
        <w:t>]</w:t>
      </w:r>
      <w:r w:rsidRPr="00D1206D">
        <w:rPr>
          <w:rFonts w:hint="eastAsia"/>
          <w:color w:val="000000"/>
          <w:kern w:val="20"/>
          <w:sz w:val="21"/>
        </w:rPr>
        <w:t xml:space="preserve">) </w:t>
      </w:r>
      <w:bookmarkStart w:id="16" w:name="OLE_LINK87"/>
      <w:bookmarkStart w:id="17" w:name="OLE_LINK88"/>
      <w:r w:rsidR="00307FD2">
        <w:rPr>
          <w:rFonts w:hint="eastAsia"/>
          <w:color w:val="000000"/>
          <w:kern w:val="20"/>
          <w:sz w:val="21"/>
        </w:rPr>
        <w:t>给定</w:t>
      </w:r>
      <w:r w:rsidR="00307FD2" w:rsidRPr="00D1206D">
        <w:rPr>
          <w:rFonts w:hint="eastAsia"/>
          <w:color w:val="000000"/>
          <w:kern w:val="20"/>
          <w:sz w:val="21"/>
        </w:rPr>
        <w:t>数据库</w:t>
      </w:r>
      <m:oMath>
        <m:r>
          <w:rPr>
            <w:rFonts w:ascii="Cambria Math" w:hAnsi="Cambria Math"/>
            <w:kern w:val="20"/>
            <w:sz w:val="21"/>
            <w:szCs w:val="15"/>
          </w:rPr>
          <m:t>D</m:t>
        </m:r>
      </m:oMath>
      <w:r w:rsidR="00357EB2">
        <w:rPr>
          <w:rFonts w:hint="eastAsia"/>
          <w:color w:val="000000"/>
          <w:kern w:val="20"/>
          <w:sz w:val="21"/>
        </w:rPr>
        <w:t xml:space="preserve">, </w:t>
      </w:r>
      <w:bookmarkEnd w:id="16"/>
      <w:bookmarkEnd w:id="17"/>
      <w:r w:rsidRPr="00D1206D">
        <w:rPr>
          <w:rFonts w:hint="eastAsia"/>
          <w:color w:val="000000"/>
          <w:kern w:val="20"/>
          <w:sz w:val="21"/>
        </w:rPr>
        <w:t>设</w:t>
      </w:r>
      <m:oMath>
        <m:sSub>
          <m:sSubPr>
            <m:ctrlPr>
              <w:rPr>
                <w:rFonts w:ascii="Cambria Math" w:hAnsi="Cambria Math"/>
                <w:i/>
                <w:kern w:val="20"/>
                <w:sz w:val="21"/>
                <w:szCs w:val="15"/>
              </w:rPr>
            </m:ctrlPr>
          </m:sSubPr>
          <m:e>
            <m:r>
              <w:rPr>
                <w:rFonts w:ascii="Cambria Math" w:hAnsi="Cambria Math"/>
                <w:kern w:val="20"/>
                <w:sz w:val="21"/>
                <w:szCs w:val="15"/>
              </w:rPr>
              <m:t>K</m:t>
            </m:r>
          </m:e>
          <m:sub>
            <m:r>
              <w:rPr>
                <w:rFonts w:ascii="Cambria Math" w:hAnsi="Cambria Math"/>
                <w:kern w:val="20"/>
                <w:sz w:val="21"/>
                <w:szCs w:val="15"/>
              </w:rPr>
              <m:t>i</m:t>
            </m:r>
          </m:sub>
        </m:sSub>
      </m:oMath>
      <w:r w:rsidRPr="00D1206D">
        <w:rPr>
          <w:rFonts w:hint="eastAsia"/>
          <w:color w:val="000000"/>
          <w:kern w:val="20"/>
          <w:sz w:val="21"/>
        </w:rPr>
        <w:t>为任一个随机算法</w:t>
      </w:r>
      <w:r w:rsidRPr="00D1206D">
        <w:rPr>
          <w:rFonts w:hint="eastAsia"/>
          <w:color w:val="000000"/>
          <w:kern w:val="20"/>
          <w:sz w:val="21"/>
        </w:rPr>
        <w:t>(</w:t>
      </w:r>
      <m:oMath>
        <m:r>
          <w:rPr>
            <w:rFonts w:ascii="Cambria Math" w:hAnsi="Cambria Math"/>
            <w:color w:val="000000"/>
            <w:kern w:val="20"/>
            <w:sz w:val="21"/>
          </w:rPr>
          <m:t>1</m:t>
        </m:r>
        <m:r>
          <w:rPr>
            <w:rFonts w:ascii="Cambria Math" w:eastAsia="Cambria Math" w:hAnsi="Cambria Math"/>
            <w:color w:val="000000"/>
            <w:kern w:val="20"/>
            <w:sz w:val="21"/>
          </w:rPr>
          <m:t>≤i≤n</m:t>
        </m:r>
      </m:oMath>
      <w:r w:rsidRPr="00D1206D">
        <w:rPr>
          <w:rFonts w:hint="eastAsia"/>
          <w:color w:val="000000"/>
          <w:kern w:val="20"/>
          <w:sz w:val="21"/>
        </w:rPr>
        <w:t>)</w:t>
      </w:r>
      <w:r w:rsidRPr="00D1206D">
        <w:rPr>
          <w:rFonts w:hint="eastAsia"/>
          <w:color w:val="000000"/>
          <w:kern w:val="20"/>
          <w:sz w:val="21"/>
        </w:rPr>
        <w:t>满足</w:t>
      </w:r>
      <m:oMath>
        <m:sSub>
          <m:sSubPr>
            <m:ctrlPr>
              <w:rPr>
                <w:rFonts w:ascii="Cambria Math" w:hAnsi="Cambria Math"/>
                <w:i/>
                <w:kern w:val="20"/>
                <w:sz w:val="21"/>
                <w:szCs w:val="15"/>
              </w:rPr>
            </m:ctrlPr>
          </m:sSubPr>
          <m:e>
            <m:r>
              <w:rPr>
                <w:rFonts w:ascii="Cambria Math" w:hAnsi="Cambria Math"/>
                <w:kern w:val="20"/>
                <w:sz w:val="21"/>
                <w:szCs w:val="15"/>
              </w:rPr>
              <m:t>ε</m:t>
            </m:r>
          </m:e>
          <m:sub>
            <m:r>
              <w:rPr>
                <w:rFonts w:ascii="Cambria Math" w:hAnsi="Cambria Math"/>
                <w:kern w:val="20"/>
                <w:sz w:val="21"/>
                <w:szCs w:val="15"/>
              </w:rPr>
              <m:t>i</m:t>
            </m:r>
          </m:sub>
        </m:sSub>
      </m:oMath>
      <w:r w:rsidRPr="00D1206D">
        <w:rPr>
          <w:rFonts w:hint="eastAsia"/>
          <w:color w:val="000000"/>
          <w:kern w:val="20"/>
          <w:sz w:val="21"/>
        </w:rPr>
        <w:t>-</w:t>
      </w:r>
      <w:r w:rsidRPr="00D1206D">
        <w:rPr>
          <w:rFonts w:hint="eastAsia"/>
          <w:color w:val="000000"/>
          <w:kern w:val="20"/>
          <w:sz w:val="21"/>
        </w:rPr>
        <w:t>差分隐私</w:t>
      </w:r>
      <w:r w:rsidR="00357EB2">
        <w:rPr>
          <w:rFonts w:hint="eastAsia"/>
          <w:color w:val="000000"/>
          <w:kern w:val="20"/>
          <w:sz w:val="21"/>
        </w:rPr>
        <w:t xml:space="preserve">, </w:t>
      </w:r>
      <w:r w:rsidRPr="00D1206D">
        <w:rPr>
          <w:rFonts w:hint="eastAsia"/>
          <w:color w:val="000000"/>
          <w:kern w:val="20"/>
          <w:sz w:val="21"/>
        </w:rPr>
        <w:t>则</w:t>
      </w:r>
      <m:oMath>
        <m:sSub>
          <m:sSubPr>
            <m:ctrlPr>
              <w:rPr>
                <w:rFonts w:ascii="Cambria Math" w:hAnsi="Cambria Math"/>
                <w:i/>
                <w:kern w:val="20"/>
                <w:sz w:val="21"/>
                <w:szCs w:val="15"/>
              </w:rPr>
            </m:ctrlPr>
          </m:sSubPr>
          <m:e>
            <m:r>
              <w:rPr>
                <w:rFonts w:ascii="Cambria Math" w:hAnsi="Cambria Math"/>
                <w:kern w:val="20"/>
                <w:sz w:val="21"/>
                <w:szCs w:val="15"/>
              </w:rPr>
              <m:t>K</m:t>
            </m:r>
          </m:e>
          <m:sub>
            <m:r>
              <w:rPr>
                <w:rFonts w:ascii="Cambria Math" w:hAnsi="Cambria Math"/>
                <w:kern w:val="20"/>
                <w:sz w:val="21"/>
                <w:szCs w:val="15"/>
              </w:rPr>
              <m:t>i</m:t>
            </m:r>
          </m:sub>
        </m:sSub>
      </m:oMath>
      <w:r w:rsidRPr="00D1206D">
        <w:rPr>
          <w:rFonts w:hint="eastAsia"/>
          <w:color w:val="000000"/>
          <w:kern w:val="20"/>
          <w:sz w:val="21"/>
        </w:rPr>
        <w:t>算法在</w:t>
      </w:r>
      <m:oMath>
        <m:r>
          <w:rPr>
            <w:rFonts w:ascii="Cambria Math" w:hAnsi="Cambria Math"/>
            <w:kern w:val="20"/>
            <w:sz w:val="21"/>
            <w:szCs w:val="15"/>
          </w:rPr>
          <m:t>D</m:t>
        </m:r>
      </m:oMath>
      <w:r w:rsidRPr="00D1206D">
        <w:rPr>
          <w:rFonts w:hint="eastAsia"/>
          <w:color w:val="000000"/>
          <w:kern w:val="20"/>
          <w:sz w:val="21"/>
        </w:rPr>
        <w:t>上的顺序操作满足</w:t>
      </w:r>
      <m:oMath>
        <m:nary>
          <m:naryPr>
            <m:chr m:val="∑"/>
            <m:limLoc m:val="undOvr"/>
            <m:subHide m:val="1"/>
            <m:supHide m:val="1"/>
            <m:ctrlPr>
              <w:rPr>
                <w:rFonts w:ascii="Cambria Math" w:hAnsi="Cambria Math"/>
                <w:color w:val="000000"/>
                <w:kern w:val="20"/>
                <w:sz w:val="21"/>
              </w:rPr>
            </m:ctrlPr>
          </m:naryPr>
          <m:sub/>
          <m:sup/>
          <m:e>
            <m:sSub>
              <m:sSubPr>
                <m:ctrlPr>
                  <w:rPr>
                    <w:rFonts w:ascii="Cambria Math" w:hAnsi="Cambria Math"/>
                    <w:i/>
                    <w:kern w:val="20"/>
                    <w:sz w:val="21"/>
                    <w:szCs w:val="15"/>
                  </w:rPr>
                </m:ctrlPr>
              </m:sSubPr>
              <m:e>
                <m:r>
                  <w:rPr>
                    <w:rFonts w:ascii="Cambria Math" w:hAnsi="Cambria Math"/>
                    <w:kern w:val="20"/>
                    <w:sz w:val="21"/>
                    <w:szCs w:val="15"/>
                  </w:rPr>
                  <m:t>ε</m:t>
                </m:r>
              </m:e>
              <m:sub>
                <m:r>
                  <w:rPr>
                    <w:rFonts w:ascii="Cambria Math" w:hAnsi="Cambria Math"/>
                    <w:kern w:val="20"/>
                    <w:sz w:val="21"/>
                    <w:szCs w:val="15"/>
                  </w:rPr>
                  <m:t>i</m:t>
                </m:r>
              </m:sub>
            </m:sSub>
          </m:e>
        </m:nary>
      </m:oMath>
      <w:r w:rsidRPr="00D1206D">
        <w:rPr>
          <w:rFonts w:hint="eastAsia"/>
          <w:color w:val="000000"/>
          <w:kern w:val="20"/>
          <w:sz w:val="21"/>
        </w:rPr>
        <w:t>-</w:t>
      </w:r>
      <w:r w:rsidRPr="00D1206D">
        <w:rPr>
          <w:rFonts w:hint="eastAsia"/>
          <w:color w:val="000000"/>
          <w:kern w:val="20"/>
          <w:sz w:val="21"/>
        </w:rPr>
        <w:t>差分隐私</w:t>
      </w:r>
      <w:r w:rsidR="00AD0F3C">
        <w:rPr>
          <w:rFonts w:hint="eastAsia"/>
          <w:color w:val="000000"/>
          <w:kern w:val="20"/>
          <w:sz w:val="21"/>
        </w:rPr>
        <w:t>.</w:t>
      </w:r>
    </w:p>
    <w:p w:rsidR="00722D2E" w:rsidRDefault="000E4ED2" w:rsidP="00053F84">
      <w:pPr>
        <w:pStyle w:val="a0"/>
        <w:numPr>
          <w:ilvl w:val="0"/>
          <w:numId w:val="6"/>
        </w:numPr>
        <w:ind w:firstLineChars="0"/>
        <w:rPr>
          <w:color w:val="000000"/>
          <w:kern w:val="20"/>
          <w:sz w:val="21"/>
        </w:rPr>
      </w:pPr>
      <w:r w:rsidRPr="00D1206D">
        <w:rPr>
          <w:rFonts w:hint="eastAsia"/>
          <w:color w:val="000000"/>
          <w:kern w:val="20"/>
          <w:sz w:val="21"/>
        </w:rPr>
        <w:t>(</w:t>
      </w:r>
      <w:r>
        <w:rPr>
          <w:rFonts w:hint="eastAsia"/>
          <w:color w:val="000000"/>
          <w:kern w:val="20"/>
          <w:sz w:val="21"/>
        </w:rPr>
        <w:t>并行组合性</w:t>
      </w:r>
      <w:r w:rsidR="00A6785B" w:rsidRPr="00213B0A">
        <w:rPr>
          <w:rFonts w:hint="eastAsia"/>
          <w:kern w:val="20"/>
          <w:sz w:val="21"/>
          <w:vertAlign w:val="superscript"/>
        </w:rPr>
        <w:t xml:space="preserve"> </w:t>
      </w:r>
      <w:r w:rsidR="00550808" w:rsidRPr="00213B0A">
        <w:rPr>
          <w:rFonts w:hint="eastAsia"/>
          <w:kern w:val="20"/>
          <w:sz w:val="21"/>
          <w:vertAlign w:val="superscript"/>
        </w:rPr>
        <w:t>[</w:t>
      </w:r>
      <w:r w:rsidR="00321A56">
        <w:rPr>
          <w:rFonts w:hint="eastAsia"/>
          <w:kern w:val="20"/>
          <w:sz w:val="21"/>
          <w:vertAlign w:val="superscript"/>
        </w:rPr>
        <w:t>20</w:t>
      </w:r>
      <w:r w:rsidR="00550808">
        <w:rPr>
          <w:rFonts w:hint="eastAsia"/>
          <w:kern w:val="20"/>
          <w:sz w:val="21"/>
          <w:vertAlign w:val="superscript"/>
        </w:rPr>
        <w:t>]</w:t>
      </w:r>
      <w:r w:rsidRPr="00D1206D">
        <w:rPr>
          <w:rFonts w:hint="eastAsia"/>
          <w:color w:val="000000"/>
          <w:kern w:val="20"/>
          <w:sz w:val="21"/>
        </w:rPr>
        <w:t xml:space="preserve">) </w:t>
      </w:r>
      <w:r w:rsidR="00033C04">
        <w:rPr>
          <w:rFonts w:hint="eastAsia"/>
          <w:color w:val="000000"/>
          <w:kern w:val="20"/>
          <w:sz w:val="21"/>
        </w:rPr>
        <w:t>给定</w:t>
      </w:r>
      <w:r w:rsidR="00033C04" w:rsidRPr="00D1206D">
        <w:rPr>
          <w:rFonts w:hint="eastAsia"/>
          <w:color w:val="000000"/>
          <w:kern w:val="20"/>
          <w:sz w:val="21"/>
        </w:rPr>
        <w:t>数据库</w:t>
      </w:r>
      <m:oMath>
        <m:r>
          <w:rPr>
            <w:rFonts w:ascii="Cambria Math" w:hAnsi="Cambria Math"/>
            <w:kern w:val="20"/>
            <w:sz w:val="21"/>
            <w:szCs w:val="15"/>
          </w:rPr>
          <m:t>D</m:t>
        </m:r>
      </m:oMath>
      <w:r w:rsidR="00357EB2">
        <w:rPr>
          <w:rFonts w:hint="eastAsia"/>
          <w:color w:val="000000"/>
          <w:kern w:val="20"/>
          <w:sz w:val="21"/>
        </w:rPr>
        <w:t xml:space="preserve">, </w:t>
      </w:r>
      <w:r w:rsidRPr="00D1206D">
        <w:rPr>
          <w:rFonts w:hint="eastAsia"/>
          <w:color w:val="000000"/>
          <w:kern w:val="20"/>
          <w:sz w:val="21"/>
        </w:rPr>
        <w:t>设</w:t>
      </w:r>
      <m:oMath>
        <m:sSub>
          <m:sSubPr>
            <m:ctrlPr>
              <w:rPr>
                <w:rFonts w:ascii="Cambria Math" w:hAnsi="Cambria Math"/>
                <w:i/>
                <w:kern w:val="20"/>
                <w:sz w:val="21"/>
                <w:szCs w:val="15"/>
              </w:rPr>
            </m:ctrlPr>
          </m:sSubPr>
          <m:e>
            <m:r>
              <w:rPr>
                <w:rFonts w:ascii="Cambria Math" w:hAnsi="Cambria Math"/>
                <w:kern w:val="20"/>
                <w:sz w:val="21"/>
                <w:szCs w:val="15"/>
              </w:rPr>
              <m:t>K</m:t>
            </m:r>
          </m:e>
          <m:sub>
            <m:r>
              <w:rPr>
                <w:rFonts w:ascii="Cambria Math" w:hAnsi="Cambria Math"/>
                <w:kern w:val="20"/>
                <w:sz w:val="21"/>
                <w:szCs w:val="15"/>
              </w:rPr>
              <m:t>i</m:t>
            </m:r>
          </m:sub>
        </m:sSub>
      </m:oMath>
      <w:r w:rsidRPr="00D1206D">
        <w:rPr>
          <w:rFonts w:hint="eastAsia"/>
          <w:color w:val="000000"/>
          <w:kern w:val="20"/>
          <w:sz w:val="21"/>
        </w:rPr>
        <w:t>为任一个随机算法</w:t>
      </w:r>
      <w:r w:rsidRPr="00D1206D">
        <w:rPr>
          <w:rFonts w:hint="eastAsia"/>
          <w:color w:val="000000"/>
          <w:kern w:val="20"/>
          <w:sz w:val="21"/>
        </w:rPr>
        <w:t>(</w:t>
      </w:r>
      <m:oMath>
        <m:r>
          <m:rPr>
            <m:sty m:val="p"/>
          </m:rPr>
          <w:rPr>
            <w:rFonts w:ascii="Cambria Math" w:hAnsi="Cambria Math"/>
            <w:color w:val="000000"/>
            <w:kern w:val="20"/>
            <w:sz w:val="21"/>
          </w:rPr>
          <m:t>1</m:t>
        </m:r>
        <m:r>
          <m:rPr>
            <m:sty m:val="p"/>
          </m:rPr>
          <w:rPr>
            <w:rFonts w:ascii="Cambria Math" w:eastAsia="Cambria Math" w:hAnsi="Cambria Math"/>
            <w:color w:val="000000"/>
            <w:kern w:val="20"/>
            <w:sz w:val="21"/>
          </w:rPr>
          <m:t>≤</m:t>
        </m:r>
        <m:r>
          <w:rPr>
            <w:rFonts w:ascii="Cambria Math" w:hAnsi="Cambria Math"/>
            <w:kern w:val="20"/>
            <w:sz w:val="21"/>
            <w:szCs w:val="15"/>
          </w:rPr>
          <m:t>i</m:t>
        </m:r>
        <m:r>
          <m:rPr>
            <m:sty m:val="p"/>
          </m:rPr>
          <w:rPr>
            <w:rFonts w:ascii="Cambria Math" w:eastAsia="Cambria Math" w:hAnsi="Cambria Math"/>
            <w:color w:val="000000"/>
            <w:kern w:val="20"/>
            <w:sz w:val="21"/>
          </w:rPr>
          <m:t>≤</m:t>
        </m:r>
        <m:r>
          <w:rPr>
            <w:rFonts w:ascii="Cambria Math" w:hAnsi="Cambria Math"/>
            <w:kern w:val="20"/>
            <w:sz w:val="21"/>
            <w:szCs w:val="15"/>
          </w:rPr>
          <m:t>n</m:t>
        </m:r>
      </m:oMath>
      <w:r w:rsidRPr="00D1206D">
        <w:rPr>
          <w:rFonts w:hint="eastAsia"/>
          <w:color w:val="000000"/>
          <w:kern w:val="20"/>
          <w:sz w:val="21"/>
        </w:rPr>
        <w:t>)</w:t>
      </w:r>
      <w:r w:rsidRPr="00D1206D">
        <w:rPr>
          <w:rFonts w:hint="eastAsia"/>
          <w:color w:val="000000"/>
          <w:kern w:val="20"/>
          <w:sz w:val="21"/>
        </w:rPr>
        <w:t>满足</w:t>
      </w:r>
      <m:oMath>
        <m:sSub>
          <m:sSubPr>
            <m:ctrlPr>
              <w:rPr>
                <w:rFonts w:ascii="Cambria Math" w:hAnsi="Cambria Math"/>
                <w:i/>
                <w:kern w:val="20"/>
                <w:sz w:val="21"/>
                <w:szCs w:val="15"/>
              </w:rPr>
            </m:ctrlPr>
          </m:sSubPr>
          <m:e>
            <m:r>
              <w:rPr>
                <w:rFonts w:ascii="Cambria Math" w:hAnsi="Cambria Math"/>
                <w:kern w:val="20"/>
                <w:sz w:val="21"/>
                <w:szCs w:val="15"/>
              </w:rPr>
              <m:t>ε</m:t>
            </m:r>
          </m:e>
          <m:sub>
            <m:r>
              <w:rPr>
                <w:rFonts w:ascii="Cambria Math" w:hAnsi="Cambria Math"/>
                <w:kern w:val="20"/>
                <w:sz w:val="21"/>
                <w:szCs w:val="15"/>
              </w:rPr>
              <m:t>i</m:t>
            </m:r>
          </m:sub>
        </m:sSub>
      </m:oMath>
      <w:r w:rsidRPr="00D1206D">
        <w:rPr>
          <w:rFonts w:hint="eastAsia"/>
          <w:color w:val="000000"/>
          <w:kern w:val="20"/>
          <w:sz w:val="21"/>
        </w:rPr>
        <w:t>-</w:t>
      </w:r>
      <w:r w:rsidRPr="00D1206D">
        <w:rPr>
          <w:rFonts w:hint="eastAsia"/>
          <w:color w:val="000000"/>
          <w:kern w:val="20"/>
          <w:sz w:val="21"/>
        </w:rPr>
        <w:t>差分隐私</w:t>
      </w:r>
      <w:r w:rsidR="00357EB2">
        <w:rPr>
          <w:rFonts w:hint="eastAsia"/>
          <w:color w:val="000000"/>
          <w:kern w:val="20"/>
          <w:sz w:val="21"/>
        </w:rPr>
        <w:t xml:space="preserve">, </w:t>
      </w:r>
      <w:r w:rsidRPr="00D1206D">
        <w:rPr>
          <w:rFonts w:hint="eastAsia"/>
          <w:color w:val="000000"/>
          <w:kern w:val="20"/>
          <w:sz w:val="21"/>
        </w:rPr>
        <w:t>则</w:t>
      </w:r>
      <m:oMath>
        <m:sSub>
          <m:sSubPr>
            <m:ctrlPr>
              <w:rPr>
                <w:rFonts w:ascii="Cambria Math" w:hAnsi="Cambria Math"/>
                <w:i/>
                <w:kern w:val="20"/>
                <w:sz w:val="21"/>
                <w:szCs w:val="15"/>
              </w:rPr>
            </m:ctrlPr>
          </m:sSubPr>
          <m:e>
            <m:r>
              <w:rPr>
                <w:rFonts w:ascii="Cambria Math" w:hAnsi="Cambria Math"/>
                <w:kern w:val="20"/>
                <w:sz w:val="21"/>
                <w:szCs w:val="15"/>
              </w:rPr>
              <m:t>K</m:t>
            </m:r>
          </m:e>
          <m:sub>
            <m:r>
              <w:rPr>
                <w:rFonts w:ascii="Cambria Math" w:hAnsi="Cambria Math"/>
                <w:kern w:val="20"/>
                <w:sz w:val="21"/>
                <w:szCs w:val="15"/>
              </w:rPr>
              <m:t>i</m:t>
            </m:r>
          </m:sub>
        </m:sSub>
      </m:oMath>
      <w:r w:rsidRPr="00D1206D">
        <w:rPr>
          <w:rFonts w:hint="eastAsia"/>
          <w:color w:val="000000"/>
          <w:kern w:val="20"/>
          <w:sz w:val="21"/>
        </w:rPr>
        <w:t>算法在</w:t>
      </w:r>
      <m:oMath>
        <m:r>
          <w:rPr>
            <w:rFonts w:ascii="Cambria Math" w:hAnsi="Cambria Math"/>
            <w:kern w:val="20"/>
            <w:sz w:val="21"/>
            <w:szCs w:val="15"/>
          </w:rPr>
          <m:t>D</m:t>
        </m:r>
      </m:oMath>
      <w:r>
        <w:rPr>
          <w:rFonts w:hint="eastAsia"/>
          <w:color w:val="000000"/>
          <w:kern w:val="20"/>
          <w:sz w:val="21"/>
        </w:rPr>
        <w:t>上的一系列不相交</w:t>
      </w:r>
      <w:r w:rsidRPr="00D1206D">
        <w:rPr>
          <w:rFonts w:hint="eastAsia"/>
          <w:color w:val="000000"/>
          <w:kern w:val="20"/>
          <w:sz w:val="21"/>
        </w:rPr>
        <w:t>的操作满足</w:t>
      </w:r>
      <w:r w:rsidRPr="00034A84">
        <w:rPr>
          <w:rFonts w:hint="eastAsia"/>
          <w:i/>
          <w:color w:val="000000"/>
          <w:kern w:val="20"/>
          <w:sz w:val="21"/>
        </w:rPr>
        <w:t>max</w:t>
      </w:r>
      <m:oMath>
        <m:r>
          <m:rPr>
            <m:sty m:val="p"/>
          </m:rPr>
          <w:rPr>
            <w:rFonts w:ascii="Cambria Math" w:hAnsi="Cambria Math" w:hint="eastAsia"/>
            <w:color w:val="000000"/>
            <w:kern w:val="20"/>
            <w:sz w:val="21"/>
          </w:rPr>
          <m:t>(</m:t>
        </m:r>
        <m:sSub>
          <m:sSubPr>
            <m:ctrlPr>
              <w:rPr>
                <w:rFonts w:ascii="Cambria Math" w:hAnsi="Cambria Math"/>
                <w:i/>
                <w:kern w:val="20"/>
                <w:sz w:val="21"/>
                <w:szCs w:val="15"/>
              </w:rPr>
            </m:ctrlPr>
          </m:sSubPr>
          <m:e>
            <m:r>
              <w:rPr>
                <w:rFonts w:ascii="Cambria Math" w:hAnsi="Cambria Math"/>
                <w:kern w:val="20"/>
                <w:sz w:val="21"/>
                <w:szCs w:val="15"/>
              </w:rPr>
              <m:t>ε</m:t>
            </m:r>
          </m:e>
          <m:sub>
            <m:r>
              <w:rPr>
                <w:rFonts w:ascii="Cambria Math" w:hAnsi="Cambria Math"/>
                <w:kern w:val="20"/>
                <w:sz w:val="21"/>
                <w:szCs w:val="15"/>
              </w:rPr>
              <m:t>i</m:t>
            </m:r>
          </m:sub>
        </m:sSub>
      </m:oMath>
      <w:r w:rsidRPr="00D1206D">
        <w:rPr>
          <w:rFonts w:hint="eastAsia"/>
          <w:color w:val="000000"/>
          <w:kern w:val="20"/>
          <w:sz w:val="21"/>
        </w:rPr>
        <w:t>)-</w:t>
      </w:r>
      <w:r w:rsidRPr="00D1206D">
        <w:rPr>
          <w:rFonts w:hint="eastAsia"/>
          <w:color w:val="000000"/>
          <w:kern w:val="20"/>
          <w:sz w:val="21"/>
        </w:rPr>
        <w:t>差分隐私</w:t>
      </w:r>
      <w:r w:rsidR="00AD0F3C">
        <w:rPr>
          <w:rFonts w:hint="eastAsia"/>
          <w:color w:val="000000"/>
          <w:kern w:val="20"/>
          <w:sz w:val="21"/>
        </w:rPr>
        <w:t>.</w:t>
      </w:r>
    </w:p>
    <w:p w:rsidR="00A56E1B" w:rsidRDefault="00A56E1B" w:rsidP="00274A3D">
      <w:pPr>
        <w:pStyle w:val="1"/>
      </w:pPr>
      <w:r w:rsidRPr="00D07AAC">
        <w:rPr>
          <w:rFonts w:hint="eastAsia"/>
        </w:rPr>
        <w:t>差分隐私</w:t>
      </w:r>
      <w:r w:rsidR="00B075B1">
        <w:rPr>
          <w:rFonts w:hint="eastAsia"/>
        </w:rPr>
        <w:t>下</w:t>
      </w:r>
      <w:r>
        <w:rPr>
          <w:rFonts w:hint="eastAsia"/>
        </w:rPr>
        <w:t>频繁</w:t>
      </w:r>
      <w:r w:rsidR="005A32D9">
        <w:rPr>
          <w:rFonts w:hint="eastAsia"/>
        </w:rPr>
        <w:t>序列</w:t>
      </w:r>
      <w:r>
        <w:rPr>
          <w:rFonts w:hint="eastAsia"/>
        </w:rPr>
        <w:t>模式</w:t>
      </w:r>
      <w:r w:rsidR="00730F3D">
        <w:rPr>
          <w:rFonts w:hint="eastAsia"/>
        </w:rPr>
        <w:t>挖掘</w:t>
      </w:r>
      <w:r w:rsidR="005A32D9">
        <w:rPr>
          <w:rFonts w:hint="eastAsia"/>
        </w:rPr>
        <w:t>算法</w:t>
      </w:r>
    </w:p>
    <w:p w:rsidR="0081070B" w:rsidRDefault="00A22E58" w:rsidP="009C343E">
      <w:pPr>
        <w:pStyle w:val="20"/>
        <w:spacing w:before="78" w:after="78"/>
        <w:rPr>
          <w:sz w:val="21"/>
        </w:rPr>
      </w:pPr>
      <w:r>
        <w:rPr>
          <w:rFonts w:hint="eastAsia"/>
          <w:sz w:val="21"/>
        </w:rPr>
        <w:t>问</w:t>
      </w:r>
      <w:r w:rsidR="00B65F91">
        <w:rPr>
          <w:rFonts w:hint="eastAsia"/>
          <w:sz w:val="21"/>
        </w:rPr>
        <w:t>题说明</w:t>
      </w:r>
    </w:p>
    <w:p w:rsidR="0084684E" w:rsidRPr="00986EAE" w:rsidRDefault="0084684E" w:rsidP="0084684E">
      <w:pPr>
        <w:pStyle w:val="a0"/>
        <w:ind w:firstLine="420"/>
        <w:rPr>
          <w:sz w:val="21"/>
          <w:szCs w:val="21"/>
          <w:shd w:val="pct15" w:color="auto" w:fill="FFFFFF"/>
        </w:rPr>
      </w:pPr>
      <w:commentRangeStart w:id="18"/>
      <w:r w:rsidRPr="00986EAE">
        <w:rPr>
          <w:rFonts w:hint="eastAsia"/>
          <w:sz w:val="21"/>
          <w:shd w:val="pct15" w:color="auto" w:fill="FFFFFF"/>
        </w:rPr>
        <w:t>问题定义</w:t>
      </w:r>
      <w:r w:rsidRPr="00986EAE">
        <w:rPr>
          <w:rFonts w:hint="eastAsia"/>
          <w:sz w:val="21"/>
          <w:shd w:val="pct15" w:color="auto" w:fill="FFFFFF"/>
        </w:rPr>
        <w:t xml:space="preserve">: </w:t>
      </w:r>
      <w:r w:rsidRPr="00986EAE">
        <w:rPr>
          <w:rFonts w:hint="eastAsia"/>
          <w:sz w:val="21"/>
          <w:shd w:val="pct15" w:color="auto" w:fill="FFFFFF"/>
        </w:rPr>
        <w:t>给定一个序列数据集</w:t>
      </w:r>
      <w:r w:rsidR="009447F0" w:rsidRPr="009447F0">
        <w:rPr>
          <w:position w:val="-4"/>
          <w:sz w:val="21"/>
          <w:shd w:val="pct15" w:color="auto" w:fill="FFFFFF"/>
        </w:rPr>
        <w:object w:dxaOrig="360" w:dyaOrig="220">
          <v:shape id="_x0000_i1065" type="#_x0000_t75" style="width:18pt;height:11.5pt" o:ole="">
            <v:imagedata r:id="rId92" o:title=""/>
          </v:shape>
          <o:OLEObject Type="Embed" ProgID="Equation.DSMT4" ShapeID="_x0000_i1065" DrawAspect="Content" ObjectID="_1461351616" r:id="rId93"/>
        </w:object>
      </w:r>
      <w:r w:rsidRPr="00986EAE">
        <w:rPr>
          <w:rFonts w:hint="eastAsia"/>
          <w:sz w:val="21"/>
          <w:szCs w:val="21"/>
          <w:shd w:val="pct15" w:color="auto" w:fill="FFFFFF"/>
        </w:rPr>
        <w:t xml:space="preserve">, </w:t>
      </w:r>
      <w:r w:rsidRPr="00986EAE">
        <w:rPr>
          <w:rFonts w:hint="eastAsia"/>
          <w:sz w:val="21"/>
          <w:szCs w:val="21"/>
          <w:shd w:val="pct15" w:color="auto" w:fill="FFFFFF"/>
        </w:rPr>
        <w:t>隐私预算</w:t>
      </w:r>
      <w:r w:rsidR="009447F0" w:rsidRPr="009447F0">
        <w:rPr>
          <w:position w:val="-6"/>
          <w:sz w:val="21"/>
          <w:szCs w:val="21"/>
          <w:shd w:val="pct15" w:color="auto" w:fill="FFFFFF"/>
        </w:rPr>
        <w:object w:dxaOrig="180" w:dyaOrig="200">
          <v:shape id="_x0000_i1066" type="#_x0000_t75" style="width:9pt;height:10pt" o:ole="">
            <v:imagedata r:id="rId94" o:title=""/>
          </v:shape>
          <o:OLEObject Type="Embed" ProgID="Equation.DSMT4" ShapeID="_x0000_i1066" DrawAspect="Content" ObjectID="_1461351617" r:id="rId95"/>
        </w:object>
      </w:r>
      <w:r w:rsidRPr="00986EAE">
        <w:rPr>
          <w:rFonts w:hint="eastAsia"/>
          <w:sz w:val="21"/>
          <w:szCs w:val="21"/>
          <w:shd w:val="pct15" w:color="auto" w:fill="FFFFFF"/>
        </w:rPr>
        <w:t>和最小支持度计数阈值</w:t>
      </w:r>
      <w:r w:rsidR="009447F0" w:rsidRPr="009447F0">
        <w:rPr>
          <w:position w:val="-10"/>
          <w:sz w:val="21"/>
          <w:szCs w:val="21"/>
          <w:shd w:val="pct15" w:color="auto" w:fill="FFFFFF"/>
        </w:rPr>
        <w:object w:dxaOrig="760" w:dyaOrig="279">
          <v:shape id="_x0000_i1067" type="#_x0000_t75" style="width:38.5pt;height:14.5pt" o:ole="">
            <v:imagedata r:id="rId96" o:title=""/>
          </v:shape>
          <o:OLEObject Type="Embed" ProgID="Equation.DSMT4" ShapeID="_x0000_i1067" DrawAspect="Content" ObjectID="_1461351618" r:id="rId97"/>
        </w:object>
      </w:r>
      <w:r w:rsidRPr="00986EAE">
        <w:rPr>
          <w:rFonts w:hint="eastAsia"/>
          <w:sz w:val="21"/>
          <w:szCs w:val="21"/>
          <w:shd w:val="pct15" w:color="auto" w:fill="FFFFFF"/>
        </w:rPr>
        <w:t>的情况下</w:t>
      </w:r>
      <w:r w:rsidRPr="00986EAE">
        <w:rPr>
          <w:rFonts w:hint="eastAsia"/>
          <w:sz w:val="21"/>
          <w:szCs w:val="21"/>
          <w:shd w:val="pct15" w:color="auto" w:fill="FFFFFF"/>
        </w:rPr>
        <w:t xml:space="preserve">, </w:t>
      </w:r>
      <w:r w:rsidRPr="00986EAE">
        <w:rPr>
          <w:rFonts w:hint="eastAsia"/>
          <w:sz w:val="21"/>
          <w:szCs w:val="21"/>
          <w:shd w:val="pct15" w:color="auto" w:fill="FFFFFF"/>
        </w:rPr>
        <w:t>本文的目标是设计</w:t>
      </w:r>
      <w:r w:rsidRPr="00986EAE">
        <w:rPr>
          <w:rFonts w:hint="eastAsia"/>
          <w:sz w:val="21"/>
          <w:szCs w:val="21"/>
          <w:shd w:val="pct15" w:color="auto" w:fill="FFFFFF"/>
        </w:rPr>
        <w:t>Diff-FSPM</w:t>
      </w:r>
      <w:r w:rsidRPr="00986EAE">
        <w:rPr>
          <w:rFonts w:hint="eastAsia"/>
          <w:sz w:val="21"/>
          <w:szCs w:val="21"/>
          <w:shd w:val="pct15" w:color="auto" w:fill="FFFFFF"/>
        </w:rPr>
        <w:t>算法来挖掘频繁序列模式</w:t>
      </w:r>
      <w:r w:rsidRPr="00986EAE">
        <w:rPr>
          <w:rFonts w:hint="eastAsia"/>
          <w:sz w:val="21"/>
          <w:szCs w:val="21"/>
          <w:shd w:val="pct15" w:color="auto" w:fill="FFFFFF"/>
        </w:rPr>
        <w:t xml:space="preserve">. </w:t>
      </w:r>
      <w:r w:rsidRPr="00986EAE">
        <w:rPr>
          <w:rFonts w:hint="eastAsia"/>
          <w:sz w:val="21"/>
          <w:szCs w:val="21"/>
          <w:shd w:val="pct15" w:color="auto" w:fill="FFFFFF"/>
        </w:rPr>
        <w:t>该算法</w:t>
      </w:r>
      <w:r w:rsidR="009447F0">
        <w:rPr>
          <w:rFonts w:hint="eastAsia"/>
          <w:sz w:val="21"/>
          <w:szCs w:val="21"/>
          <w:shd w:val="pct15" w:color="auto" w:fill="FFFFFF"/>
        </w:rPr>
        <w:t>同时</w:t>
      </w:r>
      <w:r w:rsidRPr="00986EAE">
        <w:rPr>
          <w:rFonts w:hint="eastAsia"/>
          <w:sz w:val="21"/>
          <w:szCs w:val="21"/>
          <w:shd w:val="pct15" w:color="auto" w:fill="FFFFFF"/>
        </w:rPr>
        <w:t>满足如下要求</w:t>
      </w:r>
      <w:r w:rsidRPr="00986EAE">
        <w:rPr>
          <w:rFonts w:hint="eastAsia"/>
          <w:sz w:val="21"/>
          <w:szCs w:val="21"/>
          <w:shd w:val="pct15" w:color="auto" w:fill="FFFFFF"/>
        </w:rPr>
        <w:t xml:space="preserve">: (1) </w:t>
      </w:r>
      <w:bookmarkStart w:id="19" w:name="OLE_LINK24"/>
      <w:bookmarkStart w:id="20" w:name="OLE_LINK44"/>
      <w:r w:rsidRPr="00986EAE">
        <w:rPr>
          <w:rFonts w:hint="eastAsia"/>
          <w:sz w:val="21"/>
          <w:szCs w:val="21"/>
          <w:shd w:val="pct15" w:color="auto" w:fill="FFFFFF"/>
        </w:rPr>
        <w:t>Diff-FSPM</w:t>
      </w:r>
      <w:r w:rsidRPr="00986EAE">
        <w:rPr>
          <w:rFonts w:hint="eastAsia"/>
          <w:sz w:val="21"/>
          <w:szCs w:val="21"/>
          <w:shd w:val="pct15" w:color="auto" w:fill="FFFFFF"/>
        </w:rPr>
        <w:t>算法</w:t>
      </w:r>
      <w:bookmarkEnd w:id="19"/>
      <w:bookmarkEnd w:id="20"/>
      <w:r w:rsidRPr="00986EAE">
        <w:rPr>
          <w:rFonts w:hint="eastAsia"/>
          <w:sz w:val="21"/>
          <w:szCs w:val="21"/>
          <w:shd w:val="pct15" w:color="auto" w:fill="FFFFFF"/>
        </w:rPr>
        <w:t>满足</w:t>
      </w:r>
      <w:r w:rsidR="009447F0" w:rsidRPr="009447F0">
        <w:rPr>
          <w:position w:val="-6"/>
          <w:sz w:val="21"/>
          <w:szCs w:val="21"/>
          <w:shd w:val="pct15" w:color="auto" w:fill="FFFFFF"/>
        </w:rPr>
        <w:object w:dxaOrig="180" w:dyaOrig="200">
          <v:shape id="_x0000_i1068" type="#_x0000_t75" style="width:9pt;height:10pt" o:ole="">
            <v:imagedata r:id="rId98" o:title=""/>
          </v:shape>
          <o:OLEObject Type="Embed" ProgID="Equation.DSMT4" ShapeID="_x0000_i1068" DrawAspect="Content" ObjectID="_1461351619" r:id="rId99"/>
        </w:object>
      </w:r>
      <w:r w:rsidRPr="00986EAE">
        <w:rPr>
          <w:rFonts w:hint="eastAsia"/>
          <w:kern w:val="20"/>
          <w:sz w:val="21"/>
          <w:szCs w:val="21"/>
          <w:shd w:val="pct15" w:color="auto" w:fill="FFFFFF"/>
        </w:rPr>
        <w:t>-</w:t>
      </w:r>
      <w:r w:rsidRPr="00986EAE">
        <w:rPr>
          <w:rFonts w:hint="eastAsia"/>
          <w:sz w:val="21"/>
          <w:szCs w:val="21"/>
          <w:shd w:val="pct15" w:color="auto" w:fill="FFFFFF"/>
        </w:rPr>
        <w:t>差分隐私</w:t>
      </w:r>
      <w:r w:rsidRPr="00986EAE">
        <w:rPr>
          <w:rFonts w:hint="eastAsia"/>
          <w:sz w:val="21"/>
          <w:szCs w:val="21"/>
          <w:shd w:val="pct15" w:color="auto" w:fill="FFFFFF"/>
        </w:rPr>
        <w:t>; (2) Diff-FSPM</w:t>
      </w:r>
      <w:r w:rsidRPr="00986EAE">
        <w:rPr>
          <w:rFonts w:hint="eastAsia"/>
          <w:sz w:val="21"/>
          <w:szCs w:val="21"/>
          <w:shd w:val="pct15" w:color="auto" w:fill="FFFFFF"/>
        </w:rPr>
        <w:t>算法</w:t>
      </w:r>
      <w:r>
        <w:rPr>
          <w:rFonts w:hint="eastAsia"/>
          <w:sz w:val="21"/>
          <w:szCs w:val="21"/>
          <w:shd w:val="pct15" w:color="auto" w:fill="FFFFFF"/>
        </w:rPr>
        <w:t>输出</w:t>
      </w:r>
      <w:r w:rsidR="009447F0">
        <w:rPr>
          <w:rFonts w:hint="eastAsia"/>
          <w:sz w:val="21"/>
          <w:szCs w:val="21"/>
          <w:shd w:val="pct15" w:color="auto" w:fill="FFFFFF"/>
        </w:rPr>
        <w:t>频繁序列模式对应扰动支持度计数</w:t>
      </w:r>
      <w:r>
        <w:rPr>
          <w:rFonts w:hint="eastAsia"/>
          <w:sz w:val="21"/>
          <w:szCs w:val="21"/>
          <w:shd w:val="pct15" w:color="auto" w:fill="FFFFFF"/>
        </w:rPr>
        <w:t>满足一致性约束</w:t>
      </w:r>
      <w:r w:rsidR="009447F0">
        <w:rPr>
          <w:rFonts w:hint="eastAsia"/>
          <w:sz w:val="21"/>
          <w:szCs w:val="21"/>
          <w:shd w:val="pct15" w:color="auto" w:fill="FFFFFF"/>
        </w:rPr>
        <w:t>.</w:t>
      </w:r>
      <w:commentRangeEnd w:id="18"/>
      <w:r w:rsidR="0095138E">
        <w:rPr>
          <w:rStyle w:val="afd"/>
        </w:rPr>
        <w:commentReference w:id="18"/>
      </w:r>
    </w:p>
    <w:p w:rsidR="00B075B1" w:rsidRDefault="00B075B1" w:rsidP="00B075B1">
      <w:pPr>
        <w:pStyle w:val="a0"/>
        <w:ind w:firstLine="420"/>
        <w:rPr>
          <w:kern w:val="20"/>
          <w:sz w:val="21"/>
          <w:szCs w:val="21"/>
        </w:rPr>
      </w:pPr>
      <w:r>
        <w:rPr>
          <w:rFonts w:hint="eastAsia"/>
          <w:kern w:val="20"/>
          <w:sz w:val="21"/>
          <w:szCs w:val="21"/>
        </w:rPr>
        <w:t>差分隐私下频繁序列模式挖掘</w:t>
      </w:r>
      <w:r>
        <w:rPr>
          <w:rFonts w:hint="eastAsia"/>
          <w:kern w:val="20"/>
          <w:sz w:val="21"/>
          <w:szCs w:val="21"/>
        </w:rPr>
        <w:t xml:space="preserve">, </w:t>
      </w:r>
      <w:r>
        <w:rPr>
          <w:rFonts w:hint="eastAsia"/>
          <w:kern w:val="20"/>
          <w:sz w:val="21"/>
          <w:szCs w:val="21"/>
        </w:rPr>
        <w:t>由于</w:t>
      </w:r>
      <w:r>
        <w:rPr>
          <w:rFonts w:hint="eastAsia"/>
          <w:sz w:val="21"/>
        </w:rPr>
        <w:t>序列数据本身内部序列性和高维度的特点</w:t>
      </w:r>
      <w:r>
        <w:rPr>
          <w:rFonts w:hint="eastAsia"/>
          <w:sz w:val="21"/>
        </w:rPr>
        <w:t xml:space="preserve">, </w:t>
      </w:r>
      <w:r>
        <w:rPr>
          <w:rFonts w:hint="eastAsia"/>
          <w:kern w:val="20"/>
          <w:sz w:val="21"/>
          <w:szCs w:val="21"/>
        </w:rPr>
        <w:t>存在两个主要问题需要解决</w:t>
      </w:r>
      <w:r w:rsidR="00FE35AB">
        <w:rPr>
          <w:rFonts w:hint="eastAsia"/>
          <w:kern w:val="20"/>
          <w:sz w:val="21"/>
          <w:szCs w:val="21"/>
        </w:rPr>
        <w:t>:</w:t>
      </w:r>
      <w:r>
        <w:rPr>
          <w:rFonts w:hint="eastAsia"/>
          <w:kern w:val="20"/>
          <w:sz w:val="21"/>
          <w:szCs w:val="21"/>
        </w:rPr>
        <w:t xml:space="preserve"> (1) </w:t>
      </w:r>
      <w:r w:rsidR="00FE35AB">
        <w:rPr>
          <w:rFonts w:hint="eastAsia"/>
          <w:kern w:val="20"/>
          <w:sz w:val="21"/>
          <w:szCs w:val="21"/>
        </w:rPr>
        <w:t>序列模式计数具有较高的全局敏感性</w:t>
      </w:r>
      <w:r w:rsidR="002D7E76">
        <w:rPr>
          <w:rFonts w:hint="eastAsia"/>
          <w:kern w:val="20"/>
          <w:sz w:val="21"/>
          <w:szCs w:val="21"/>
        </w:rPr>
        <w:t xml:space="preserve">, </w:t>
      </w:r>
      <w:r w:rsidR="002D7E76">
        <w:rPr>
          <w:rFonts w:hint="eastAsia"/>
          <w:kern w:val="20"/>
          <w:sz w:val="21"/>
          <w:szCs w:val="21"/>
        </w:rPr>
        <w:t>需要添加非常大的噪音满足差分隐私</w:t>
      </w:r>
      <w:r w:rsidR="002D7E76">
        <w:rPr>
          <w:rFonts w:hint="eastAsia"/>
          <w:kern w:val="20"/>
          <w:sz w:val="21"/>
          <w:szCs w:val="21"/>
        </w:rPr>
        <w:t xml:space="preserve">. </w:t>
      </w:r>
      <w:r w:rsidR="002D7E76">
        <w:rPr>
          <w:rFonts w:hint="eastAsia"/>
          <w:kern w:val="20"/>
          <w:sz w:val="21"/>
          <w:szCs w:val="21"/>
        </w:rPr>
        <w:t>定理</w:t>
      </w:r>
      <w:r w:rsidR="002D7E76">
        <w:rPr>
          <w:rFonts w:hint="eastAsia"/>
          <w:kern w:val="20"/>
          <w:sz w:val="21"/>
          <w:szCs w:val="21"/>
        </w:rPr>
        <w:t>2</w:t>
      </w:r>
      <w:r w:rsidR="002D7E76">
        <w:rPr>
          <w:rFonts w:hint="eastAsia"/>
          <w:kern w:val="20"/>
          <w:sz w:val="21"/>
          <w:szCs w:val="21"/>
        </w:rPr>
        <w:t>给出了计数全局敏感性的形式化分析</w:t>
      </w:r>
      <w:r w:rsidR="002D7E76">
        <w:rPr>
          <w:rFonts w:hint="eastAsia"/>
          <w:kern w:val="20"/>
          <w:sz w:val="21"/>
          <w:szCs w:val="21"/>
        </w:rPr>
        <w:t xml:space="preserve">; </w:t>
      </w:r>
      <w:r>
        <w:rPr>
          <w:rFonts w:hint="eastAsia"/>
          <w:kern w:val="20"/>
          <w:sz w:val="21"/>
          <w:szCs w:val="21"/>
        </w:rPr>
        <w:t xml:space="preserve">(2) </w:t>
      </w:r>
      <w:r>
        <w:rPr>
          <w:rFonts w:hint="eastAsia"/>
          <w:kern w:val="20"/>
          <w:sz w:val="21"/>
          <w:szCs w:val="21"/>
        </w:rPr>
        <w:t>候选序列集合呈指数规模</w:t>
      </w:r>
      <w:r w:rsidR="0094474E">
        <w:rPr>
          <w:rFonts w:hint="eastAsia"/>
          <w:kern w:val="20"/>
          <w:sz w:val="21"/>
          <w:szCs w:val="21"/>
        </w:rPr>
        <w:t xml:space="preserve">, </w:t>
      </w:r>
      <w:r w:rsidR="0094474E">
        <w:rPr>
          <w:rFonts w:hint="eastAsia"/>
          <w:kern w:val="20"/>
          <w:sz w:val="21"/>
          <w:szCs w:val="21"/>
        </w:rPr>
        <w:t>序列冗余问题比较严重</w:t>
      </w:r>
      <w:r w:rsidR="0094474E">
        <w:rPr>
          <w:rFonts w:hint="eastAsia"/>
          <w:kern w:val="20"/>
          <w:sz w:val="21"/>
          <w:szCs w:val="21"/>
        </w:rPr>
        <w:t xml:space="preserve">. </w:t>
      </w:r>
      <w:r w:rsidR="009C44D4">
        <w:rPr>
          <w:rFonts w:hint="eastAsia"/>
          <w:kern w:val="20"/>
          <w:sz w:val="21"/>
          <w:szCs w:val="21"/>
        </w:rPr>
        <w:t>导致</w:t>
      </w:r>
      <w:r w:rsidR="00203745">
        <w:rPr>
          <w:rFonts w:hint="eastAsia"/>
          <w:kern w:val="20"/>
          <w:sz w:val="21"/>
          <w:szCs w:val="21"/>
        </w:rPr>
        <w:t>在前缀序列树</w:t>
      </w:r>
      <w:r w:rsidR="0094474E">
        <w:rPr>
          <w:rFonts w:hint="eastAsia"/>
          <w:kern w:val="20"/>
          <w:sz w:val="21"/>
          <w:szCs w:val="21"/>
        </w:rPr>
        <w:t>构建过程中</w:t>
      </w:r>
      <w:r w:rsidR="0094474E">
        <w:rPr>
          <w:rFonts w:hint="eastAsia"/>
          <w:kern w:val="20"/>
          <w:sz w:val="21"/>
          <w:szCs w:val="21"/>
        </w:rPr>
        <w:t xml:space="preserve">, </w:t>
      </w:r>
      <w:r w:rsidR="0094474E">
        <w:rPr>
          <w:rFonts w:hint="eastAsia"/>
          <w:kern w:val="20"/>
          <w:sz w:val="21"/>
          <w:szCs w:val="21"/>
        </w:rPr>
        <w:t>存在</w:t>
      </w:r>
      <w:r w:rsidR="0094474E">
        <w:rPr>
          <w:rFonts w:hint="eastAsia"/>
          <w:sz w:val="21"/>
        </w:rPr>
        <w:t>较多的隐私预算重复分配</w:t>
      </w:r>
      <w:r w:rsidR="0094474E">
        <w:rPr>
          <w:rFonts w:hint="eastAsia"/>
          <w:sz w:val="21"/>
        </w:rPr>
        <w:t>,</w:t>
      </w:r>
      <w:r w:rsidR="009C44D4" w:rsidRPr="009C44D4">
        <w:rPr>
          <w:rFonts w:hint="eastAsia"/>
          <w:sz w:val="21"/>
        </w:rPr>
        <w:t xml:space="preserve"> </w:t>
      </w:r>
      <w:r w:rsidR="009C44D4">
        <w:rPr>
          <w:rFonts w:hint="eastAsia"/>
          <w:sz w:val="21"/>
        </w:rPr>
        <w:t>浪费</w:t>
      </w:r>
      <w:r w:rsidR="0094474E">
        <w:rPr>
          <w:rFonts w:hint="eastAsia"/>
          <w:sz w:val="21"/>
        </w:rPr>
        <w:t>隐私预算</w:t>
      </w:r>
      <w:r w:rsidR="00B65F91">
        <w:rPr>
          <w:rFonts w:hint="eastAsia"/>
          <w:sz w:val="21"/>
        </w:rPr>
        <w:t>进而</w:t>
      </w:r>
      <w:r w:rsidR="0094474E">
        <w:rPr>
          <w:rFonts w:hint="eastAsia"/>
          <w:sz w:val="21"/>
        </w:rPr>
        <w:t>影响数据</w:t>
      </w:r>
      <w:r w:rsidR="00B65F91">
        <w:rPr>
          <w:rFonts w:hint="eastAsia"/>
          <w:sz w:val="21"/>
        </w:rPr>
        <w:t>的</w:t>
      </w:r>
      <w:r w:rsidR="0094474E">
        <w:rPr>
          <w:rFonts w:hint="eastAsia"/>
          <w:sz w:val="21"/>
        </w:rPr>
        <w:t>可用性</w:t>
      </w:r>
      <w:r w:rsidR="0094474E">
        <w:rPr>
          <w:rFonts w:hint="eastAsia"/>
          <w:sz w:val="21"/>
        </w:rPr>
        <w:t>.</w:t>
      </w:r>
    </w:p>
    <w:p w:rsidR="00F07BA7" w:rsidRPr="00EE7675" w:rsidRDefault="001E6D15" w:rsidP="00171A8C">
      <w:pPr>
        <w:pStyle w:val="a0"/>
        <w:numPr>
          <w:ilvl w:val="0"/>
          <w:numId w:val="3"/>
        </w:numPr>
        <w:ind w:firstLineChars="0" w:firstLine="374"/>
        <w:rPr>
          <w:kern w:val="20"/>
          <w:sz w:val="21"/>
          <w:szCs w:val="21"/>
        </w:rPr>
      </w:pPr>
      <w:r w:rsidRPr="00EE7675">
        <w:rPr>
          <w:rFonts w:hint="eastAsia"/>
          <w:kern w:val="20"/>
          <w:sz w:val="21"/>
          <w:szCs w:val="21"/>
        </w:rPr>
        <w:t>(</w:t>
      </w:r>
      <w:r w:rsidRPr="00EE7675">
        <w:rPr>
          <w:rFonts w:hint="eastAsia"/>
          <w:kern w:val="20"/>
          <w:sz w:val="21"/>
          <w:szCs w:val="21"/>
        </w:rPr>
        <w:t>计数</w:t>
      </w:r>
      <w:r w:rsidR="002D7E76">
        <w:rPr>
          <w:rFonts w:hint="eastAsia"/>
          <w:kern w:val="20"/>
          <w:sz w:val="21"/>
          <w:szCs w:val="21"/>
        </w:rPr>
        <w:t>全局</w:t>
      </w:r>
      <w:r w:rsidRPr="00EE7675">
        <w:rPr>
          <w:rFonts w:hint="eastAsia"/>
          <w:kern w:val="20"/>
          <w:sz w:val="21"/>
          <w:szCs w:val="21"/>
        </w:rPr>
        <w:t>敏感</w:t>
      </w:r>
      <w:r w:rsidR="00B075B1">
        <w:rPr>
          <w:rFonts w:hint="eastAsia"/>
          <w:kern w:val="20"/>
          <w:sz w:val="21"/>
          <w:szCs w:val="21"/>
        </w:rPr>
        <w:t>性</w:t>
      </w:r>
      <w:r w:rsidR="00321A56" w:rsidRPr="00213B0A">
        <w:rPr>
          <w:rFonts w:hint="eastAsia"/>
          <w:kern w:val="20"/>
          <w:sz w:val="21"/>
          <w:vertAlign w:val="superscript"/>
        </w:rPr>
        <w:t>[</w:t>
      </w:r>
      <w:r w:rsidR="00321A56">
        <w:rPr>
          <w:rFonts w:hint="eastAsia"/>
          <w:kern w:val="20"/>
          <w:sz w:val="21"/>
          <w:vertAlign w:val="superscript"/>
        </w:rPr>
        <w:t>1</w:t>
      </w:r>
      <w:r w:rsidR="00FA5D81">
        <w:rPr>
          <w:rFonts w:hint="eastAsia"/>
          <w:kern w:val="20"/>
          <w:sz w:val="21"/>
          <w:vertAlign w:val="superscript"/>
        </w:rPr>
        <w:t>3</w:t>
      </w:r>
      <w:r w:rsidR="00321A56" w:rsidRPr="00213B0A">
        <w:rPr>
          <w:rFonts w:hint="eastAsia"/>
          <w:kern w:val="20"/>
          <w:sz w:val="21"/>
          <w:vertAlign w:val="superscript"/>
        </w:rPr>
        <w:t>]</w:t>
      </w:r>
      <w:r w:rsidRPr="00EE7675">
        <w:rPr>
          <w:rFonts w:hint="eastAsia"/>
          <w:kern w:val="20"/>
          <w:sz w:val="21"/>
          <w:szCs w:val="21"/>
        </w:rPr>
        <w:t>)</w:t>
      </w:r>
      <w:r w:rsidR="00D57696" w:rsidRPr="00EE7675">
        <w:rPr>
          <w:rFonts w:hint="eastAsia"/>
          <w:kern w:val="20"/>
          <w:sz w:val="21"/>
          <w:szCs w:val="21"/>
        </w:rPr>
        <w:t xml:space="preserve"> </w:t>
      </w:r>
      <w:r w:rsidR="00D57696" w:rsidRPr="00EE7675">
        <w:rPr>
          <w:rFonts w:hint="eastAsia"/>
          <w:kern w:val="20"/>
          <w:sz w:val="21"/>
          <w:szCs w:val="21"/>
        </w:rPr>
        <w:t>已知</w:t>
      </w:r>
      <w:r w:rsidR="002D7E76">
        <w:rPr>
          <w:rFonts w:hint="eastAsia"/>
          <w:kern w:val="20"/>
          <w:sz w:val="21"/>
          <w:szCs w:val="21"/>
        </w:rPr>
        <w:t>序列数据集</w:t>
      </w:r>
      <m:oMath>
        <m:r>
          <w:rPr>
            <w:rFonts w:ascii="Cambria Math" w:hAnsi="Cambria Math"/>
            <w:sz w:val="21"/>
            <w:szCs w:val="21"/>
          </w:rPr>
          <m:t>DB</m:t>
        </m:r>
      </m:oMath>
      <w:r w:rsidR="00D57696" w:rsidRPr="00EE7675">
        <w:rPr>
          <w:rFonts w:hint="eastAsia"/>
          <w:kern w:val="20"/>
          <w:sz w:val="21"/>
          <w:szCs w:val="21"/>
        </w:rPr>
        <w:t>最大序列长度</w:t>
      </w:r>
      <w:r w:rsidR="002D7E76">
        <w:rPr>
          <w:rFonts w:hint="eastAsia"/>
          <w:kern w:val="20"/>
          <w:sz w:val="21"/>
          <w:szCs w:val="21"/>
        </w:rPr>
        <w:t>为</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vertAlign w:val="subscript"/>
              </w:rPr>
              <m:t>max</m:t>
            </m:r>
          </m:sub>
        </m:sSub>
      </m:oMath>
      <w:r w:rsidR="00D57696" w:rsidRPr="00EE7675">
        <w:rPr>
          <w:rFonts w:hint="eastAsia"/>
          <w:kern w:val="20"/>
          <w:sz w:val="21"/>
          <w:szCs w:val="21"/>
        </w:rPr>
        <w:t xml:space="preserve">, </w:t>
      </w:r>
      <w:r w:rsidR="009C44D4">
        <w:rPr>
          <w:rFonts w:hint="eastAsia"/>
          <w:kern w:val="20"/>
          <w:sz w:val="21"/>
          <w:szCs w:val="21"/>
        </w:rPr>
        <w:t>设</w:t>
      </w:r>
      <w:r w:rsidR="00D57696" w:rsidRPr="00EE7675">
        <w:rPr>
          <w:rFonts w:hint="eastAsia"/>
          <w:kern w:val="20"/>
          <w:sz w:val="21"/>
          <w:szCs w:val="21"/>
        </w:rPr>
        <w:t>函数</w:t>
      </w:r>
      <m:oMath>
        <m:r>
          <w:rPr>
            <w:rFonts w:ascii="Cambria Math" w:hAnsi="Cambria Math"/>
            <w:kern w:val="20"/>
            <w:szCs w:val="21"/>
          </w:rPr>
          <m:t>q</m:t>
        </m:r>
        <m:r>
          <m:rPr>
            <m:sty m:val="p"/>
          </m:rPr>
          <w:rPr>
            <w:rFonts w:ascii="Cambria Math" w:hAnsi="Cambria Math"/>
            <w:kern w:val="20"/>
            <w:szCs w:val="21"/>
          </w:rPr>
          <m:t>=[</m:t>
        </m:r>
        <m:sSub>
          <m:sSubPr>
            <m:ctrlPr>
              <w:rPr>
                <w:rFonts w:ascii="Cambria Math" w:hAnsi="Cambria Math"/>
                <w:kern w:val="20"/>
                <w:szCs w:val="21"/>
              </w:rPr>
            </m:ctrlPr>
          </m:sSubPr>
          <m:e>
            <m:r>
              <w:rPr>
                <w:rFonts w:ascii="Cambria Math" w:hAnsi="Cambria Math"/>
                <w:kern w:val="20"/>
                <w:szCs w:val="21"/>
              </w:rPr>
              <m:t>p</m:t>
            </m:r>
          </m:e>
          <m:sub>
            <m:r>
              <w:rPr>
                <w:rFonts w:ascii="Cambria Math" w:hAnsi="Cambria Math"/>
                <w:kern w:val="20"/>
                <w:szCs w:val="21"/>
              </w:rPr>
              <m:t>1</m:t>
            </m:r>
          </m:sub>
        </m:sSub>
        <m:r>
          <m:rPr>
            <m:sty m:val="p"/>
          </m:rPr>
          <w:rPr>
            <w:rFonts w:ascii="Cambria Math" w:hAnsi="Cambria Math"/>
            <w:kern w:val="20"/>
            <w:szCs w:val="21"/>
          </w:rPr>
          <m:t>,</m:t>
        </m:r>
        <m:sSub>
          <m:sSubPr>
            <m:ctrlPr>
              <w:rPr>
                <w:rFonts w:ascii="Cambria Math" w:hAnsi="Cambria Math"/>
                <w:kern w:val="20"/>
                <w:szCs w:val="21"/>
              </w:rPr>
            </m:ctrlPr>
          </m:sSubPr>
          <m:e>
            <m:r>
              <w:rPr>
                <w:rFonts w:ascii="Cambria Math" w:hAnsi="Cambria Math"/>
                <w:kern w:val="20"/>
                <w:szCs w:val="21"/>
              </w:rPr>
              <m:t>p</m:t>
            </m:r>
          </m:e>
          <m:sub>
            <m:r>
              <w:rPr>
                <w:rFonts w:ascii="Cambria Math" w:hAnsi="Cambria Math"/>
                <w:kern w:val="20"/>
                <w:szCs w:val="21"/>
              </w:rPr>
              <m:t>2</m:t>
            </m:r>
          </m:sub>
        </m:sSub>
        <m:r>
          <w:rPr>
            <w:rFonts w:ascii="Cambria Math" w:hAnsi="Cambria Math"/>
            <w:kern w:val="20"/>
            <w:szCs w:val="21"/>
          </w:rPr>
          <m:t>,⋯,</m:t>
        </m:r>
        <m:sSub>
          <m:sSubPr>
            <m:ctrlPr>
              <w:rPr>
                <w:rFonts w:ascii="Cambria Math" w:hAnsi="Cambria Math"/>
                <w:kern w:val="20"/>
                <w:szCs w:val="21"/>
              </w:rPr>
            </m:ctrlPr>
          </m:sSubPr>
          <m:e>
            <m:r>
              <w:rPr>
                <w:rFonts w:ascii="Cambria Math" w:hAnsi="Cambria Math"/>
                <w:kern w:val="20"/>
                <w:szCs w:val="21"/>
              </w:rPr>
              <m:t>p</m:t>
            </m:r>
          </m:e>
          <m:sub>
            <m:r>
              <w:rPr>
                <w:rFonts w:ascii="Cambria Math" w:hAnsi="Cambria Math"/>
                <w:kern w:val="20"/>
                <w:szCs w:val="21"/>
              </w:rPr>
              <m:t>n</m:t>
            </m:r>
          </m:sub>
        </m:sSub>
        <m:r>
          <m:rPr>
            <m:sty m:val="p"/>
          </m:rPr>
          <w:rPr>
            <w:rFonts w:ascii="Cambria Math" w:hAnsi="Cambria Math"/>
            <w:kern w:val="20"/>
            <w:szCs w:val="21"/>
          </w:rPr>
          <m:t>]</m:t>
        </m:r>
      </m:oMath>
      <w:r w:rsidR="002D7E76">
        <w:rPr>
          <w:rFonts w:hint="eastAsia"/>
          <w:kern w:val="20"/>
          <w:sz w:val="21"/>
          <w:szCs w:val="21"/>
        </w:rPr>
        <w:t>用以查询</w:t>
      </w:r>
      <w:r w:rsidR="009C44D4">
        <w:rPr>
          <w:rFonts w:hint="eastAsia"/>
          <w:kern w:val="20"/>
          <w:sz w:val="21"/>
          <w:szCs w:val="21"/>
        </w:rPr>
        <w:t>给定</w:t>
      </w:r>
      <w:r w:rsidR="002D7E76">
        <w:rPr>
          <w:rFonts w:hint="eastAsia"/>
          <w:kern w:val="20"/>
          <w:sz w:val="21"/>
          <w:szCs w:val="21"/>
        </w:rPr>
        <w:t>序列模式的</w:t>
      </w:r>
      <w:r w:rsidR="0041318D" w:rsidRPr="00EE7675">
        <w:rPr>
          <w:rFonts w:hint="eastAsia"/>
          <w:kern w:val="20"/>
          <w:sz w:val="21"/>
          <w:szCs w:val="21"/>
        </w:rPr>
        <w:t>计数</w:t>
      </w:r>
      <w:r w:rsidR="003E5DF3" w:rsidRPr="00EE7675">
        <w:rPr>
          <w:rFonts w:hint="eastAsia"/>
          <w:kern w:val="20"/>
          <w:sz w:val="21"/>
          <w:szCs w:val="21"/>
        </w:rPr>
        <w:t xml:space="preserve">, </w:t>
      </w:r>
      <w:r w:rsidR="003E5DF3" w:rsidRPr="00EE7675">
        <w:rPr>
          <w:rFonts w:hint="eastAsia"/>
          <w:kern w:val="20"/>
          <w:sz w:val="21"/>
          <w:szCs w:val="21"/>
        </w:rPr>
        <w:t>其中</w:t>
      </w:r>
      <w:r w:rsidR="0041318D" w:rsidRPr="00EE7675">
        <w:rPr>
          <w:rFonts w:hint="eastAsia"/>
          <w:kern w:val="20"/>
          <w:sz w:val="21"/>
          <w:szCs w:val="21"/>
        </w:rPr>
        <w:t>任一序列模式</w:t>
      </w:r>
      <m:oMath>
        <m:sSub>
          <m:sSubPr>
            <m:ctrlPr>
              <w:rPr>
                <w:rFonts w:ascii="Cambria Math" w:hAnsi="Cambria Math"/>
                <w:kern w:val="20"/>
                <w:sz w:val="21"/>
                <w:szCs w:val="21"/>
              </w:rPr>
            </m:ctrlPr>
          </m:sSubPr>
          <m:e>
            <m:r>
              <w:rPr>
                <w:rFonts w:ascii="Cambria Math" w:hAnsi="Cambria Math"/>
                <w:kern w:val="20"/>
                <w:sz w:val="21"/>
                <w:szCs w:val="21"/>
              </w:rPr>
              <m:t>p</m:t>
            </m:r>
          </m:e>
          <m:sub>
            <m:r>
              <w:rPr>
                <w:rFonts w:ascii="Cambria Math" w:hAnsi="Cambria Math"/>
                <w:kern w:val="20"/>
                <w:sz w:val="21"/>
                <w:szCs w:val="21"/>
              </w:rPr>
              <m:t>i</m:t>
            </m:r>
          </m:sub>
        </m:sSub>
      </m:oMath>
      <w:r w:rsidR="0041318D" w:rsidRPr="00EE7675">
        <w:rPr>
          <w:rFonts w:hint="eastAsia"/>
          <w:kern w:val="20"/>
          <w:sz w:val="21"/>
          <w:szCs w:val="21"/>
        </w:rPr>
        <w:t>长度满足</w:t>
      </w:r>
      <m:oMath>
        <m:d>
          <m:dPr>
            <m:begChr m:val="|"/>
            <m:endChr m:val="|"/>
            <m:ctrlPr>
              <w:rPr>
                <w:rFonts w:ascii="Cambria Math" w:hAnsi="Cambria Math"/>
                <w:i/>
                <w:szCs w:val="21"/>
              </w:rPr>
            </m:ctrlPr>
          </m:dPr>
          <m:e>
            <m:sSub>
              <m:sSubPr>
                <m:ctrlPr>
                  <w:rPr>
                    <w:rFonts w:ascii="Cambria Math" w:hAnsi="Cambria Math"/>
                    <w:kern w:val="20"/>
                    <w:szCs w:val="21"/>
                  </w:rPr>
                </m:ctrlPr>
              </m:sSubPr>
              <m:e>
                <m:r>
                  <w:rPr>
                    <w:rFonts w:ascii="Cambria Math" w:hAnsi="Cambria Math"/>
                    <w:kern w:val="20"/>
                    <w:szCs w:val="21"/>
                  </w:rPr>
                  <m:t>p</m:t>
                </m:r>
              </m:e>
              <m:sub>
                <m:r>
                  <w:rPr>
                    <w:rFonts w:ascii="Cambria Math" w:hAnsi="Cambria Math"/>
                    <w:kern w:val="20"/>
                    <w:szCs w:val="21"/>
                  </w:rPr>
                  <m:t>i</m:t>
                </m:r>
              </m:sub>
            </m:sSub>
            <m:ctrlPr>
              <w:rPr>
                <w:rFonts w:ascii="Cambria Math" w:hAnsi="Cambria Math"/>
                <w:szCs w:val="21"/>
              </w:rPr>
            </m:ctrlPr>
          </m:e>
        </m:d>
        <m:r>
          <m:rPr>
            <m:sty m:val="p"/>
          </m:rPr>
          <w:rPr>
            <w:rFonts w:ascii="Cambria Math" w:hAnsi="Cambria Math"/>
            <w:szCs w:val="21"/>
          </w:rPr>
          <m:t>∈</m:t>
        </m:r>
        <m:r>
          <w:rPr>
            <w:rFonts w:ascii="Cambria Math" w:hAnsi="Cambria Math"/>
            <w:szCs w:val="21"/>
          </w:rPr>
          <m:t>I=</m:t>
        </m:r>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min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max</m:t>
                </m:r>
              </m:sub>
            </m:sSub>
          </m:e>
        </m:d>
        <m:r>
          <m:rPr>
            <m:sty m:val="p"/>
          </m:rPr>
          <w:rPr>
            <w:rFonts w:ascii="Cambria Math" w:hAnsi="Cambria Math"/>
            <w:szCs w:val="21"/>
          </w:rPr>
          <m:t>, 1≤</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min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max</m:t>
            </m:r>
          </m:sub>
        </m:sSub>
      </m:oMath>
      <w:r w:rsidR="0041318D" w:rsidRPr="00EE7675">
        <w:rPr>
          <w:rFonts w:hint="eastAsia"/>
          <w:sz w:val="21"/>
          <w:szCs w:val="21"/>
        </w:rPr>
        <w:t xml:space="preserve">, </w:t>
      </w:r>
      <w:r w:rsidR="00F07BA7" w:rsidRPr="00EE7675">
        <w:rPr>
          <w:rFonts w:hint="eastAsia"/>
          <w:sz w:val="21"/>
          <w:szCs w:val="21"/>
        </w:rPr>
        <w:t>则</w:t>
      </w:r>
      <w:r w:rsidR="002D7E76">
        <w:rPr>
          <w:rFonts w:hint="eastAsia"/>
          <w:sz w:val="21"/>
          <w:szCs w:val="21"/>
        </w:rPr>
        <w:t>计数</w:t>
      </w:r>
      <w:r w:rsidR="00490B89" w:rsidRPr="00EE7675">
        <w:rPr>
          <w:rFonts w:hint="eastAsia"/>
          <w:sz w:val="21"/>
          <w:szCs w:val="21"/>
        </w:rPr>
        <w:t>全局</w:t>
      </w:r>
      <w:r w:rsidR="0041318D" w:rsidRPr="00EE7675">
        <w:rPr>
          <w:rFonts w:hint="eastAsia"/>
          <w:sz w:val="21"/>
          <w:szCs w:val="21"/>
        </w:rPr>
        <w:t>敏感</w:t>
      </w:r>
      <w:r w:rsidR="00B075B1">
        <w:rPr>
          <w:rFonts w:hint="eastAsia"/>
          <w:sz w:val="21"/>
          <w:szCs w:val="21"/>
        </w:rPr>
        <w:t>性</w:t>
      </w:r>
      <w:r w:rsidR="00F07BA7" w:rsidRPr="00EE7675">
        <w:rPr>
          <w:rFonts w:hint="eastAsia"/>
          <w:sz w:val="21"/>
          <w:szCs w:val="21"/>
        </w:rPr>
        <w:t>满足</w:t>
      </w:r>
      <w:r w:rsidR="00F07BA7" w:rsidRPr="00EE7675">
        <w:rPr>
          <w:rFonts w:hint="eastAsia"/>
          <w:sz w:val="21"/>
          <w:szCs w:val="21"/>
        </w:rPr>
        <w:t>:</w:t>
      </w:r>
    </w:p>
    <w:tbl>
      <w:tblPr>
        <w:tblStyle w:val="af2"/>
        <w:tblW w:w="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67"/>
      </w:tblGrid>
      <w:tr w:rsidR="00CA66B9" w:rsidRPr="009B2E1A" w:rsidTr="005356BA">
        <w:trPr>
          <w:trHeight w:val="156"/>
        </w:trPr>
        <w:tc>
          <w:tcPr>
            <w:tcW w:w="4111" w:type="dxa"/>
            <w:vAlign w:val="center"/>
          </w:tcPr>
          <w:p w:rsidR="00CA66B9" w:rsidRPr="00A30830" w:rsidRDefault="001754D9" w:rsidP="00FE35AB">
            <w:pPr>
              <w:pStyle w:val="a0"/>
              <w:spacing w:afterLines="25" w:after="78" w:line="252" w:lineRule="auto"/>
              <w:ind w:left="374" w:firstLineChars="0" w:firstLine="0"/>
              <w:jc w:val="center"/>
              <w:rPr>
                <w:kern w:val="20"/>
                <w:szCs w:val="18"/>
              </w:rPr>
            </w:pPr>
            <m:oMathPara>
              <m:oMath>
                <m:r>
                  <w:rPr>
                    <w:rFonts w:ascii="Cambria Math" w:hAnsi="Cambria Math"/>
                    <w:szCs w:val="21"/>
                  </w:rPr>
                  <m:t>∆q≤∆I∙</m:t>
                </m:r>
                <m:sSub>
                  <m:sSubPr>
                    <m:ctrlPr>
                      <w:rPr>
                        <w:rFonts w:ascii="Cambria Math" w:hAnsi="Cambria Math"/>
                        <w:i/>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max</m:t>
                    </m:r>
                  </m:sub>
                </m:sSub>
                <m:r>
                  <m:rPr>
                    <m:sty m:val="p"/>
                  </m:rPr>
                  <w:rPr>
                    <w:rFonts w:ascii="Cambria Math" w:hAnsi="Cambria Math"/>
                    <w:szCs w:val="21"/>
                  </w:rPr>
                  <m:t xml:space="preserve">, </m:t>
                </m:r>
                <m:r>
                  <w:rPr>
                    <w:rFonts w:ascii="Cambria Math" w:hAnsi="Cambria Math"/>
                    <w:szCs w:val="21"/>
                  </w:rPr>
                  <m:t>∆I=</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min</m:t>
                    </m:r>
                  </m:sub>
                </m:sSub>
                <m:r>
                  <w:rPr>
                    <w:rFonts w:ascii="Cambria Math" w:hAnsi="Cambria Math"/>
                    <w:szCs w:val="21"/>
                  </w:rPr>
                  <m:t>+1</m:t>
                </m:r>
              </m:oMath>
            </m:oMathPara>
          </w:p>
        </w:tc>
        <w:tc>
          <w:tcPr>
            <w:tcW w:w="567" w:type="dxa"/>
            <w:vAlign w:val="center"/>
          </w:tcPr>
          <w:p w:rsidR="00CA66B9" w:rsidRPr="009B2E1A" w:rsidRDefault="00CA66B9" w:rsidP="00FE35AB">
            <w:pPr>
              <w:pStyle w:val="a0"/>
              <w:numPr>
                <w:ilvl w:val="0"/>
                <w:numId w:val="4"/>
              </w:numPr>
              <w:spacing w:afterLines="25" w:after="78"/>
              <w:ind w:right="180" w:firstLineChars="0"/>
              <w:jc w:val="right"/>
              <w:rPr>
                <w:szCs w:val="18"/>
              </w:rPr>
            </w:pPr>
          </w:p>
        </w:tc>
      </w:tr>
    </w:tbl>
    <w:p w:rsidR="00FE35AB" w:rsidRPr="00FE35AB" w:rsidRDefault="00FE35AB" w:rsidP="00B80A8A">
      <w:pPr>
        <w:pStyle w:val="a0"/>
        <w:snapToGrid w:val="0"/>
        <w:spacing w:line="264" w:lineRule="auto"/>
        <w:ind w:firstLine="420"/>
        <w:rPr>
          <w:sz w:val="21"/>
          <w:szCs w:val="21"/>
        </w:rPr>
      </w:pPr>
      <w:r w:rsidRPr="00FE35AB">
        <w:rPr>
          <w:rFonts w:ascii="仿宋_GB2312" w:eastAsia="仿宋_GB2312" w:hint="eastAsia"/>
          <w:sz w:val="21"/>
          <w:szCs w:val="21"/>
        </w:rPr>
        <w:t>证明</w:t>
      </w:r>
      <w:r w:rsidRPr="00FE35AB">
        <w:rPr>
          <w:rFonts w:hint="eastAsia"/>
          <w:sz w:val="21"/>
          <w:szCs w:val="21"/>
        </w:rPr>
        <w:t xml:space="preserve">. </w:t>
      </w:r>
      <w:r w:rsidRPr="00FE35AB">
        <w:rPr>
          <w:rFonts w:hint="eastAsia"/>
          <w:sz w:val="21"/>
          <w:szCs w:val="21"/>
        </w:rPr>
        <w:t>给定一条序列记录</w:t>
      </w:r>
      <w:r w:rsidRPr="00FE35AB">
        <w:rPr>
          <w:rFonts w:hint="eastAsia"/>
          <w:i/>
          <w:sz w:val="21"/>
          <w:szCs w:val="21"/>
        </w:rPr>
        <w:t>x</w:t>
      </w:r>
      <w:r w:rsidRPr="00FE35AB">
        <w:rPr>
          <w:rFonts w:hint="eastAsia"/>
          <w:sz w:val="21"/>
          <w:szCs w:val="21"/>
        </w:rPr>
        <w:t>和长度满足</w:t>
      </w:r>
      <w:r w:rsidR="009C44D4">
        <w:rPr>
          <w:rFonts w:hint="eastAsia"/>
          <w:sz w:val="21"/>
          <w:szCs w:val="21"/>
        </w:rPr>
        <w:t>|</w:t>
      </w:r>
      <w:r w:rsidR="009C44D4" w:rsidRPr="00FE35AB">
        <w:rPr>
          <w:rFonts w:hint="eastAsia"/>
          <w:i/>
          <w:sz w:val="21"/>
          <w:szCs w:val="21"/>
        </w:rPr>
        <w:t>p</w:t>
      </w:r>
      <w:r w:rsidR="009C44D4">
        <w:rPr>
          <w:rFonts w:hint="eastAsia"/>
          <w:sz w:val="21"/>
          <w:szCs w:val="21"/>
        </w:rPr>
        <w:t>|</w:t>
      </w:r>
      <m:oMath>
        <m:r>
          <w:rPr>
            <w:rFonts w:ascii="Cambria Math" w:hAnsi="Cambria Math"/>
            <w:sz w:val="21"/>
            <w:szCs w:val="21"/>
          </w:rPr>
          <m:t>∈I</m:t>
        </m:r>
      </m:oMath>
      <w:r w:rsidRPr="00FE35AB">
        <w:rPr>
          <w:rFonts w:hint="eastAsia"/>
          <w:sz w:val="21"/>
          <w:szCs w:val="21"/>
        </w:rPr>
        <w:t xml:space="preserve"> </w:t>
      </w:r>
      <w:r w:rsidRPr="00FE35AB">
        <w:rPr>
          <w:rFonts w:hint="eastAsia"/>
          <w:sz w:val="21"/>
          <w:szCs w:val="21"/>
        </w:rPr>
        <w:t>的序列模式</w:t>
      </w:r>
      <w:r w:rsidR="009C44D4" w:rsidRPr="00FE35AB">
        <w:rPr>
          <w:rFonts w:hint="eastAsia"/>
          <w:i/>
          <w:sz w:val="21"/>
          <w:szCs w:val="21"/>
        </w:rPr>
        <w:t>p</w:t>
      </w:r>
      <w:r w:rsidRPr="00FE35AB">
        <w:rPr>
          <w:rFonts w:hint="eastAsia"/>
          <w:sz w:val="21"/>
          <w:szCs w:val="21"/>
        </w:rPr>
        <w:t xml:space="preserve">, </w:t>
      </w:r>
      <w:r w:rsidRPr="00FE35AB">
        <w:rPr>
          <w:rFonts w:hint="eastAsia"/>
          <w:i/>
          <w:sz w:val="21"/>
          <w:szCs w:val="21"/>
        </w:rPr>
        <w:t>x</w:t>
      </w:r>
      <w:r w:rsidRPr="00FE35AB">
        <w:rPr>
          <w:rFonts w:hint="eastAsia"/>
          <w:sz w:val="21"/>
          <w:szCs w:val="21"/>
        </w:rPr>
        <w:t>中出现</w:t>
      </w:r>
      <w:r w:rsidRPr="00FE35AB">
        <w:rPr>
          <w:rFonts w:hint="eastAsia"/>
          <w:i/>
          <w:sz w:val="21"/>
          <w:szCs w:val="21"/>
        </w:rPr>
        <w:t>p</w:t>
      </w:r>
      <w:r w:rsidRPr="00FE35AB">
        <w:rPr>
          <w:rFonts w:hint="eastAsia"/>
          <w:sz w:val="21"/>
          <w:szCs w:val="21"/>
        </w:rPr>
        <w:t>的计数最大值为</w:t>
      </w:r>
      <m:oMath>
        <m:d>
          <m:dPr>
            <m:begChr m:val="|"/>
            <m:endChr m:val="|"/>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m:t>
        </m:r>
        <m:r>
          <m:rPr>
            <m:sty m:val="p"/>
          </m:rPr>
          <w:rPr>
            <w:rFonts w:ascii="Cambria Math" w:hAnsi="Cambria Math" w:hint="eastAsia"/>
            <w:sz w:val="21"/>
            <w:szCs w:val="21"/>
          </w:rPr>
          <m:t>|</m:t>
        </m:r>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sz w:val="21"/>
            <w:szCs w:val="21"/>
          </w:rPr>
          <m:t>+1</m:t>
        </m:r>
      </m:oMath>
      <w:r w:rsidRPr="00FE35AB">
        <w:rPr>
          <w:rFonts w:hint="eastAsia"/>
          <w:sz w:val="21"/>
          <w:szCs w:val="21"/>
        </w:rPr>
        <w:t xml:space="preserve">. </w:t>
      </w:r>
      <w:r w:rsidRPr="00FE35AB">
        <w:rPr>
          <w:rFonts w:hint="eastAsia"/>
          <w:sz w:val="21"/>
          <w:szCs w:val="21"/>
        </w:rPr>
        <w:t>若给定序列模式长度范围</w:t>
      </w:r>
      <w:r w:rsidRPr="00FE35AB">
        <w:rPr>
          <w:rFonts w:hint="eastAsia"/>
          <w:sz w:val="21"/>
          <w:szCs w:val="21"/>
        </w:rPr>
        <w:t xml:space="preserve">I, </w:t>
      </w:r>
      <w:r w:rsidRPr="00FE35AB">
        <w:rPr>
          <w:rFonts w:hint="eastAsia"/>
          <w:sz w:val="21"/>
          <w:szCs w:val="21"/>
        </w:rPr>
        <w:t>则最大计数满足</w:t>
      </w:r>
      <m:oMath>
        <m:nary>
          <m:naryPr>
            <m:chr m:val="∑"/>
            <m:limLoc m:val="subSup"/>
            <m:ctrlPr>
              <w:rPr>
                <w:rFonts w:ascii="Cambria Math" w:hAnsi="Cambria Math"/>
                <w:sz w:val="20"/>
                <w:szCs w:val="21"/>
              </w:rPr>
            </m:ctrlPr>
          </m:naryPr>
          <m:sub>
            <m:r>
              <w:rPr>
                <w:rFonts w:ascii="Cambria Math" w:hAnsi="Cambria Math"/>
                <w:sz w:val="20"/>
                <w:szCs w:val="21"/>
              </w:rPr>
              <m:t>j=</m:t>
            </m:r>
            <m:sSub>
              <m:sSubPr>
                <m:ctrlPr>
                  <w:rPr>
                    <w:rFonts w:ascii="Cambria Math" w:hAnsi="Cambria Math"/>
                    <w:i/>
                    <w:sz w:val="20"/>
                    <w:szCs w:val="21"/>
                  </w:rPr>
                </m:ctrlPr>
              </m:sSubPr>
              <m:e>
                <m:r>
                  <w:rPr>
                    <w:rFonts w:ascii="Cambria Math" w:hAnsi="Cambria Math"/>
                    <w:sz w:val="20"/>
                    <w:szCs w:val="21"/>
                  </w:rPr>
                  <m:t>q</m:t>
                </m:r>
              </m:e>
              <m:sub>
                <m:r>
                  <w:rPr>
                    <w:rFonts w:ascii="Cambria Math" w:hAnsi="Cambria Math"/>
                    <w:sz w:val="20"/>
                    <w:szCs w:val="21"/>
                  </w:rPr>
                  <m:t>min</m:t>
                </m:r>
              </m:sub>
            </m:sSub>
          </m:sub>
          <m:sup>
            <m:sSub>
              <m:sSubPr>
                <m:ctrlPr>
                  <w:rPr>
                    <w:rFonts w:ascii="Cambria Math" w:hAnsi="Cambria Math"/>
                    <w:i/>
                    <w:sz w:val="20"/>
                    <w:szCs w:val="21"/>
                  </w:rPr>
                </m:ctrlPr>
              </m:sSubPr>
              <m:e>
                <m:r>
                  <w:rPr>
                    <w:rFonts w:ascii="Cambria Math" w:hAnsi="Cambria Math"/>
                    <w:sz w:val="20"/>
                    <w:szCs w:val="21"/>
                  </w:rPr>
                  <m:t>q</m:t>
                </m:r>
              </m:e>
              <m:sub>
                <m:r>
                  <w:rPr>
                    <w:rFonts w:ascii="Cambria Math" w:hAnsi="Cambria Math"/>
                    <w:sz w:val="20"/>
                    <w:szCs w:val="21"/>
                  </w:rPr>
                  <m:t>max</m:t>
                </m:r>
              </m:sub>
            </m:sSub>
          </m:sup>
          <m:e>
            <m:r>
              <m:rPr>
                <m:sty m:val="p"/>
              </m:rPr>
              <w:rPr>
                <w:rFonts w:ascii="Cambria Math" w:hAnsi="Cambria Math"/>
                <w:sz w:val="20"/>
                <w:szCs w:val="21"/>
              </w:rPr>
              <m:t>(</m:t>
            </m:r>
            <m:d>
              <m:dPr>
                <m:begChr m:val="|"/>
                <m:endChr m:val="|"/>
                <m:ctrlPr>
                  <w:rPr>
                    <w:rFonts w:ascii="Cambria Math" w:hAnsi="Cambria Math"/>
                    <w:i/>
                    <w:sz w:val="20"/>
                    <w:szCs w:val="21"/>
                  </w:rPr>
                </m:ctrlPr>
              </m:dPr>
              <m:e>
                <m:r>
                  <w:rPr>
                    <w:rFonts w:ascii="Cambria Math" w:hAnsi="Cambria Math"/>
                    <w:sz w:val="20"/>
                    <w:szCs w:val="21"/>
                  </w:rPr>
                  <m:t>x</m:t>
                </m:r>
              </m:e>
            </m:d>
            <m:r>
              <w:rPr>
                <w:rFonts w:ascii="Cambria Math" w:hAnsi="Cambria Math"/>
                <w:sz w:val="20"/>
                <w:szCs w:val="21"/>
              </w:rPr>
              <m:t>-j+1</m:t>
            </m:r>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q</m:t>
                </m:r>
              </m:e>
              <m:sub>
                <m:r>
                  <w:rPr>
                    <w:rFonts w:ascii="Cambria Math" w:hAnsi="Cambria Math"/>
                    <w:sz w:val="20"/>
                    <w:szCs w:val="21"/>
                  </w:rPr>
                  <m:t>max</m:t>
                </m:r>
              </m:sub>
            </m:sSub>
            <m: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q</m:t>
                </m:r>
              </m:e>
              <m:sub>
                <m:r>
                  <w:rPr>
                    <w:rFonts w:ascii="Cambria Math" w:hAnsi="Cambria Math"/>
                    <w:sz w:val="20"/>
                    <w:szCs w:val="21"/>
                  </w:rPr>
                  <m:t>min</m:t>
                </m:r>
              </m:sub>
            </m:sSub>
            <m:r>
              <w:rPr>
                <w:rFonts w:ascii="Cambria Math" w:hAnsi="Cambria Math"/>
                <w:sz w:val="20"/>
                <w:szCs w:val="21"/>
              </w:rPr>
              <m:t>+1</m:t>
            </m:r>
            <m:r>
              <m:rPr>
                <m:sty m:val="p"/>
              </m:rPr>
              <w:rPr>
                <w:rFonts w:ascii="Cambria Math" w:hAnsi="Cambria Math"/>
                <w:sz w:val="20"/>
                <w:szCs w:val="21"/>
              </w:rPr>
              <m:t>)</m:t>
            </m:r>
            <m:d>
              <m:dPr>
                <m:begChr m:val="|"/>
                <m:endChr m:val="|"/>
                <m:ctrlPr>
                  <w:rPr>
                    <w:rFonts w:ascii="Cambria Math" w:hAnsi="Cambria Math"/>
                    <w:i/>
                    <w:sz w:val="20"/>
                    <w:szCs w:val="21"/>
                  </w:rPr>
                </m:ctrlPr>
              </m:dPr>
              <m:e>
                <m:r>
                  <w:rPr>
                    <w:rFonts w:ascii="Cambria Math" w:hAnsi="Cambria Math"/>
                    <w:sz w:val="20"/>
                    <w:szCs w:val="21"/>
                  </w:rPr>
                  <m:t>x</m:t>
                </m:r>
              </m:e>
            </m:d>
          </m:e>
        </m:nary>
      </m:oMath>
      <w:r w:rsidRPr="00FE35AB">
        <w:rPr>
          <w:rFonts w:hint="eastAsia"/>
          <w:sz w:val="21"/>
          <w:szCs w:val="21"/>
        </w:rPr>
        <w:t xml:space="preserve">. </w:t>
      </w:r>
      <w:r w:rsidRPr="00FE35AB">
        <w:rPr>
          <w:rFonts w:hint="eastAsia"/>
          <w:sz w:val="21"/>
          <w:szCs w:val="21"/>
        </w:rPr>
        <w:t>已知</w:t>
      </w:r>
      <w:r w:rsidRPr="00FE35AB">
        <w:rPr>
          <w:rFonts w:hint="eastAsia"/>
          <w:kern w:val="20"/>
          <w:sz w:val="21"/>
        </w:rPr>
        <w:t>最大序列长度</w:t>
      </w:r>
      <m:oMath>
        <m:sSub>
          <m:sSubPr>
            <m:ctrlPr>
              <w:rPr>
                <w:rFonts w:ascii="Cambria Math" w:hAnsi="Cambria Math"/>
                <w:i/>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max</m:t>
            </m:r>
          </m:sub>
        </m:sSub>
      </m:oMath>
      <w:r w:rsidRPr="00FE35AB">
        <w:rPr>
          <w:rFonts w:hint="eastAsia"/>
          <w:sz w:val="21"/>
          <w:szCs w:val="21"/>
        </w:rPr>
        <w:t xml:space="preserve">, </w:t>
      </w:r>
      <w:r w:rsidR="002D7E76">
        <w:rPr>
          <w:rFonts w:hint="eastAsia"/>
          <w:sz w:val="21"/>
          <w:szCs w:val="21"/>
        </w:rPr>
        <w:t>则</w:t>
      </w:r>
      <w:r w:rsidRPr="00FE35AB">
        <w:rPr>
          <w:rFonts w:hint="eastAsia"/>
          <w:sz w:val="21"/>
          <w:szCs w:val="21"/>
        </w:rPr>
        <w:t>计数全局敏感</w:t>
      </w:r>
      <w:r w:rsidR="00B80A8A">
        <w:rPr>
          <w:rFonts w:hint="eastAsia"/>
          <w:sz w:val="21"/>
          <w:szCs w:val="21"/>
        </w:rPr>
        <w:t>性</w:t>
      </w:r>
      <m:oMath>
        <m:r>
          <w:rPr>
            <w:rFonts w:ascii="Cambria Math" w:hAnsi="Cambria Math"/>
            <w:sz w:val="20"/>
            <w:szCs w:val="21"/>
          </w:rPr>
          <m:t>∆q≤∆I∙</m:t>
        </m:r>
        <m:sSub>
          <m:sSubPr>
            <m:ctrlPr>
              <w:rPr>
                <w:rFonts w:ascii="Cambria Math" w:hAnsi="Cambria Math"/>
                <w:i/>
                <w:sz w:val="20"/>
                <w:szCs w:val="21"/>
              </w:rPr>
            </m:ctrlPr>
          </m:sSubPr>
          <m:e>
            <m:r>
              <w:rPr>
                <w:rFonts w:ascii="Cambria Math" w:hAnsi="Cambria Math" w:hint="eastAsia"/>
                <w:sz w:val="20"/>
                <w:szCs w:val="21"/>
              </w:rPr>
              <m:t>l</m:t>
            </m:r>
          </m:e>
          <m:sub>
            <m:r>
              <w:rPr>
                <w:rFonts w:ascii="Cambria Math" w:hAnsi="Cambria Math" w:hint="eastAsia"/>
                <w:sz w:val="20"/>
                <w:szCs w:val="21"/>
                <w:vertAlign w:val="subscript"/>
              </w:rPr>
              <m:t>max</m:t>
            </m:r>
          </m:sub>
        </m:sSub>
        <m:r>
          <w:rPr>
            <w:rFonts w:ascii="Cambria Math" w:hAnsi="Cambria Math"/>
            <w:sz w:val="20"/>
            <w:szCs w:val="21"/>
          </w:rPr>
          <m:t>.</m:t>
        </m:r>
      </m:oMath>
    </w:p>
    <w:p w:rsidR="00FE35AB" w:rsidRPr="00FE35AB" w:rsidRDefault="00FE35AB" w:rsidP="00B80A8A">
      <w:pPr>
        <w:pStyle w:val="a0"/>
        <w:snapToGrid w:val="0"/>
        <w:spacing w:line="264" w:lineRule="auto"/>
        <w:ind w:firstLine="420"/>
        <w:jc w:val="right"/>
        <w:rPr>
          <w:sz w:val="24"/>
        </w:rPr>
      </w:pPr>
      <w:r w:rsidRPr="00FE35AB">
        <w:rPr>
          <w:rFonts w:hint="eastAsia"/>
          <w:sz w:val="21"/>
          <w:szCs w:val="21"/>
        </w:rPr>
        <w:t>证毕</w:t>
      </w:r>
      <w:r w:rsidRPr="00FE35AB">
        <w:rPr>
          <w:rFonts w:hint="eastAsia"/>
          <w:sz w:val="21"/>
          <w:szCs w:val="21"/>
        </w:rPr>
        <w:t>.</w:t>
      </w:r>
    </w:p>
    <w:p w:rsidR="00953EA6" w:rsidRDefault="00953EA6" w:rsidP="005D5790">
      <w:pPr>
        <w:pStyle w:val="a0"/>
        <w:ind w:firstLine="420"/>
        <w:rPr>
          <w:sz w:val="21"/>
        </w:rPr>
      </w:pPr>
      <w:r w:rsidRPr="00A34042">
        <w:rPr>
          <w:rFonts w:hint="eastAsia"/>
          <w:sz w:val="21"/>
        </w:rPr>
        <w:t>由</w:t>
      </w:r>
      <w:r w:rsidR="00321A56">
        <w:rPr>
          <w:rFonts w:hint="eastAsia"/>
          <w:sz w:val="21"/>
        </w:rPr>
        <w:t>定理</w:t>
      </w:r>
      <w:r w:rsidR="00321A56">
        <w:rPr>
          <w:rFonts w:hint="eastAsia"/>
          <w:sz w:val="21"/>
        </w:rPr>
        <w:t>3</w:t>
      </w:r>
      <w:r w:rsidR="00B075B1">
        <w:rPr>
          <w:rFonts w:hint="eastAsia"/>
          <w:sz w:val="21"/>
        </w:rPr>
        <w:t>得到</w:t>
      </w:r>
      <w:r w:rsidR="00B65F91">
        <w:rPr>
          <w:rFonts w:hint="eastAsia"/>
          <w:sz w:val="21"/>
        </w:rPr>
        <w:t>计数</w:t>
      </w:r>
      <w:r w:rsidR="00B075B1">
        <w:rPr>
          <w:rFonts w:hint="eastAsia"/>
          <w:sz w:val="21"/>
        </w:rPr>
        <w:t>全局敏感性</w:t>
      </w:r>
      <w:r w:rsidRPr="00A34042">
        <w:rPr>
          <w:rFonts w:hint="eastAsia"/>
          <w:sz w:val="21"/>
        </w:rPr>
        <w:t>正相关于最大序</w:t>
      </w:r>
      <w:r w:rsidRPr="00A34042">
        <w:rPr>
          <w:rFonts w:hint="eastAsia"/>
          <w:sz w:val="21"/>
        </w:rPr>
        <w:lastRenderedPageBreak/>
        <w:t>列长度</w:t>
      </w:r>
      <m:oMath>
        <m:sSub>
          <m:sSubPr>
            <m:ctrlPr>
              <w:rPr>
                <w:rFonts w:ascii="Cambria Math" w:hAnsi="Cambria Math"/>
                <w:i/>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max</m:t>
            </m:r>
          </m:sub>
        </m:sSub>
      </m:oMath>
      <w:r w:rsidR="00573353">
        <w:rPr>
          <w:rFonts w:hint="eastAsia"/>
          <w:sz w:val="21"/>
        </w:rPr>
        <w:t xml:space="preserve">. </w:t>
      </w:r>
      <w:r w:rsidRPr="00A34042">
        <w:rPr>
          <w:rFonts w:hint="eastAsia"/>
          <w:sz w:val="21"/>
        </w:rPr>
        <w:t>因此即使</w:t>
      </w:r>
      <w:r w:rsidR="00B075B1">
        <w:rPr>
          <w:rFonts w:hint="eastAsia"/>
          <w:sz w:val="21"/>
        </w:rPr>
        <w:t>只有</w:t>
      </w:r>
      <w:r w:rsidRPr="00A34042">
        <w:rPr>
          <w:rFonts w:hint="eastAsia"/>
          <w:sz w:val="21"/>
        </w:rPr>
        <w:t>一条很长的序列记录存在</w:t>
      </w:r>
      <w:r w:rsidRPr="00A34042">
        <w:rPr>
          <w:rFonts w:hint="eastAsia"/>
          <w:sz w:val="21"/>
        </w:rPr>
        <w:t xml:space="preserve">, </w:t>
      </w:r>
      <w:r w:rsidRPr="00A34042">
        <w:rPr>
          <w:rFonts w:hint="eastAsia"/>
          <w:sz w:val="21"/>
        </w:rPr>
        <w:t>所有序列模式计数都需要添加更大的噪音</w:t>
      </w:r>
      <w:r w:rsidRPr="00A34042">
        <w:rPr>
          <w:rFonts w:hint="eastAsia"/>
          <w:sz w:val="21"/>
        </w:rPr>
        <w:t xml:space="preserve">, </w:t>
      </w:r>
      <w:r w:rsidRPr="00A34042">
        <w:rPr>
          <w:rFonts w:hint="eastAsia"/>
          <w:sz w:val="21"/>
        </w:rPr>
        <w:t>进而严重影响数据可用性</w:t>
      </w:r>
      <w:r w:rsidRPr="00A34042">
        <w:rPr>
          <w:rFonts w:hint="eastAsia"/>
          <w:sz w:val="21"/>
        </w:rPr>
        <w:t>.</w:t>
      </w:r>
      <w:r>
        <w:rPr>
          <w:rFonts w:hint="eastAsia"/>
          <w:sz w:val="21"/>
        </w:rPr>
        <w:t xml:space="preserve"> </w:t>
      </w:r>
      <w:r>
        <w:rPr>
          <w:rFonts w:hint="eastAsia"/>
          <w:sz w:val="21"/>
        </w:rPr>
        <w:t>因此</w:t>
      </w:r>
      <w:r>
        <w:rPr>
          <w:rFonts w:hint="eastAsia"/>
          <w:sz w:val="21"/>
        </w:rPr>
        <w:t xml:space="preserve">, </w:t>
      </w:r>
      <w:r>
        <w:rPr>
          <w:rFonts w:hint="eastAsia"/>
          <w:sz w:val="21"/>
        </w:rPr>
        <w:t>如何</w:t>
      </w:r>
      <w:r w:rsidR="00B075B1">
        <w:rPr>
          <w:rFonts w:hint="eastAsia"/>
          <w:sz w:val="21"/>
        </w:rPr>
        <w:t>尽可能的降低</w:t>
      </w:r>
      <w:r w:rsidR="005F17D7">
        <w:rPr>
          <w:rFonts w:hint="eastAsia"/>
          <w:sz w:val="21"/>
        </w:rPr>
        <w:t>计数</w:t>
      </w:r>
      <w:r w:rsidR="00B075B1">
        <w:rPr>
          <w:rFonts w:hint="eastAsia"/>
          <w:sz w:val="21"/>
        </w:rPr>
        <w:t>全局敏感性</w:t>
      </w:r>
      <w:r>
        <w:rPr>
          <w:rFonts w:hint="eastAsia"/>
          <w:sz w:val="21"/>
        </w:rPr>
        <w:t xml:space="preserve">, </w:t>
      </w:r>
      <w:r>
        <w:rPr>
          <w:rFonts w:hint="eastAsia"/>
          <w:sz w:val="21"/>
        </w:rPr>
        <w:t>是</w:t>
      </w:r>
      <w:r w:rsidR="005F17D7">
        <w:rPr>
          <w:rFonts w:hint="eastAsia"/>
          <w:sz w:val="21"/>
        </w:rPr>
        <w:t>本文</w:t>
      </w:r>
      <w:r>
        <w:rPr>
          <w:rFonts w:hint="eastAsia"/>
          <w:sz w:val="21"/>
        </w:rPr>
        <w:t>需要解决的问题</w:t>
      </w:r>
      <w:r>
        <w:rPr>
          <w:rFonts w:hint="eastAsia"/>
          <w:sz w:val="21"/>
        </w:rPr>
        <w:t xml:space="preserve">. </w:t>
      </w:r>
    </w:p>
    <w:p w:rsidR="00B65F91" w:rsidRDefault="00203745" w:rsidP="005D5790">
      <w:pPr>
        <w:pStyle w:val="a0"/>
        <w:ind w:firstLine="420"/>
        <w:rPr>
          <w:kern w:val="20"/>
          <w:sz w:val="21"/>
        </w:rPr>
      </w:pPr>
      <w:r>
        <w:rPr>
          <w:rFonts w:hint="eastAsia"/>
          <w:sz w:val="21"/>
        </w:rPr>
        <w:t>随着最小支持度阈值的的减小</w:t>
      </w:r>
      <w:r w:rsidR="00B65F91">
        <w:rPr>
          <w:rFonts w:hint="eastAsia"/>
          <w:sz w:val="21"/>
        </w:rPr>
        <w:t>或者最长序列长度的增长</w:t>
      </w:r>
      <w:r w:rsidR="00B65F91">
        <w:rPr>
          <w:rFonts w:hint="eastAsia"/>
          <w:sz w:val="21"/>
        </w:rPr>
        <w:t xml:space="preserve">, </w:t>
      </w:r>
      <w:r w:rsidR="00B65F91">
        <w:rPr>
          <w:rFonts w:hint="eastAsia"/>
          <w:sz w:val="21"/>
        </w:rPr>
        <w:t>候选序列集合呈指数规模增长</w:t>
      </w:r>
      <w:r w:rsidR="00161226">
        <w:rPr>
          <w:rFonts w:hint="eastAsia"/>
          <w:sz w:val="21"/>
        </w:rPr>
        <w:t xml:space="preserve">. </w:t>
      </w:r>
      <w:r w:rsidR="00161226">
        <w:rPr>
          <w:rFonts w:hint="eastAsia"/>
          <w:sz w:val="21"/>
        </w:rPr>
        <w:t>设候选序列集合</w:t>
      </w:r>
      <w:r w:rsidR="00161226">
        <w:rPr>
          <w:rFonts w:hint="eastAsia"/>
          <w:sz w:val="21"/>
        </w:rPr>
        <w:t xml:space="preserve">C, </w:t>
      </w:r>
      <w:r w:rsidR="00161226">
        <w:rPr>
          <w:rFonts w:hint="eastAsia"/>
          <w:sz w:val="21"/>
        </w:rPr>
        <w:t>则</w:t>
      </w:r>
      <m:oMath>
        <m:d>
          <m:dPr>
            <m:begChr m:val="|"/>
            <m:endChr m:val="|"/>
            <m:ctrlPr>
              <w:rPr>
                <w:rFonts w:ascii="Cambria Math" w:hAnsi="Cambria Math"/>
                <w:sz w:val="21"/>
              </w:rPr>
            </m:ctrlPr>
          </m:dPr>
          <m:e>
            <m:r>
              <m:rPr>
                <m:sty m:val="p"/>
              </m:rPr>
              <w:rPr>
                <w:rFonts w:ascii="Cambria Math" w:hAnsi="Cambria Math"/>
                <w:sz w:val="21"/>
              </w:rPr>
              <m:t>C</m:t>
            </m:r>
          </m:e>
        </m:d>
        <m:r>
          <m:rPr>
            <m:sty m:val="p"/>
          </m:rPr>
          <w:rPr>
            <w:rFonts w:ascii="Cambria Math" w:hAnsi="Cambria Math"/>
            <w:sz w:val="21"/>
          </w:rPr>
          <m:t>=</m:t>
        </m:r>
        <m:nary>
          <m:naryPr>
            <m:chr m:val="∑"/>
            <m:limLoc m:val="subSup"/>
            <m:ctrlPr>
              <w:rPr>
                <w:rFonts w:ascii="Cambria Math" w:hAnsi="Cambria Math"/>
                <w:sz w:val="21"/>
              </w:rPr>
            </m:ctrlPr>
          </m:naryPr>
          <m:sub>
            <m:r>
              <w:rPr>
                <w:rFonts w:ascii="Cambria Math" w:hAnsi="Cambria Math"/>
                <w:sz w:val="21"/>
              </w:rPr>
              <m:t>i=1</m:t>
            </m:r>
          </m:sub>
          <m:sup>
            <m:sSub>
              <m:sSubPr>
                <m:ctrlPr>
                  <w:rPr>
                    <w:rFonts w:ascii="Cambria Math" w:hAnsi="Cambria Math"/>
                    <w:i/>
                    <w:sz w:val="21"/>
                  </w:rPr>
                </m:ctrlPr>
              </m:sSubPr>
              <m:e>
                <m:r>
                  <w:rPr>
                    <w:rFonts w:ascii="Cambria Math" w:hAnsi="Cambria Math"/>
                    <w:sz w:val="21"/>
                  </w:rPr>
                  <m:t>l</m:t>
                </m:r>
              </m:e>
              <m:sub>
                <m:r>
                  <w:rPr>
                    <w:rFonts w:ascii="Cambria Math" w:hAnsi="Cambria Math"/>
                    <w:sz w:val="21"/>
                  </w:rPr>
                  <m:t>max</m:t>
                </m:r>
              </m:sub>
            </m:sSub>
          </m:sup>
          <m:e>
            <m:sSup>
              <m:sSupPr>
                <m:ctrlPr>
                  <w:rPr>
                    <w:rFonts w:ascii="Cambria Math" w:hAnsi="Cambria Math"/>
                    <w:i/>
                    <w:sz w:val="21"/>
                  </w:rPr>
                </m:ctrlPr>
              </m:sSupPr>
              <m:e>
                <m:r>
                  <w:rPr>
                    <w:rFonts w:ascii="Cambria Math" w:hAnsi="Cambria Math"/>
                    <w:sz w:val="21"/>
                  </w:rPr>
                  <m:t>|τ|</m:t>
                </m:r>
              </m:e>
              <m:sup>
                <m:r>
                  <w:rPr>
                    <w:rFonts w:ascii="Cambria Math" w:hAnsi="Cambria Math"/>
                    <w:sz w:val="21"/>
                  </w:rPr>
                  <m:t>i</m:t>
                </m:r>
              </m:sup>
            </m:sSup>
            <m:r>
              <w:rPr>
                <w:rFonts w:ascii="Cambria Math" w:hAnsi="Cambria Math"/>
                <w:sz w:val="21"/>
              </w:rPr>
              <m:t>≈</m:t>
            </m:r>
            <m:sSup>
              <m:sSupPr>
                <m:ctrlPr>
                  <w:rPr>
                    <w:rFonts w:ascii="Cambria Math" w:hAnsi="Cambria Math"/>
                    <w:i/>
                    <w:sz w:val="21"/>
                  </w:rPr>
                </m:ctrlPr>
              </m:sSupPr>
              <m:e>
                <m:r>
                  <w:rPr>
                    <w:rFonts w:ascii="Cambria Math" w:hAnsi="Cambria Math"/>
                    <w:sz w:val="21"/>
                  </w:rPr>
                  <m:t>|τ|</m:t>
                </m:r>
              </m:e>
              <m:sup>
                <m:sSub>
                  <m:sSubPr>
                    <m:ctrlPr>
                      <w:rPr>
                        <w:rFonts w:ascii="Cambria Math" w:hAnsi="Cambria Math"/>
                        <w:i/>
                        <w:sz w:val="21"/>
                      </w:rPr>
                    </m:ctrlPr>
                  </m:sSubPr>
                  <m:e>
                    <m:r>
                      <w:rPr>
                        <w:rFonts w:ascii="Cambria Math" w:hAnsi="Cambria Math"/>
                        <w:sz w:val="21"/>
                      </w:rPr>
                      <m:t>l</m:t>
                    </m:r>
                  </m:e>
                  <m:sub>
                    <m:r>
                      <w:rPr>
                        <w:rFonts w:ascii="Cambria Math" w:hAnsi="Cambria Math"/>
                        <w:sz w:val="21"/>
                      </w:rPr>
                      <m:t>max</m:t>
                    </m:r>
                  </m:sub>
                </m:sSub>
              </m:sup>
            </m:sSup>
          </m:e>
        </m:nary>
      </m:oMath>
      <w:r w:rsidR="00161226">
        <w:rPr>
          <w:rFonts w:hint="eastAsia"/>
          <w:sz w:val="21"/>
        </w:rPr>
        <w:t xml:space="preserve">. </w:t>
      </w:r>
      <w:r w:rsidR="00161226" w:rsidRPr="009B4776">
        <w:rPr>
          <w:rFonts w:hint="eastAsia"/>
          <w:kern w:val="20"/>
          <w:sz w:val="21"/>
        </w:rPr>
        <w:t>如果</w:t>
      </w:r>
      <w:r w:rsidR="00161226">
        <w:rPr>
          <w:rFonts w:hint="eastAsia"/>
          <w:kern w:val="20"/>
          <w:sz w:val="21"/>
        </w:rPr>
        <w:t>直接处理</w:t>
      </w:r>
      <m:oMath>
        <m:r>
          <w:rPr>
            <w:rFonts w:ascii="Cambria Math" w:hAnsi="Cambria Math"/>
            <w:kern w:val="20"/>
            <w:sz w:val="21"/>
          </w:rPr>
          <m:t>C</m:t>
        </m:r>
      </m:oMath>
      <w:r w:rsidR="00161226">
        <w:rPr>
          <w:rFonts w:hint="eastAsia"/>
          <w:kern w:val="20"/>
          <w:sz w:val="21"/>
        </w:rPr>
        <w:t xml:space="preserve">, </w:t>
      </w:r>
      <w:r w:rsidR="00161226" w:rsidRPr="009B4776">
        <w:rPr>
          <w:rFonts w:hint="eastAsia"/>
          <w:kern w:val="20"/>
          <w:sz w:val="21"/>
        </w:rPr>
        <w:t>计算量非常大且不能保证结果的准确性</w:t>
      </w:r>
      <w:r w:rsidR="00161226">
        <w:rPr>
          <w:rFonts w:hint="eastAsia"/>
          <w:kern w:val="20"/>
          <w:sz w:val="21"/>
        </w:rPr>
        <w:t xml:space="preserve">. </w:t>
      </w:r>
      <w:r w:rsidR="00084D08">
        <w:rPr>
          <w:rFonts w:hint="eastAsia"/>
          <w:kern w:val="20"/>
          <w:sz w:val="21"/>
        </w:rPr>
        <w:t>已有方法</w:t>
      </w:r>
      <w:r w:rsidR="00C80E56">
        <w:rPr>
          <w:rFonts w:hint="eastAsia"/>
          <w:kern w:val="20"/>
          <w:sz w:val="21"/>
        </w:rPr>
        <w:t>借鉴</w:t>
      </w:r>
      <w:r w:rsidR="00084D08">
        <w:rPr>
          <w:rFonts w:hint="eastAsia"/>
          <w:kern w:val="20"/>
          <w:sz w:val="21"/>
        </w:rPr>
        <w:t>频繁</w:t>
      </w:r>
      <w:r w:rsidR="00C80E56">
        <w:rPr>
          <w:rFonts w:hint="eastAsia"/>
          <w:kern w:val="20"/>
          <w:sz w:val="21"/>
        </w:rPr>
        <w:t>模式增长思想</w:t>
      </w:r>
      <w:r w:rsidR="00161226">
        <w:rPr>
          <w:rFonts w:hint="eastAsia"/>
          <w:kern w:val="20"/>
          <w:sz w:val="21"/>
        </w:rPr>
        <w:t xml:space="preserve">, </w:t>
      </w:r>
      <w:r w:rsidR="00161226">
        <w:rPr>
          <w:rFonts w:hint="eastAsia"/>
          <w:kern w:val="20"/>
          <w:sz w:val="21"/>
        </w:rPr>
        <w:t>即将候选频繁序列集压缩到一棵前缀序列模式树</w:t>
      </w:r>
      <w:r w:rsidR="00161226">
        <w:rPr>
          <w:rFonts w:hint="eastAsia"/>
          <w:kern w:val="20"/>
          <w:sz w:val="21"/>
        </w:rPr>
        <w:t xml:space="preserve">, </w:t>
      </w:r>
      <w:r w:rsidR="00161226">
        <w:rPr>
          <w:rFonts w:hint="eastAsia"/>
          <w:kern w:val="20"/>
          <w:sz w:val="21"/>
        </w:rPr>
        <w:t>不需要产生候选</w:t>
      </w:r>
      <w:r w:rsidR="00161226">
        <w:rPr>
          <w:rFonts w:hint="eastAsia"/>
          <w:kern w:val="20"/>
          <w:sz w:val="21"/>
        </w:rPr>
        <w:t xml:space="preserve">. </w:t>
      </w:r>
      <w:r w:rsidR="00161226">
        <w:rPr>
          <w:rFonts w:hint="eastAsia"/>
          <w:kern w:val="20"/>
          <w:sz w:val="21"/>
        </w:rPr>
        <w:t>但普遍存在序列冗余问题</w:t>
      </w:r>
      <w:r w:rsidR="00161226">
        <w:rPr>
          <w:rFonts w:hint="eastAsia"/>
          <w:kern w:val="20"/>
          <w:sz w:val="21"/>
        </w:rPr>
        <w:t xml:space="preserve">, </w:t>
      </w:r>
      <w:r w:rsidR="00A76E5A">
        <w:rPr>
          <w:rFonts w:hint="eastAsia"/>
          <w:kern w:val="20"/>
          <w:sz w:val="21"/>
        </w:rPr>
        <w:t>如图</w:t>
      </w:r>
      <w:r w:rsidR="00A76E5A">
        <w:rPr>
          <w:rFonts w:hint="eastAsia"/>
          <w:kern w:val="20"/>
          <w:sz w:val="21"/>
        </w:rPr>
        <w:t>1(a)</w:t>
      </w:r>
      <w:r w:rsidR="00A76E5A">
        <w:rPr>
          <w:rFonts w:hint="eastAsia"/>
          <w:kern w:val="20"/>
          <w:sz w:val="21"/>
        </w:rPr>
        <w:t>所示</w:t>
      </w:r>
      <w:r w:rsidR="00A76E5A">
        <w:rPr>
          <w:rFonts w:hint="eastAsia"/>
          <w:kern w:val="20"/>
          <w:sz w:val="21"/>
        </w:rPr>
        <w:t xml:space="preserve">, </w:t>
      </w:r>
      <w:r w:rsidR="00A76E5A">
        <w:rPr>
          <w:rFonts w:hint="eastAsia"/>
          <w:sz w:val="21"/>
        </w:rPr>
        <w:t>以</w:t>
      </w:r>
      <w:r w:rsidR="00A76E5A">
        <w:rPr>
          <w:rFonts w:hint="eastAsia"/>
          <w:kern w:val="20"/>
          <w:sz w:val="21"/>
        </w:rPr>
        <w:t>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Calibri"/>
            <w:color w:val="000000"/>
            <w:sz w:val="21"/>
            <w:szCs w:val="15"/>
          </w:rPr>
          <m:t>}</m:t>
        </m:r>
      </m:oMath>
      <w:r w:rsidR="00A76E5A">
        <w:rPr>
          <w:rFonts w:hint="eastAsia"/>
          <w:kern w:val="20"/>
          <w:sz w:val="21"/>
        </w:rPr>
        <w:t>为前缀的分支和以序列</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I</m:t>
            </m:r>
          </m:e>
          <m:sub>
            <m:r>
              <w:rPr>
                <w:rFonts w:ascii="Cambria Math" w:hAnsi="Cambria Math"/>
                <w:kern w:val="20"/>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m:rPr>
            <m:sty m:val="p"/>
          </m:rPr>
          <w:rPr>
            <w:rFonts w:ascii="Cambria Math" w:hAnsi="Cambria Math"/>
            <w:color w:val="000000"/>
            <w:sz w:val="21"/>
            <w:szCs w:val="15"/>
          </w:rPr>
          <m:t>}</m:t>
        </m:r>
      </m:oMath>
      <w:r w:rsidR="00A76E5A">
        <w:rPr>
          <w:rFonts w:hint="eastAsia"/>
          <w:color w:val="000000"/>
          <w:sz w:val="21"/>
          <w:szCs w:val="15"/>
        </w:rPr>
        <w:t>为前缀的分支</w:t>
      </w:r>
      <w:r w:rsidR="00A76E5A">
        <w:rPr>
          <w:rFonts w:hint="eastAsia"/>
          <w:kern w:val="20"/>
          <w:sz w:val="21"/>
        </w:rPr>
        <w:t>满足等价关系</w:t>
      </w:r>
      <w:r w:rsidR="00A76E5A">
        <w:rPr>
          <w:rFonts w:hint="eastAsia"/>
          <w:kern w:val="20"/>
          <w:sz w:val="21"/>
        </w:rPr>
        <w:t xml:space="preserve">, </w:t>
      </w:r>
      <w:r w:rsidR="00A76E5A">
        <w:rPr>
          <w:rFonts w:hint="eastAsia"/>
          <w:kern w:val="20"/>
          <w:sz w:val="21"/>
        </w:rPr>
        <w:t>即</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I</m:t>
            </m:r>
          </m:e>
          <m:sub>
            <m:r>
              <w:rPr>
                <w:rFonts w:ascii="Cambria Math" w:hAnsi="Cambria Math"/>
                <w:kern w:val="20"/>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m:rPr>
            <m:sty m:val="p"/>
          </m:rPr>
          <w:rPr>
            <w:rFonts w:ascii="Cambria Math" w:hAnsi="Cambria Math"/>
            <w:color w:val="000000"/>
            <w:sz w:val="21"/>
            <w:szCs w:val="15"/>
          </w:rPr>
          <m:t>}</m:t>
        </m:r>
      </m:oMath>
      <w:r w:rsidR="00A76E5A">
        <w:rPr>
          <w:rFonts w:hint="eastAsia"/>
          <w:color w:val="000000"/>
          <w:sz w:val="21"/>
          <w:szCs w:val="15"/>
        </w:rPr>
        <w:t>在前缀</w:t>
      </w:r>
      <w:r w:rsidR="00C80E56">
        <w:rPr>
          <w:rFonts w:hint="eastAsia"/>
          <w:color w:val="000000"/>
          <w:sz w:val="21"/>
          <w:szCs w:val="15"/>
        </w:rPr>
        <w:t>的序列树中</w:t>
      </w:r>
      <w:r w:rsidR="00A76E5A">
        <w:rPr>
          <w:rFonts w:hint="eastAsia"/>
          <w:color w:val="000000"/>
          <w:sz w:val="21"/>
          <w:szCs w:val="15"/>
        </w:rPr>
        <w:t>所有后代都为冗余序列</w:t>
      </w:r>
      <w:r w:rsidR="00161226">
        <w:rPr>
          <w:rFonts w:hint="eastAsia"/>
          <w:kern w:val="20"/>
          <w:sz w:val="21"/>
        </w:rPr>
        <w:t xml:space="preserve">. </w:t>
      </w:r>
      <w:r w:rsidR="00C80E56">
        <w:rPr>
          <w:rFonts w:hint="eastAsia"/>
          <w:kern w:val="20"/>
          <w:sz w:val="21"/>
        </w:rPr>
        <w:t>前缀序列树构建过程中</w:t>
      </w:r>
      <w:r w:rsidR="00C80E56">
        <w:rPr>
          <w:rFonts w:hint="eastAsia"/>
          <w:kern w:val="20"/>
          <w:sz w:val="21"/>
        </w:rPr>
        <w:t xml:space="preserve">, </w:t>
      </w:r>
      <w:r w:rsidR="00161226">
        <w:rPr>
          <w:rFonts w:hint="eastAsia"/>
          <w:kern w:val="20"/>
          <w:sz w:val="21"/>
        </w:rPr>
        <w:t>对相同的候选频繁序列模式重复分配隐私预算</w:t>
      </w:r>
      <w:r w:rsidR="00161226">
        <w:rPr>
          <w:rFonts w:hint="eastAsia"/>
          <w:kern w:val="20"/>
          <w:sz w:val="21"/>
        </w:rPr>
        <w:t xml:space="preserve">, </w:t>
      </w:r>
      <w:r w:rsidR="00161226">
        <w:rPr>
          <w:rFonts w:hint="eastAsia"/>
          <w:kern w:val="20"/>
          <w:sz w:val="21"/>
        </w:rPr>
        <w:t>不仅造成隐私预算浪费</w:t>
      </w:r>
      <w:r w:rsidR="00161226">
        <w:rPr>
          <w:rFonts w:hint="eastAsia"/>
          <w:kern w:val="20"/>
          <w:sz w:val="21"/>
        </w:rPr>
        <w:t xml:space="preserve">, </w:t>
      </w:r>
      <w:r w:rsidR="00C80E56">
        <w:rPr>
          <w:rFonts w:hint="eastAsia"/>
          <w:kern w:val="20"/>
          <w:sz w:val="21"/>
        </w:rPr>
        <w:t>同时</w:t>
      </w:r>
      <w:r w:rsidR="00161226">
        <w:rPr>
          <w:rFonts w:hint="eastAsia"/>
          <w:kern w:val="20"/>
          <w:sz w:val="21"/>
        </w:rPr>
        <w:t>严重影响数据可用性</w:t>
      </w:r>
      <w:r w:rsidR="00161226">
        <w:rPr>
          <w:rFonts w:hint="eastAsia"/>
          <w:kern w:val="20"/>
          <w:sz w:val="21"/>
        </w:rPr>
        <w:t xml:space="preserve">. </w:t>
      </w:r>
      <w:r w:rsidR="00161226">
        <w:rPr>
          <w:rFonts w:hint="eastAsia"/>
          <w:kern w:val="20"/>
          <w:sz w:val="21"/>
        </w:rPr>
        <w:t>因此</w:t>
      </w:r>
      <w:r w:rsidR="00161226">
        <w:rPr>
          <w:rFonts w:hint="eastAsia"/>
          <w:kern w:val="20"/>
          <w:sz w:val="21"/>
        </w:rPr>
        <w:t xml:space="preserve">, </w:t>
      </w:r>
      <w:r w:rsidR="00161226">
        <w:rPr>
          <w:rFonts w:hint="eastAsia"/>
          <w:kern w:val="20"/>
          <w:sz w:val="21"/>
        </w:rPr>
        <w:t>如何尽可能的降低序列冗余</w:t>
      </w:r>
      <w:r w:rsidR="00084D08">
        <w:rPr>
          <w:rFonts w:hint="eastAsia"/>
          <w:kern w:val="20"/>
          <w:sz w:val="21"/>
        </w:rPr>
        <w:t xml:space="preserve">, </w:t>
      </w:r>
      <w:r w:rsidR="00161226">
        <w:rPr>
          <w:rFonts w:hint="eastAsia"/>
          <w:kern w:val="20"/>
          <w:sz w:val="21"/>
        </w:rPr>
        <w:t>节省隐私预算</w:t>
      </w:r>
      <w:r w:rsidR="00084D08">
        <w:rPr>
          <w:rFonts w:hint="eastAsia"/>
          <w:kern w:val="20"/>
          <w:sz w:val="21"/>
        </w:rPr>
        <w:t>进而保证数据可用性</w:t>
      </w:r>
      <w:r w:rsidR="00084D08">
        <w:rPr>
          <w:rFonts w:hint="eastAsia"/>
          <w:kern w:val="20"/>
          <w:sz w:val="21"/>
        </w:rPr>
        <w:t xml:space="preserve">, </w:t>
      </w:r>
      <w:r w:rsidR="00161226">
        <w:rPr>
          <w:rFonts w:hint="eastAsia"/>
          <w:kern w:val="20"/>
          <w:sz w:val="21"/>
        </w:rPr>
        <w:t>是本文需要解决的问题</w:t>
      </w:r>
      <w:r w:rsidR="00161226">
        <w:rPr>
          <w:rFonts w:hint="eastAsia"/>
          <w:kern w:val="20"/>
          <w:sz w:val="21"/>
        </w:rPr>
        <w:t>.</w:t>
      </w:r>
    </w:p>
    <w:p w:rsidR="007241E8" w:rsidRDefault="007241E8" w:rsidP="00713FBC">
      <w:pPr>
        <w:pStyle w:val="a0"/>
        <w:snapToGrid w:val="0"/>
        <w:ind w:firstLine="420"/>
        <w:rPr>
          <w:sz w:val="21"/>
        </w:rPr>
      </w:pPr>
      <w:r>
        <w:rPr>
          <w:rFonts w:hint="eastAsia"/>
          <w:sz w:val="21"/>
        </w:rPr>
        <w:t>为了解决上述两个问题</w:t>
      </w:r>
      <w:r>
        <w:rPr>
          <w:rFonts w:hint="eastAsia"/>
          <w:sz w:val="21"/>
        </w:rPr>
        <w:t xml:space="preserve">, </w:t>
      </w:r>
      <w:r>
        <w:rPr>
          <w:rFonts w:hint="eastAsia"/>
          <w:sz w:val="21"/>
        </w:rPr>
        <w:t>首先</w:t>
      </w:r>
      <w:r>
        <w:rPr>
          <w:rFonts w:hint="eastAsia"/>
          <w:sz w:val="21"/>
        </w:rPr>
        <w:t xml:space="preserve">, </w:t>
      </w:r>
      <w:r>
        <w:rPr>
          <w:rFonts w:hint="eastAsia"/>
          <w:sz w:val="21"/>
        </w:rPr>
        <w:t>本文应用截断数据规约</w:t>
      </w:r>
      <w:r>
        <w:rPr>
          <w:rFonts w:hint="eastAsia"/>
          <w:sz w:val="21"/>
        </w:rPr>
        <w:t>(Data Reduction)</w:t>
      </w:r>
      <w:r>
        <w:rPr>
          <w:rFonts w:hint="eastAsia"/>
          <w:sz w:val="21"/>
        </w:rPr>
        <w:t>技术</w:t>
      </w:r>
      <w:r>
        <w:rPr>
          <w:rFonts w:hint="eastAsia"/>
          <w:sz w:val="21"/>
        </w:rPr>
        <w:t xml:space="preserve">, </w:t>
      </w:r>
      <w:r>
        <w:rPr>
          <w:rFonts w:hint="eastAsia"/>
          <w:sz w:val="21"/>
        </w:rPr>
        <w:t>获得最优序列长度</w:t>
      </w:r>
      <w:r w:rsidRPr="00F47F1E">
        <w:rPr>
          <w:position w:val="-12"/>
          <w:sz w:val="21"/>
        </w:rPr>
        <w:object w:dxaOrig="279" w:dyaOrig="320">
          <v:shape id="_x0000_i1069" type="#_x0000_t75" style="width:14.5pt;height:15.5pt" o:ole="">
            <v:imagedata r:id="rId100" o:title=""/>
          </v:shape>
          <o:OLEObject Type="Embed" ProgID="Equation.DSMT4" ShapeID="_x0000_i1069" DrawAspect="Content" ObjectID="_1461351620" r:id="rId101"/>
        </w:object>
      </w:r>
      <w:r>
        <w:rPr>
          <w:rFonts w:hint="eastAsia"/>
          <w:sz w:val="21"/>
        </w:rPr>
        <w:t>截断原始序列数据集</w:t>
      </w:r>
      <w:r>
        <w:rPr>
          <w:rFonts w:hint="eastAsia"/>
          <w:sz w:val="21"/>
        </w:rPr>
        <w:t xml:space="preserve">, </w:t>
      </w:r>
      <w:r>
        <w:rPr>
          <w:rFonts w:hint="eastAsia"/>
          <w:sz w:val="21"/>
        </w:rPr>
        <w:t>得到规约表示</w:t>
      </w:r>
      <w:r w:rsidRPr="00F47F1E">
        <w:rPr>
          <w:position w:val="-4"/>
          <w:sz w:val="21"/>
        </w:rPr>
        <w:object w:dxaOrig="360" w:dyaOrig="279">
          <v:shape id="_x0000_i1070" type="#_x0000_t75" style="width:18pt;height:14.5pt" o:ole="">
            <v:imagedata r:id="rId102" o:title=""/>
          </v:shape>
          <o:OLEObject Type="Embed" ProgID="Equation.DSMT4" ShapeID="_x0000_i1070" DrawAspect="Content" ObjectID="_1461351621" r:id="rId103"/>
        </w:object>
      </w:r>
      <w:r>
        <w:rPr>
          <w:rFonts w:hint="eastAsia"/>
          <w:sz w:val="21"/>
          <w:szCs w:val="21"/>
        </w:rPr>
        <w:t>.</w:t>
      </w:r>
      <w:r w:rsidRPr="00735470">
        <w:rPr>
          <w:rFonts w:hint="eastAsia"/>
          <w:sz w:val="21"/>
        </w:rPr>
        <w:t xml:space="preserve"> </w:t>
      </w:r>
      <w:r>
        <w:rPr>
          <w:rFonts w:hint="eastAsia"/>
          <w:sz w:val="21"/>
        </w:rPr>
        <w:t>保证接近于完整表达原始序列数据集的前提下</w:t>
      </w:r>
      <w:r>
        <w:rPr>
          <w:rFonts w:hint="eastAsia"/>
          <w:sz w:val="21"/>
        </w:rPr>
        <w:t xml:space="preserve">, </w:t>
      </w:r>
      <w:r>
        <w:rPr>
          <w:rFonts w:hint="eastAsia"/>
          <w:sz w:val="21"/>
        </w:rPr>
        <w:t>限定计数全局敏感性为最优序列长度</w:t>
      </w:r>
      <w:r w:rsidRPr="00F47F1E">
        <w:rPr>
          <w:position w:val="-12"/>
          <w:sz w:val="21"/>
        </w:rPr>
        <w:object w:dxaOrig="279" w:dyaOrig="320">
          <v:shape id="_x0000_i1071" type="#_x0000_t75" style="width:14.5pt;height:15.5pt" o:ole="">
            <v:imagedata r:id="rId104" o:title=""/>
          </v:shape>
          <o:OLEObject Type="Embed" ProgID="Equation.DSMT4" ShapeID="_x0000_i1071" DrawAspect="Content" ObjectID="_1461351622" r:id="rId105"/>
        </w:object>
      </w:r>
      <w:r>
        <w:rPr>
          <w:rFonts w:hint="eastAsia"/>
          <w:sz w:val="21"/>
        </w:rPr>
        <w:t>进而提高数据的可用性</w:t>
      </w:r>
      <w:r>
        <w:rPr>
          <w:rFonts w:hint="eastAsia"/>
          <w:sz w:val="21"/>
        </w:rPr>
        <w:t xml:space="preserve">; </w:t>
      </w:r>
      <w:r>
        <w:rPr>
          <w:rFonts w:hint="eastAsia"/>
          <w:sz w:val="21"/>
        </w:rPr>
        <w:t>然后</w:t>
      </w:r>
      <w:r>
        <w:rPr>
          <w:rFonts w:hint="eastAsia"/>
          <w:sz w:val="21"/>
        </w:rPr>
        <w:t xml:space="preserve">, </w:t>
      </w:r>
      <w:r>
        <w:rPr>
          <w:rFonts w:hint="eastAsia"/>
          <w:sz w:val="21"/>
        </w:rPr>
        <w:t>应用闭频繁序列模式挖掘技术</w:t>
      </w:r>
      <w:r>
        <w:rPr>
          <w:rFonts w:hint="eastAsia"/>
          <w:sz w:val="21"/>
        </w:rPr>
        <w:t xml:space="preserve">, </w:t>
      </w:r>
      <w:r>
        <w:rPr>
          <w:rFonts w:hint="eastAsia"/>
          <w:sz w:val="21"/>
        </w:rPr>
        <w:t>在前缀序列树构建过程中添加等价关系判定</w:t>
      </w:r>
      <w:r>
        <w:rPr>
          <w:rFonts w:hint="eastAsia"/>
          <w:sz w:val="21"/>
        </w:rPr>
        <w:t xml:space="preserve">, </w:t>
      </w:r>
      <w:r>
        <w:rPr>
          <w:rFonts w:hint="eastAsia"/>
          <w:sz w:val="21"/>
        </w:rPr>
        <w:t>并添加</w:t>
      </w:r>
      <w:r>
        <w:rPr>
          <w:rFonts w:hint="eastAsia"/>
          <w:sz w:val="21"/>
          <w:szCs w:val="21"/>
        </w:rPr>
        <w:t>反向子模式剪枝和反向超模式两个</w:t>
      </w:r>
      <w:r>
        <w:rPr>
          <w:rFonts w:hint="eastAsia"/>
          <w:sz w:val="21"/>
        </w:rPr>
        <w:t>剪枝条件去除冗余序列</w:t>
      </w:r>
      <w:r>
        <w:rPr>
          <w:rFonts w:hint="eastAsia"/>
          <w:sz w:val="21"/>
        </w:rPr>
        <w:t xml:space="preserve">, </w:t>
      </w:r>
      <w:r>
        <w:rPr>
          <w:rFonts w:hint="eastAsia"/>
          <w:sz w:val="21"/>
        </w:rPr>
        <w:t>减少隐私预算重复分配</w:t>
      </w:r>
      <w:r>
        <w:rPr>
          <w:rFonts w:hint="eastAsia"/>
          <w:sz w:val="21"/>
        </w:rPr>
        <w:t xml:space="preserve">. </w:t>
      </w:r>
      <w:r>
        <w:rPr>
          <w:rFonts w:hint="eastAsia"/>
          <w:sz w:val="21"/>
        </w:rPr>
        <w:t>同时</w:t>
      </w:r>
      <w:r>
        <w:rPr>
          <w:rFonts w:hint="eastAsia"/>
          <w:sz w:val="21"/>
        </w:rPr>
        <w:t xml:space="preserve">, </w:t>
      </w:r>
      <w:r>
        <w:rPr>
          <w:rFonts w:hint="eastAsia"/>
          <w:sz w:val="21"/>
        </w:rPr>
        <w:t>借鉴马尔科夫假设理论引入预测计数值</w:t>
      </w:r>
      <w:r>
        <w:rPr>
          <w:rFonts w:hint="eastAsia"/>
          <w:sz w:val="21"/>
        </w:rPr>
        <w:t xml:space="preserve">, </w:t>
      </w:r>
      <w:r>
        <w:rPr>
          <w:rFonts w:hint="eastAsia"/>
          <w:sz w:val="21"/>
        </w:rPr>
        <w:t>与噪音计数比较择优选择作为前缀序列树划分所得序列对应扰动计数</w:t>
      </w:r>
      <w:r>
        <w:rPr>
          <w:rFonts w:hint="eastAsia"/>
          <w:sz w:val="21"/>
        </w:rPr>
        <w:t xml:space="preserve">, </w:t>
      </w:r>
      <w:r>
        <w:rPr>
          <w:rFonts w:hint="eastAsia"/>
          <w:sz w:val="21"/>
        </w:rPr>
        <w:t>节约隐私预算同时保证较好的数据可用性</w:t>
      </w:r>
      <w:r>
        <w:rPr>
          <w:rFonts w:hint="eastAsia"/>
          <w:sz w:val="21"/>
        </w:rPr>
        <w:t>.</w:t>
      </w:r>
    </w:p>
    <w:p w:rsidR="00A72FD5" w:rsidRDefault="003C0C22" w:rsidP="009C343E">
      <w:pPr>
        <w:pStyle w:val="20"/>
        <w:spacing w:before="78" w:after="78"/>
        <w:rPr>
          <w:sz w:val="21"/>
        </w:rPr>
      </w:pPr>
      <w:r>
        <w:rPr>
          <w:rFonts w:hint="eastAsia"/>
          <w:sz w:val="21"/>
        </w:rPr>
        <w:t>算法描述</w:t>
      </w:r>
    </w:p>
    <w:tbl>
      <w:tblPr>
        <w:tblW w:w="4536" w:type="dxa"/>
        <w:tblInd w:w="108" w:type="dxa"/>
        <w:tblBorders>
          <w:top w:val="single" w:sz="12" w:space="0" w:color="auto"/>
          <w:bottom w:val="single" w:sz="12" w:space="0" w:color="auto"/>
        </w:tblBorders>
        <w:tblLayout w:type="fixed"/>
        <w:tblLook w:val="04A0" w:firstRow="1" w:lastRow="0" w:firstColumn="1" w:lastColumn="0" w:noHBand="0" w:noVBand="1"/>
      </w:tblPr>
      <w:tblGrid>
        <w:gridCol w:w="3402"/>
        <w:gridCol w:w="1134"/>
      </w:tblGrid>
      <w:tr w:rsidR="002C31B4" w:rsidRPr="004E4AE1" w:rsidTr="002C31B4">
        <w:trPr>
          <w:trHeight w:val="161"/>
        </w:trPr>
        <w:tc>
          <w:tcPr>
            <w:tcW w:w="4536" w:type="dxa"/>
            <w:gridSpan w:val="2"/>
            <w:tcBorders>
              <w:top w:val="single" w:sz="12" w:space="0" w:color="auto"/>
              <w:bottom w:val="single" w:sz="4" w:space="0" w:color="auto"/>
            </w:tcBorders>
            <w:shd w:val="clear" w:color="auto" w:fill="auto"/>
            <w:vAlign w:val="center"/>
          </w:tcPr>
          <w:p w:rsidR="002C31B4" w:rsidRPr="00A3603F" w:rsidRDefault="002C31B4" w:rsidP="003B5BD5">
            <w:pPr>
              <w:pStyle w:val="a0"/>
              <w:numPr>
                <w:ilvl w:val="0"/>
                <w:numId w:val="8"/>
              </w:numPr>
              <w:snapToGrid w:val="0"/>
              <w:spacing w:beforeLines="15" w:before="46" w:afterLines="15" w:after="46"/>
              <w:ind w:firstLineChars="0"/>
              <w:rPr>
                <w:sz w:val="15"/>
              </w:rPr>
            </w:pPr>
            <w:r w:rsidRPr="00A3603F">
              <w:rPr>
                <w:rFonts w:hint="eastAsia"/>
                <w:sz w:val="15"/>
              </w:rPr>
              <w:t>Diff-FSPM</w:t>
            </w:r>
          </w:p>
        </w:tc>
      </w:tr>
      <w:tr w:rsidR="002C31B4" w:rsidRPr="004E4AE1" w:rsidTr="002C31B4">
        <w:trPr>
          <w:trHeight w:val="177"/>
        </w:trPr>
        <w:tc>
          <w:tcPr>
            <w:tcW w:w="4536" w:type="dxa"/>
            <w:gridSpan w:val="2"/>
            <w:tcBorders>
              <w:top w:val="single" w:sz="4" w:space="0" w:color="auto"/>
              <w:bottom w:val="nil"/>
            </w:tcBorders>
            <w:shd w:val="clear" w:color="auto" w:fill="auto"/>
          </w:tcPr>
          <w:p w:rsidR="002C31B4" w:rsidRPr="00A3603F" w:rsidRDefault="002C31B4" w:rsidP="006300AE">
            <w:pPr>
              <w:pStyle w:val="a0"/>
              <w:snapToGrid w:val="0"/>
              <w:ind w:firstLineChars="0" w:firstLine="0"/>
              <w:rPr>
                <w:sz w:val="15"/>
              </w:rPr>
            </w:pPr>
            <w:r w:rsidRPr="00A3603F">
              <w:rPr>
                <w:rFonts w:hint="eastAsia"/>
                <w:b/>
                <w:sz w:val="15"/>
              </w:rPr>
              <w:t>输入</w:t>
            </w:r>
            <w:r w:rsidRPr="00A3603F">
              <w:rPr>
                <w:rFonts w:hint="eastAsia"/>
                <w:b/>
                <w:sz w:val="15"/>
              </w:rPr>
              <w:t xml:space="preserve">: </w:t>
            </w:r>
            <w:r w:rsidRPr="00A3603F">
              <w:rPr>
                <w:rFonts w:hint="eastAsia"/>
                <w:sz w:val="15"/>
              </w:rPr>
              <w:t>序列数据库</w:t>
            </w:r>
            <w:r w:rsidRPr="00A3603F">
              <w:rPr>
                <w:rFonts w:hint="eastAsia"/>
                <w:i/>
                <w:sz w:val="15"/>
              </w:rPr>
              <w:t>DB</w:t>
            </w:r>
          </w:p>
        </w:tc>
      </w:tr>
      <w:tr w:rsidR="002C31B4" w:rsidRPr="004E4AE1" w:rsidTr="002C31B4">
        <w:trPr>
          <w:trHeight w:val="177"/>
        </w:trPr>
        <w:tc>
          <w:tcPr>
            <w:tcW w:w="4536" w:type="dxa"/>
            <w:gridSpan w:val="2"/>
            <w:tcBorders>
              <w:top w:val="nil"/>
            </w:tcBorders>
            <w:shd w:val="clear" w:color="auto" w:fill="auto"/>
          </w:tcPr>
          <w:p w:rsidR="002C31B4" w:rsidRPr="00A3603F" w:rsidRDefault="002C31B4" w:rsidP="009027EA">
            <w:pPr>
              <w:snapToGrid w:val="0"/>
              <w:rPr>
                <w:sz w:val="15"/>
              </w:rPr>
            </w:pPr>
            <w:r w:rsidRPr="00A3603F">
              <w:rPr>
                <w:rFonts w:hint="eastAsia"/>
                <w:b/>
                <w:sz w:val="15"/>
              </w:rPr>
              <w:t>输入</w:t>
            </w:r>
            <w:r w:rsidRPr="00A3603F">
              <w:rPr>
                <w:rFonts w:hint="eastAsia"/>
                <w:b/>
                <w:sz w:val="15"/>
              </w:rPr>
              <w:t xml:space="preserve">: </w:t>
            </w:r>
            <w:r w:rsidRPr="00A3603F">
              <w:rPr>
                <w:rFonts w:hint="eastAsia"/>
                <w:sz w:val="15"/>
              </w:rPr>
              <w:t>隐私预算</w:t>
            </w:r>
            <w:r w:rsidR="009027EA" w:rsidRPr="009027EA">
              <w:rPr>
                <w:position w:val="-6"/>
                <w:sz w:val="15"/>
              </w:rPr>
              <w:object w:dxaOrig="160" w:dyaOrig="180">
                <v:shape id="_x0000_i1072" type="#_x0000_t75" style="width:8pt;height:9pt" o:ole="">
                  <v:imagedata r:id="rId106" o:title=""/>
                </v:shape>
                <o:OLEObject Type="Embed" ProgID="Equation.DSMT4" ShapeID="_x0000_i1072" DrawAspect="Content" ObjectID="_1461351623" r:id="rId107"/>
              </w:object>
            </w:r>
          </w:p>
        </w:tc>
      </w:tr>
      <w:tr w:rsidR="002C31B4" w:rsidRPr="004E4AE1" w:rsidTr="002C31B4">
        <w:trPr>
          <w:trHeight w:val="177"/>
        </w:trPr>
        <w:tc>
          <w:tcPr>
            <w:tcW w:w="4536" w:type="dxa"/>
            <w:gridSpan w:val="2"/>
            <w:shd w:val="clear" w:color="auto" w:fill="auto"/>
          </w:tcPr>
          <w:p w:rsidR="002C31B4" w:rsidRDefault="002C31B4" w:rsidP="006300AE">
            <w:pPr>
              <w:snapToGrid w:val="0"/>
            </w:pPr>
            <w:r w:rsidRPr="00A3603F">
              <w:rPr>
                <w:rFonts w:hint="eastAsia"/>
                <w:b/>
                <w:sz w:val="15"/>
              </w:rPr>
              <w:t>输入</w:t>
            </w:r>
            <w:r w:rsidRPr="00A3603F">
              <w:rPr>
                <w:rFonts w:hint="eastAsia"/>
                <w:b/>
                <w:sz w:val="15"/>
              </w:rPr>
              <w:t xml:space="preserve">: </w:t>
            </w:r>
            <w:r w:rsidRPr="00A3603F">
              <w:rPr>
                <w:rFonts w:hint="eastAsia"/>
                <w:sz w:val="15"/>
              </w:rPr>
              <w:t>最小支持度计数阈值</w:t>
            </w:r>
            <w:r w:rsidRPr="00A3603F">
              <w:rPr>
                <w:rFonts w:hint="eastAsia"/>
                <w:i/>
                <w:sz w:val="15"/>
                <w:szCs w:val="18"/>
              </w:rPr>
              <w:t>min_sup</w:t>
            </w:r>
          </w:p>
        </w:tc>
      </w:tr>
      <w:tr w:rsidR="002C31B4" w:rsidRPr="004E4AE1" w:rsidTr="002C31B4">
        <w:trPr>
          <w:trHeight w:val="173"/>
        </w:trPr>
        <w:tc>
          <w:tcPr>
            <w:tcW w:w="4536" w:type="dxa"/>
            <w:gridSpan w:val="2"/>
            <w:shd w:val="clear" w:color="auto" w:fill="auto"/>
          </w:tcPr>
          <w:p w:rsidR="002C31B4" w:rsidRPr="00A3603F" w:rsidRDefault="002C31B4" w:rsidP="009027EA">
            <w:pPr>
              <w:pStyle w:val="a0"/>
              <w:snapToGrid w:val="0"/>
              <w:ind w:firstLineChars="0" w:firstLine="0"/>
              <w:rPr>
                <w:b/>
                <w:sz w:val="15"/>
              </w:rPr>
            </w:pPr>
            <w:r w:rsidRPr="00A3603F">
              <w:rPr>
                <w:rFonts w:hint="eastAsia"/>
                <w:b/>
                <w:sz w:val="15"/>
              </w:rPr>
              <w:t>输出</w:t>
            </w:r>
            <w:r w:rsidRPr="00A3603F">
              <w:rPr>
                <w:rFonts w:hint="eastAsia"/>
                <w:b/>
                <w:sz w:val="15"/>
              </w:rPr>
              <w:t xml:space="preserve">: </w:t>
            </w:r>
            <w:r w:rsidRPr="00A3603F">
              <w:rPr>
                <w:rFonts w:hint="eastAsia"/>
                <w:sz w:val="15"/>
              </w:rPr>
              <w:t>满足</w:t>
            </w:r>
            <w:r w:rsidR="009027EA" w:rsidRPr="009027EA">
              <w:rPr>
                <w:position w:val="-6"/>
                <w:sz w:val="15"/>
              </w:rPr>
              <w:object w:dxaOrig="160" w:dyaOrig="180">
                <v:shape id="_x0000_i1073" type="#_x0000_t75" style="width:8pt;height:9pt" o:ole="">
                  <v:imagedata r:id="rId108" o:title=""/>
                </v:shape>
                <o:OLEObject Type="Embed" ProgID="Equation.DSMT4" ShapeID="_x0000_i1073" DrawAspect="Content" ObjectID="_1461351624" r:id="rId109"/>
              </w:object>
            </w:r>
            <w:r w:rsidR="009027EA" w:rsidRPr="009027EA">
              <w:rPr>
                <w:position w:val="-6"/>
                <w:sz w:val="15"/>
              </w:rPr>
              <w:object w:dxaOrig="260" w:dyaOrig="240">
                <v:shape id="_x0000_i1074" type="#_x0000_t75" style="width:13pt;height:12pt" o:ole="">
                  <v:imagedata r:id="rId110" o:title=""/>
                </v:shape>
                <o:OLEObject Type="Embed" ProgID="Equation.DSMT4" ShapeID="_x0000_i1074" DrawAspect="Content" ObjectID="_1461351625" r:id="rId111"/>
              </w:object>
            </w:r>
            <w:r w:rsidRPr="00A3603F">
              <w:rPr>
                <w:rFonts w:hint="eastAsia"/>
                <w:kern w:val="20"/>
                <w:sz w:val="15"/>
              </w:rPr>
              <w:t>-</w:t>
            </w:r>
            <w:r w:rsidRPr="00A3603F">
              <w:rPr>
                <w:rFonts w:hint="eastAsia"/>
                <w:sz w:val="15"/>
              </w:rPr>
              <w:t>差分隐私的</w:t>
            </w:r>
            <w:r w:rsidRPr="00A3603F">
              <w:rPr>
                <w:rFonts w:hint="eastAsia"/>
                <w:sz w:val="15"/>
                <w:szCs w:val="21"/>
              </w:rPr>
              <w:t>频繁序列模式集</w:t>
            </w:r>
          </w:p>
        </w:tc>
      </w:tr>
      <w:tr w:rsidR="002C31B4" w:rsidRPr="004E4AE1" w:rsidTr="002C31B4">
        <w:trPr>
          <w:trHeight w:val="124"/>
        </w:trPr>
        <w:tc>
          <w:tcPr>
            <w:tcW w:w="4536" w:type="dxa"/>
            <w:gridSpan w:val="2"/>
            <w:shd w:val="clear" w:color="auto" w:fill="auto"/>
          </w:tcPr>
          <w:p w:rsidR="002C31B4" w:rsidRPr="00A3603F" w:rsidRDefault="009027EA" w:rsidP="003B5BD5">
            <w:pPr>
              <w:pStyle w:val="a0"/>
              <w:numPr>
                <w:ilvl w:val="0"/>
                <w:numId w:val="9"/>
              </w:numPr>
              <w:snapToGrid w:val="0"/>
              <w:ind w:firstLineChars="0"/>
              <w:jc w:val="left"/>
              <w:rPr>
                <w:sz w:val="15"/>
              </w:rPr>
            </w:pPr>
            <w:r w:rsidRPr="009027EA">
              <w:rPr>
                <w:kern w:val="20"/>
                <w:position w:val="-8"/>
                <w:sz w:val="21"/>
                <w:szCs w:val="21"/>
              </w:rPr>
              <w:object w:dxaOrig="639" w:dyaOrig="240">
                <v:shape id="_x0000_i1075" type="#_x0000_t75" style="width:32pt;height:12pt" o:ole="">
                  <v:imagedata r:id="rId112" o:title=""/>
                </v:shape>
                <o:OLEObject Type="Embed" ProgID="Equation.DSMT4" ShapeID="_x0000_i1075" DrawAspect="Content" ObjectID="_1461351626" r:id="rId113"/>
              </w:object>
            </w:r>
          </w:p>
        </w:tc>
      </w:tr>
      <w:tr w:rsidR="002C31B4" w:rsidRPr="004E4AE1" w:rsidTr="00363063">
        <w:trPr>
          <w:trHeight w:val="124"/>
        </w:trPr>
        <w:tc>
          <w:tcPr>
            <w:tcW w:w="3402" w:type="dxa"/>
            <w:shd w:val="clear" w:color="auto" w:fill="auto"/>
          </w:tcPr>
          <w:p w:rsidR="002C31B4" w:rsidRPr="00A3603F" w:rsidRDefault="002C31B4" w:rsidP="003B5BD5">
            <w:pPr>
              <w:pStyle w:val="a0"/>
              <w:numPr>
                <w:ilvl w:val="0"/>
                <w:numId w:val="9"/>
              </w:numPr>
              <w:snapToGrid w:val="0"/>
              <w:ind w:firstLineChars="0"/>
              <w:jc w:val="left"/>
              <w:rPr>
                <w:sz w:val="15"/>
              </w:rPr>
            </w:pPr>
            <w:r w:rsidRPr="00A3603F">
              <w:rPr>
                <w:rFonts w:hint="eastAsia"/>
                <w:sz w:val="15"/>
              </w:rPr>
              <w:t>截断</w:t>
            </w:r>
            <w:r w:rsidR="009027EA" w:rsidRPr="009027EA">
              <w:rPr>
                <w:position w:val="-10"/>
                <w:sz w:val="15"/>
              </w:rPr>
              <w:object w:dxaOrig="639" w:dyaOrig="279">
                <v:shape id="_x0000_i1076" type="#_x0000_t75" style="width:32pt;height:14.5pt" o:ole="">
                  <v:imagedata r:id="rId114" o:title=""/>
                </v:shape>
                <o:OLEObject Type="Embed" ProgID="Equation.DSMT4" ShapeID="_x0000_i1076" DrawAspect="Content" ObjectID="_1461351627" r:id="rId115"/>
              </w:object>
            </w:r>
            <w:r w:rsidRPr="00A3603F">
              <w:rPr>
                <w:rFonts w:hint="eastAsia"/>
                <w:b/>
                <w:i/>
                <w:sz w:val="15"/>
              </w:rPr>
              <w:t>TrancatedSeqDB</w:t>
            </w:r>
            <w:r w:rsidRPr="00A3603F">
              <w:rPr>
                <w:rFonts w:hint="eastAsia"/>
                <w:sz w:val="15"/>
              </w:rPr>
              <w:t>(</w:t>
            </w:r>
            <w:r w:rsidRPr="00A3603F">
              <w:rPr>
                <w:rFonts w:hint="eastAsia"/>
                <w:i/>
                <w:sz w:val="15"/>
              </w:rPr>
              <w:t>DB</w:t>
            </w:r>
            <w:r w:rsidRPr="00A3603F">
              <w:rPr>
                <w:rFonts w:hint="eastAsia"/>
                <w:sz w:val="15"/>
              </w:rPr>
              <w:t>,</w:t>
            </w:r>
            <w:r w:rsidR="009027EA" w:rsidRPr="009027EA">
              <w:rPr>
                <w:position w:val="-8"/>
                <w:sz w:val="15"/>
              </w:rPr>
              <w:object w:dxaOrig="180" w:dyaOrig="240">
                <v:shape id="_x0000_i1077" type="#_x0000_t75" style="width:9pt;height:12pt" o:ole="">
                  <v:imagedata r:id="rId116" o:title=""/>
                </v:shape>
                <o:OLEObject Type="Embed" ProgID="Equation.DSMT4" ShapeID="_x0000_i1077" DrawAspect="Content" ObjectID="_1461351628" r:id="rId117"/>
              </w:object>
            </w:r>
            <w:r w:rsidRPr="00A3603F">
              <w:rPr>
                <w:rFonts w:hint="eastAsia"/>
                <w:sz w:val="15"/>
              </w:rPr>
              <w:t>);</w:t>
            </w:r>
            <w:r w:rsidRPr="00A3603F">
              <w:rPr>
                <w:rFonts w:hint="eastAsia"/>
                <w:sz w:val="13"/>
              </w:rPr>
              <w:t xml:space="preserve"> </w:t>
            </w:r>
          </w:p>
        </w:tc>
        <w:tc>
          <w:tcPr>
            <w:tcW w:w="1134" w:type="dxa"/>
            <w:shd w:val="clear" w:color="auto" w:fill="auto"/>
          </w:tcPr>
          <w:p w:rsidR="002C31B4" w:rsidRPr="00A3603F" w:rsidRDefault="002C31B4" w:rsidP="006300AE">
            <w:pPr>
              <w:pStyle w:val="a0"/>
              <w:snapToGrid w:val="0"/>
              <w:ind w:firstLineChars="0" w:firstLine="0"/>
              <w:jc w:val="right"/>
              <w:rPr>
                <w:sz w:val="15"/>
              </w:rPr>
            </w:pPr>
            <w:r w:rsidRPr="00A3603F">
              <w:rPr>
                <w:rFonts w:hint="eastAsia"/>
                <w:sz w:val="15"/>
              </w:rPr>
              <w:t>//</w:t>
            </w:r>
            <w:r w:rsidRPr="00A3603F">
              <w:rPr>
                <w:rFonts w:hint="eastAsia"/>
                <w:sz w:val="15"/>
              </w:rPr>
              <w:t>详见</w:t>
            </w:r>
            <w:r w:rsidRPr="00A3603F">
              <w:rPr>
                <w:rFonts w:hint="eastAsia"/>
                <w:sz w:val="15"/>
              </w:rPr>
              <w:t>4.3.1</w:t>
            </w:r>
          </w:p>
        </w:tc>
      </w:tr>
      <w:tr w:rsidR="002C31B4" w:rsidRPr="004E4AE1" w:rsidTr="002C31B4">
        <w:trPr>
          <w:trHeight w:val="124"/>
        </w:trPr>
        <w:tc>
          <w:tcPr>
            <w:tcW w:w="4536" w:type="dxa"/>
            <w:gridSpan w:val="2"/>
            <w:shd w:val="clear" w:color="auto" w:fill="auto"/>
          </w:tcPr>
          <w:p w:rsidR="002C31B4" w:rsidRPr="00A3603F" w:rsidRDefault="002C31B4" w:rsidP="003B5BD5">
            <w:pPr>
              <w:pStyle w:val="a0"/>
              <w:numPr>
                <w:ilvl w:val="0"/>
                <w:numId w:val="9"/>
              </w:numPr>
              <w:snapToGrid w:val="0"/>
              <w:ind w:firstLineChars="0"/>
              <w:jc w:val="left"/>
              <w:rPr>
                <w:sz w:val="15"/>
              </w:rPr>
            </w:pPr>
            <w:r w:rsidRPr="00A3603F">
              <w:rPr>
                <w:rFonts w:hint="eastAsia"/>
                <w:sz w:val="15"/>
              </w:rPr>
              <w:t>扰动</w:t>
            </w:r>
            <w:r w:rsidR="009027EA" w:rsidRPr="009027EA">
              <w:rPr>
                <w:position w:val="-6"/>
                <w:sz w:val="15"/>
              </w:rPr>
              <w:object w:dxaOrig="440" w:dyaOrig="240">
                <v:shape id="_x0000_i1078" type="#_x0000_t75" style="width:22pt;height:12pt" o:ole="">
                  <v:imagedata r:id="rId118" o:title=""/>
                </v:shape>
                <o:OLEObject Type="Embed" ProgID="Equation.DSMT4" ShapeID="_x0000_i1078" DrawAspect="Content" ObjectID="_1461351629" r:id="rId119"/>
              </w:object>
            </w:r>
            <w:r w:rsidRPr="00A3603F">
              <w:rPr>
                <w:rFonts w:hint="eastAsia"/>
                <w:b/>
                <w:i/>
                <w:sz w:val="15"/>
              </w:rPr>
              <w:t>BuildNoisyPreSeqTree</w:t>
            </w:r>
            <w:r w:rsidRPr="00A3603F">
              <w:rPr>
                <w:rFonts w:hint="eastAsia"/>
                <w:sz w:val="15"/>
              </w:rPr>
              <w:t>(</w:t>
            </w:r>
            <w:r w:rsidR="009027EA" w:rsidRPr="009027EA">
              <w:rPr>
                <w:position w:val="-10"/>
                <w:sz w:val="15"/>
              </w:rPr>
              <w:object w:dxaOrig="1160" w:dyaOrig="279">
                <v:shape id="_x0000_i1079" type="#_x0000_t75" style="width:58pt;height:14.5pt" o:ole="">
                  <v:imagedata r:id="rId120" o:title=""/>
                </v:shape>
                <o:OLEObject Type="Embed" ProgID="Equation.DSMT4" ShapeID="_x0000_i1079" DrawAspect="Content" ObjectID="_1461351630" r:id="rId121"/>
              </w:object>
            </w:r>
            <w:r w:rsidRPr="00A3603F">
              <w:rPr>
                <w:rFonts w:hint="eastAsia"/>
                <w:sz w:val="15"/>
              </w:rPr>
              <w:t>);</w:t>
            </w:r>
          </w:p>
        </w:tc>
      </w:tr>
      <w:tr w:rsidR="002C31B4" w:rsidRPr="004E4AE1" w:rsidTr="00B70627">
        <w:trPr>
          <w:trHeight w:val="124"/>
        </w:trPr>
        <w:tc>
          <w:tcPr>
            <w:tcW w:w="3402" w:type="dxa"/>
            <w:shd w:val="clear" w:color="auto" w:fill="auto"/>
          </w:tcPr>
          <w:p w:rsidR="002C31B4" w:rsidRPr="00A3603F" w:rsidRDefault="002C31B4" w:rsidP="006300AE">
            <w:pPr>
              <w:pStyle w:val="a0"/>
              <w:snapToGrid w:val="0"/>
              <w:ind w:left="113" w:firstLineChars="0" w:firstLine="0"/>
              <w:jc w:val="right"/>
              <w:rPr>
                <w:sz w:val="15"/>
              </w:rPr>
            </w:pPr>
          </w:p>
        </w:tc>
        <w:tc>
          <w:tcPr>
            <w:tcW w:w="1134" w:type="dxa"/>
            <w:shd w:val="clear" w:color="auto" w:fill="auto"/>
            <w:vAlign w:val="center"/>
          </w:tcPr>
          <w:p w:rsidR="002C31B4" w:rsidRPr="00A3603F" w:rsidRDefault="002C31B4" w:rsidP="006300AE">
            <w:pPr>
              <w:pStyle w:val="a0"/>
              <w:snapToGrid w:val="0"/>
              <w:ind w:firstLineChars="0" w:firstLine="0"/>
              <w:jc w:val="right"/>
              <w:rPr>
                <w:sz w:val="15"/>
              </w:rPr>
            </w:pPr>
            <w:r w:rsidRPr="00A3603F">
              <w:rPr>
                <w:rFonts w:hint="eastAsia"/>
                <w:sz w:val="15"/>
              </w:rPr>
              <w:t>//</w:t>
            </w:r>
            <w:r w:rsidRPr="00A3603F">
              <w:rPr>
                <w:rFonts w:hint="eastAsia"/>
                <w:sz w:val="15"/>
              </w:rPr>
              <w:t>详见</w:t>
            </w:r>
            <w:r w:rsidRPr="00A3603F">
              <w:rPr>
                <w:rFonts w:hint="eastAsia"/>
                <w:sz w:val="15"/>
              </w:rPr>
              <w:t>4.3.2</w:t>
            </w:r>
          </w:p>
        </w:tc>
      </w:tr>
      <w:tr w:rsidR="002C31B4" w:rsidRPr="004E4AE1" w:rsidTr="00B70627">
        <w:trPr>
          <w:trHeight w:val="124"/>
        </w:trPr>
        <w:tc>
          <w:tcPr>
            <w:tcW w:w="3402" w:type="dxa"/>
            <w:shd w:val="clear" w:color="auto" w:fill="auto"/>
          </w:tcPr>
          <w:p w:rsidR="002C31B4" w:rsidRPr="00A3603F" w:rsidRDefault="002C31B4" w:rsidP="003B5BD5">
            <w:pPr>
              <w:pStyle w:val="a0"/>
              <w:numPr>
                <w:ilvl w:val="0"/>
                <w:numId w:val="9"/>
              </w:numPr>
              <w:snapToGrid w:val="0"/>
              <w:ind w:firstLineChars="0"/>
              <w:jc w:val="left"/>
              <w:rPr>
                <w:sz w:val="15"/>
              </w:rPr>
            </w:pPr>
            <w:r w:rsidRPr="00A3603F">
              <w:rPr>
                <w:rFonts w:hint="eastAsia"/>
                <w:sz w:val="15"/>
              </w:rPr>
              <w:t>扰动</w:t>
            </w:r>
            <w:r w:rsidR="009027EA" w:rsidRPr="009027EA">
              <w:rPr>
                <w:position w:val="-6"/>
                <w:sz w:val="15"/>
              </w:rPr>
              <w:object w:dxaOrig="420" w:dyaOrig="240">
                <v:shape id="_x0000_i1080" type="#_x0000_t75" style="width:21pt;height:12pt" o:ole="">
                  <v:imagedata r:id="rId122" o:title=""/>
                </v:shape>
                <o:OLEObject Type="Embed" ProgID="Equation.DSMT4" ShapeID="_x0000_i1080" DrawAspect="Content" ObjectID="_1461351631" r:id="rId123"/>
              </w:object>
            </w:r>
            <w:r w:rsidRPr="00A3603F">
              <w:rPr>
                <w:rFonts w:hint="eastAsia"/>
                <w:b/>
                <w:i/>
                <w:sz w:val="15"/>
              </w:rPr>
              <w:t>DisplayFreSeq</w:t>
            </w:r>
            <w:r w:rsidRPr="00A3603F">
              <w:rPr>
                <w:rFonts w:hint="eastAsia"/>
                <w:sz w:val="15"/>
              </w:rPr>
              <w:t>(</w:t>
            </w:r>
            <w:r w:rsidR="009027EA" w:rsidRPr="009027EA">
              <w:rPr>
                <w:position w:val="-4"/>
                <w:sz w:val="15"/>
              </w:rPr>
              <w:object w:dxaOrig="260" w:dyaOrig="220">
                <v:shape id="_x0000_i1081" type="#_x0000_t75" style="width:13pt;height:11.5pt" o:ole="">
                  <v:imagedata r:id="rId124" o:title=""/>
                </v:shape>
                <o:OLEObject Type="Embed" ProgID="Equation.DSMT4" ShapeID="_x0000_i1081" DrawAspect="Content" ObjectID="_1461351632" r:id="rId125"/>
              </w:object>
            </w:r>
            <w:r w:rsidRPr="00A3603F">
              <w:rPr>
                <w:rFonts w:hint="eastAsia"/>
                <w:sz w:val="15"/>
              </w:rPr>
              <w:t>);</w:t>
            </w:r>
          </w:p>
        </w:tc>
        <w:tc>
          <w:tcPr>
            <w:tcW w:w="1134" w:type="dxa"/>
            <w:shd w:val="clear" w:color="auto" w:fill="auto"/>
          </w:tcPr>
          <w:p w:rsidR="002C31B4" w:rsidRPr="00A3603F" w:rsidRDefault="002C31B4" w:rsidP="006300AE">
            <w:pPr>
              <w:pStyle w:val="a0"/>
              <w:snapToGrid w:val="0"/>
              <w:ind w:firstLineChars="0" w:firstLine="0"/>
              <w:jc w:val="right"/>
              <w:rPr>
                <w:sz w:val="15"/>
              </w:rPr>
            </w:pPr>
            <w:r w:rsidRPr="00A3603F">
              <w:rPr>
                <w:rFonts w:hint="eastAsia"/>
                <w:sz w:val="15"/>
              </w:rPr>
              <w:t>//</w:t>
            </w:r>
            <w:r w:rsidRPr="00A3603F">
              <w:rPr>
                <w:rFonts w:hint="eastAsia"/>
                <w:sz w:val="15"/>
              </w:rPr>
              <w:t>详见</w:t>
            </w:r>
            <w:r w:rsidRPr="00A3603F">
              <w:rPr>
                <w:rFonts w:hint="eastAsia"/>
                <w:sz w:val="15"/>
              </w:rPr>
              <w:t>4.3.3</w:t>
            </w:r>
          </w:p>
        </w:tc>
      </w:tr>
      <w:tr w:rsidR="002C31B4" w:rsidRPr="004E4AE1" w:rsidTr="002C31B4">
        <w:trPr>
          <w:trHeight w:val="124"/>
        </w:trPr>
        <w:tc>
          <w:tcPr>
            <w:tcW w:w="4536" w:type="dxa"/>
            <w:gridSpan w:val="2"/>
            <w:tcBorders>
              <w:bottom w:val="single" w:sz="12" w:space="0" w:color="auto"/>
            </w:tcBorders>
            <w:shd w:val="clear" w:color="auto" w:fill="auto"/>
          </w:tcPr>
          <w:p w:rsidR="002C31B4" w:rsidRPr="00A3603F" w:rsidRDefault="002C31B4" w:rsidP="003B5BD5">
            <w:pPr>
              <w:pStyle w:val="a0"/>
              <w:numPr>
                <w:ilvl w:val="0"/>
                <w:numId w:val="9"/>
              </w:numPr>
              <w:snapToGrid w:val="0"/>
              <w:ind w:firstLineChars="0"/>
              <w:jc w:val="left"/>
              <w:rPr>
                <w:sz w:val="15"/>
              </w:rPr>
            </w:pPr>
            <w:r w:rsidRPr="00A3603F">
              <w:rPr>
                <w:rFonts w:hint="eastAsia"/>
                <w:b/>
                <w:sz w:val="15"/>
              </w:rPr>
              <w:t xml:space="preserve">return </w:t>
            </w:r>
            <w:r w:rsidR="009027EA" w:rsidRPr="009027EA">
              <w:rPr>
                <w:b/>
                <w:position w:val="-6"/>
                <w:sz w:val="15"/>
              </w:rPr>
              <w:object w:dxaOrig="260" w:dyaOrig="240">
                <v:shape id="_x0000_i1082" type="#_x0000_t75" style="width:13pt;height:12pt" o:ole="">
                  <v:imagedata r:id="rId126" o:title=""/>
                </v:shape>
                <o:OLEObject Type="Embed" ProgID="Equation.DSMT4" ShapeID="_x0000_i1082" DrawAspect="Content" ObjectID="_1461351633" r:id="rId127"/>
              </w:object>
            </w:r>
            <w:r w:rsidRPr="00A3603F">
              <w:rPr>
                <w:rFonts w:hint="eastAsia"/>
                <w:sz w:val="15"/>
              </w:rPr>
              <w:t>;</w:t>
            </w:r>
          </w:p>
        </w:tc>
      </w:tr>
    </w:tbl>
    <w:p w:rsidR="00E36DD3" w:rsidRDefault="00E36DD3" w:rsidP="00E36DD3">
      <w:pPr>
        <w:pStyle w:val="a0"/>
        <w:spacing w:beforeLines="25" w:before="78"/>
        <w:ind w:firstLine="420"/>
        <w:rPr>
          <w:sz w:val="21"/>
          <w:szCs w:val="21"/>
        </w:rPr>
      </w:pPr>
      <w:r w:rsidRPr="00BD6B4F">
        <w:rPr>
          <w:rFonts w:hint="eastAsia"/>
          <w:sz w:val="21"/>
          <w:szCs w:val="21"/>
        </w:rPr>
        <w:t>算法</w:t>
      </w:r>
      <w:r w:rsidRPr="00BD6B4F">
        <w:rPr>
          <w:rFonts w:hint="eastAsia"/>
          <w:sz w:val="21"/>
          <w:szCs w:val="21"/>
        </w:rPr>
        <w:t>1</w:t>
      </w:r>
      <w:r>
        <w:rPr>
          <w:rFonts w:hint="eastAsia"/>
          <w:sz w:val="21"/>
          <w:szCs w:val="21"/>
        </w:rPr>
        <w:t>给出</w:t>
      </w:r>
      <w:r w:rsidRPr="002F1A12">
        <w:rPr>
          <w:rFonts w:hint="eastAsia"/>
          <w:sz w:val="21"/>
          <w:szCs w:val="21"/>
        </w:rPr>
        <w:t>Diff-FSPM</w:t>
      </w:r>
      <w:r w:rsidRPr="00BD6B4F">
        <w:rPr>
          <w:rFonts w:hint="eastAsia"/>
          <w:sz w:val="21"/>
          <w:szCs w:val="21"/>
        </w:rPr>
        <w:t>算法的</w:t>
      </w:r>
      <w:r>
        <w:rPr>
          <w:rFonts w:hint="eastAsia"/>
          <w:sz w:val="21"/>
          <w:szCs w:val="21"/>
        </w:rPr>
        <w:t>整体</w:t>
      </w:r>
      <w:r w:rsidRPr="00BD6B4F">
        <w:rPr>
          <w:rFonts w:hint="eastAsia"/>
          <w:sz w:val="21"/>
          <w:szCs w:val="21"/>
        </w:rPr>
        <w:t>框架</w:t>
      </w:r>
      <w:r w:rsidRPr="00BD6B4F">
        <w:rPr>
          <w:rFonts w:hint="eastAsia"/>
          <w:sz w:val="21"/>
          <w:szCs w:val="21"/>
        </w:rPr>
        <w:t xml:space="preserve">, </w:t>
      </w:r>
      <w:r w:rsidRPr="00BD6B4F">
        <w:rPr>
          <w:rFonts w:hint="eastAsia"/>
          <w:sz w:val="21"/>
          <w:szCs w:val="21"/>
        </w:rPr>
        <w:t>输入为序列数据</w:t>
      </w:r>
      <w:r>
        <w:rPr>
          <w:rFonts w:hint="eastAsia"/>
          <w:sz w:val="21"/>
          <w:szCs w:val="21"/>
        </w:rPr>
        <w:t>集</w:t>
      </w:r>
      <w:r w:rsidR="00713FBC" w:rsidRPr="00713FBC">
        <w:rPr>
          <w:position w:val="-4"/>
          <w:sz w:val="21"/>
          <w:szCs w:val="21"/>
        </w:rPr>
        <w:object w:dxaOrig="360" w:dyaOrig="220">
          <v:shape id="_x0000_i1083" type="#_x0000_t75" style="width:18pt;height:11.5pt" o:ole="">
            <v:imagedata r:id="rId128" o:title=""/>
          </v:shape>
          <o:OLEObject Type="Embed" ProgID="Equation.DSMT4" ShapeID="_x0000_i1083" DrawAspect="Content" ObjectID="_1461351634" r:id="rId129"/>
        </w:object>
      </w:r>
      <w:r w:rsidRPr="00BD6B4F">
        <w:rPr>
          <w:rFonts w:hint="eastAsia"/>
          <w:sz w:val="21"/>
          <w:szCs w:val="21"/>
        </w:rPr>
        <w:t xml:space="preserve">, </w:t>
      </w:r>
      <w:r w:rsidRPr="00BD6B4F">
        <w:rPr>
          <w:rFonts w:hint="eastAsia"/>
          <w:sz w:val="21"/>
          <w:szCs w:val="21"/>
        </w:rPr>
        <w:t>隐私预算</w:t>
      </w:r>
      <w:r w:rsidR="00713FBC" w:rsidRPr="00713FBC">
        <w:rPr>
          <w:position w:val="-6"/>
          <w:sz w:val="21"/>
          <w:szCs w:val="21"/>
        </w:rPr>
        <w:object w:dxaOrig="180" w:dyaOrig="200">
          <v:shape id="_x0000_i1084" type="#_x0000_t75" style="width:9pt;height:10pt" o:ole="">
            <v:imagedata r:id="rId130" o:title=""/>
          </v:shape>
          <o:OLEObject Type="Embed" ProgID="Equation.DSMT4" ShapeID="_x0000_i1084" DrawAspect="Content" ObjectID="_1461351635" r:id="rId131"/>
        </w:object>
      </w:r>
      <w:r>
        <w:rPr>
          <w:rFonts w:hint="eastAsia"/>
          <w:sz w:val="21"/>
          <w:szCs w:val="21"/>
        </w:rPr>
        <w:t>和</w:t>
      </w:r>
      <w:r w:rsidRPr="00BD6B4F">
        <w:rPr>
          <w:rFonts w:hint="eastAsia"/>
          <w:sz w:val="21"/>
          <w:szCs w:val="21"/>
        </w:rPr>
        <w:t>最小支持度计数阈值</w:t>
      </w:r>
      <w:r w:rsidR="00713FBC" w:rsidRPr="00713FBC">
        <w:rPr>
          <w:position w:val="-10"/>
          <w:sz w:val="21"/>
          <w:szCs w:val="21"/>
        </w:rPr>
        <w:object w:dxaOrig="760" w:dyaOrig="279">
          <v:shape id="_x0000_i1085" type="#_x0000_t75" style="width:38.5pt;height:14.5pt" o:ole="">
            <v:imagedata r:id="rId132" o:title=""/>
          </v:shape>
          <o:OLEObject Type="Embed" ProgID="Equation.DSMT4" ShapeID="_x0000_i1085" DrawAspect="Content" ObjectID="_1461351636" r:id="rId133"/>
        </w:object>
      </w:r>
      <w:r>
        <w:rPr>
          <w:rFonts w:hint="eastAsia"/>
          <w:sz w:val="21"/>
          <w:szCs w:val="21"/>
        </w:rPr>
        <w:t xml:space="preserve">, </w:t>
      </w:r>
      <w:r w:rsidRPr="00BD6B4F">
        <w:rPr>
          <w:rFonts w:hint="eastAsia"/>
          <w:sz w:val="21"/>
          <w:szCs w:val="21"/>
        </w:rPr>
        <w:t>最终输出满足</w:t>
      </w:r>
      <w:r w:rsidR="00713FBC" w:rsidRPr="00713FBC">
        <w:rPr>
          <w:position w:val="-6"/>
          <w:sz w:val="21"/>
          <w:szCs w:val="21"/>
        </w:rPr>
        <w:object w:dxaOrig="180" w:dyaOrig="200">
          <v:shape id="_x0000_i1086" type="#_x0000_t75" style="width:9pt;height:10pt" o:ole="">
            <v:imagedata r:id="rId134" o:title=""/>
          </v:shape>
          <o:OLEObject Type="Embed" ProgID="Equation.DSMT4" ShapeID="_x0000_i1086" DrawAspect="Content" ObjectID="_1461351637" r:id="rId135"/>
        </w:object>
      </w:r>
      <w:r w:rsidRPr="00BD6B4F">
        <w:rPr>
          <w:rFonts w:hint="eastAsia"/>
          <w:kern w:val="20"/>
          <w:sz w:val="21"/>
          <w:szCs w:val="21"/>
        </w:rPr>
        <w:t>-</w:t>
      </w:r>
      <w:r w:rsidRPr="00BD6B4F">
        <w:rPr>
          <w:rFonts w:hint="eastAsia"/>
          <w:sz w:val="21"/>
          <w:szCs w:val="21"/>
        </w:rPr>
        <w:t>差分隐私的频繁序列模式集</w:t>
      </w:r>
      <w:r w:rsidR="00713FBC" w:rsidRPr="00713FBC">
        <w:rPr>
          <w:position w:val="-6"/>
          <w:sz w:val="21"/>
          <w:szCs w:val="21"/>
        </w:rPr>
        <w:object w:dxaOrig="320" w:dyaOrig="300">
          <v:shape id="_x0000_i1087" type="#_x0000_t75" style="width:15.5pt;height:15pt" o:ole="">
            <v:imagedata r:id="rId136" o:title=""/>
          </v:shape>
          <o:OLEObject Type="Embed" ProgID="Equation.DSMT4" ShapeID="_x0000_i1087" DrawAspect="Content" ObjectID="_1461351638" r:id="rId137"/>
        </w:object>
      </w:r>
      <w:r w:rsidRPr="00BD6B4F">
        <w:rPr>
          <w:rFonts w:hint="eastAsia"/>
          <w:sz w:val="21"/>
          <w:szCs w:val="21"/>
        </w:rPr>
        <w:t xml:space="preserve">. </w:t>
      </w:r>
      <w:r w:rsidRPr="00BD6B4F">
        <w:rPr>
          <w:rFonts w:hint="eastAsia"/>
          <w:sz w:val="21"/>
          <w:szCs w:val="21"/>
        </w:rPr>
        <w:t>算法分为三个过程</w:t>
      </w:r>
      <w:r>
        <w:rPr>
          <w:rFonts w:hint="eastAsia"/>
          <w:sz w:val="21"/>
          <w:szCs w:val="21"/>
        </w:rPr>
        <w:t>: (1)</w:t>
      </w:r>
      <w:r>
        <w:rPr>
          <w:rFonts w:hint="eastAsia"/>
          <w:sz w:val="21"/>
          <w:szCs w:val="21"/>
        </w:rPr>
        <w:t>过程</w:t>
      </w:r>
      <w:r>
        <w:rPr>
          <w:rFonts w:hint="eastAsia"/>
          <w:sz w:val="21"/>
          <w:szCs w:val="21"/>
        </w:rPr>
        <w:t>1(</w:t>
      </w:r>
      <w:r w:rsidRPr="00461278">
        <w:rPr>
          <w:rFonts w:hint="eastAsia"/>
          <w:sz w:val="21"/>
          <w:szCs w:val="21"/>
        </w:rPr>
        <w:t>行</w:t>
      </w:r>
      <w:r>
        <w:rPr>
          <w:rFonts w:hint="eastAsia"/>
          <w:sz w:val="21"/>
          <w:szCs w:val="21"/>
        </w:rPr>
        <w:t>2)</w:t>
      </w:r>
      <w:r w:rsidRPr="00BD6B4F">
        <w:rPr>
          <w:rFonts w:hint="eastAsia"/>
          <w:sz w:val="21"/>
          <w:szCs w:val="21"/>
        </w:rPr>
        <w:t>应用截断技术规约原始</w:t>
      </w:r>
      <w:r w:rsidR="00713FBC" w:rsidRPr="00713FBC">
        <w:rPr>
          <w:position w:val="-4"/>
          <w:sz w:val="21"/>
          <w:szCs w:val="21"/>
        </w:rPr>
        <w:object w:dxaOrig="360" w:dyaOrig="220">
          <v:shape id="_x0000_i1088" type="#_x0000_t75" style="width:18pt;height:11.5pt" o:ole="">
            <v:imagedata r:id="rId138" o:title=""/>
          </v:shape>
          <o:OLEObject Type="Embed" ProgID="Equation.DSMT4" ShapeID="_x0000_i1088" DrawAspect="Content" ObjectID="_1461351639" r:id="rId139"/>
        </w:object>
      </w:r>
      <w:r w:rsidRPr="00BD6B4F">
        <w:rPr>
          <w:rFonts w:hint="eastAsia"/>
          <w:sz w:val="21"/>
          <w:szCs w:val="21"/>
        </w:rPr>
        <w:t>得到</w:t>
      </w:r>
      <w:r>
        <w:rPr>
          <w:rFonts w:hint="eastAsia"/>
          <w:sz w:val="21"/>
          <w:szCs w:val="21"/>
        </w:rPr>
        <w:t>截断</w:t>
      </w:r>
      <w:r w:rsidR="00713FBC" w:rsidRPr="00713FBC">
        <w:rPr>
          <w:position w:val="-4"/>
          <w:sz w:val="21"/>
          <w:szCs w:val="21"/>
        </w:rPr>
        <w:object w:dxaOrig="360" w:dyaOrig="279">
          <v:shape id="_x0000_i1089" type="#_x0000_t75" style="width:18pt;height:14.5pt" o:ole="">
            <v:imagedata r:id="rId140" o:title=""/>
          </v:shape>
          <o:OLEObject Type="Embed" ProgID="Equation.DSMT4" ShapeID="_x0000_i1089" DrawAspect="Content" ObjectID="_1461351640" r:id="rId141"/>
        </w:object>
      </w:r>
      <w:r w:rsidRPr="00BD6B4F">
        <w:rPr>
          <w:rFonts w:hint="eastAsia"/>
          <w:sz w:val="21"/>
          <w:szCs w:val="21"/>
        </w:rPr>
        <w:t xml:space="preserve">; </w:t>
      </w:r>
      <w:r>
        <w:rPr>
          <w:rFonts w:hint="eastAsia"/>
          <w:sz w:val="21"/>
          <w:szCs w:val="21"/>
        </w:rPr>
        <w:t>(2)</w:t>
      </w:r>
      <w:r w:rsidRPr="00863E02">
        <w:rPr>
          <w:rFonts w:hint="eastAsia"/>
          <w:sz w:val="21"/>
        </w:rPr>
        <w:t>过程</w:t>
      </w:r>
      <w:r>
        <w:rPr>
          <w:rFonts w:hint="eastAsia"/>
          <w:sz w:val="21"/>
        </w:rPr>
        <w:t>2(</w:t>
      </w:r>
      <w:r w:rsidRPr="00461278">
        <w:rPr>
          <w:rFonts w:hint="eastAsia"/>
          <w:sz w:val="21"/>
          <w:szCs w:val="21"/>
        </w:rPr>
        <w:t>行</w:t>
      </w:r>
      <w:r w:rsidRPr="00461278">
        <w:rPr>
          <w:rFonts w:hint="eastAsia"/>
          <w:sz w:val="21"/>
          <w:szCs w:val="21"/>
        </w:rPr>
        <w:t>3</w:t>
      </w:r>
      <w:r>
        <w:rPr>
          <w:rFonts w:hint="eastAsia"/>
          <w:sz w:val="21"/>
          <w:szCs w:val="21"/>
        </w:rPr>
        <w:t>)</w:t>
      </w:r>
      <w:r w:rsidRPr="00BD6B4F">
        <w:rPr>
          <w:rFonts w:hint="eastAsia"/>
          <w:sz w:val="21"/>
          <w:szCs w:val="21"/>
        </w:rPr>
        <w:t>构建满足</w:t>
      </w:r>
      <w:r w:rsidR="00713FBC" w:rsidRPr="00713FBC">
        <w:rPr>
          <w:position w:val="-6"/>
          <w:sz w:val="21"/>
          <w:szCs w:val="21"/>
        </w:rPr>
        <w:object w:dxaOrig="240" w:dyaOrig="200">
          <v:shape id="_x0000_i1090" type="#_x0000_t75" style="width:12pt;height:10pt" o:ole="">
            <v:imagedata r:id="rId142" o:title=""/>
          </v:shape>
          <o:OLEObject Type="Embed" ProgID="Equation.DSMT4" ShapeID="_x0000_i1090" DrawAspect="Content" ObjectID="_1461351641" r:id="rId143"/>
        </w:object>
      </w:r>
      <w:r w:rsidRPr="00BD6B4F">
        <w:rPr>
          <w:rFonts w:hint="eastAsia"/>
          <w:sz w:val="21"/>
          <w:szCs w:val="21"/>
        </w:rPr>
        <w:t>差分隐私的</w:t>
      </w:r>
      <w:r>
        <w:rPr>
          <w:rFonts w:hint="eastAsia"/>
          <w:sz w:val="21"/>
          <w:szCs w:val="21"/>
        </w:rPr>
        <w:t>扰动闭前缀序列树</w:t>
      </w:r>
      <w:r w:rsidR="00713FBC" w:rsidRPr="00713FBC">
        <w:rPr>
          <w:position w:val="-4"/>
          <w:sz w:val="21"/>
          <w:szCs w:val="21"/>
        </w:rPr>
        <w:object w:dxaOrig="340" w:dyaOrig="279">
          <v:shape id="_x0000_i1091" type="#_x0000_t75" style="width:17.5pt;height:14.5pt" o:ole="">
            <v:imagedata r:id="rId144" o:title=""/>
          </v:shape>
          <o:OLEObject Type="Embed" ProgID="Equation.DSMT4" ShapeID="_x0000_i1091" DrawAspect="Content" ObjectID="_1461351642" r:id="rId145"/>
        </w:object>
      </w:r>
      <w:r w:rsidRPr="00BD6B4F">
        <w:rPr>
          <w:rFonts w:hint="eastAsia"/>
          <w:sz w:val="21"/>
          <w:szCs w:val="21"/>
        </w:rPr>
        <w:t xml:space="preserve">; </w:t>
      </w:r>
      <w:r>
        <w:rPr>
          <w:rFonts w:hint="eastAsia"/>
          <w:sz w:val="21"/>
          <w:szCs w:val="21"/>
        </w:rPr>
        <w:t>(3)</w:t>
      </w:r>
      <w:r w:rsidRPr="00863E02">
        <w:rPr>
          <w:rFonts w:hint="eastAsia"/>
          <w:sz w:val="21"/>
        </w:rPr>
        <w:t>过程</w:t>
      </w:r>
      <w:r>
        <w:rPr>
          <w:rFonts w:hint="eastAsia"/>
          <w:sz w:val="21"/>
        </w:rPr>
        <w:t>3(</w:t>
      </w:r>
      <w:r w:rsidRPr="00461278">
        <w:rPr>
          <w:rFonts w:hint="eastAsia"/>
          <w:sz w:val="21"/>
          <w:szCs w:val="21"/>
        </w:rPr>
        <w:t>行</w:t>
      </w:r>
      <w:r w:rsidRPr="00461278">
        <w:rPr>
          <w:rFonts w:hint="eastAsia"/>
          <w:sz w:val="21"/>
          <w:szCs w:val="21"/>
        </w:rPr>
        <w:t>4</w:t>
      </w:r>
      <w:r>
        <w:rPr>
          <w:rFonts w:hint="eastAsia"/>
          <w:sz w:val="21"/>
          <w:szCs w:val="21"/>
        </w:rPr>
        <w:t>)</w:t>
      </w:r>
      <w:r w:rsidRPr="00BD6B4F">
        <w:rPr>
          <w:rFonts w:hint="eastAsia"/>
          <w:sz w:val="21"/>
          <w:szCs w:val="21"/>
        </w:rPr>
        <w:t>排除非闭合的</w:t>
      </w:r>
      <w:r w:rsidR="00713FBC" w:rsidRPr="00713FBC">
        <w:rPr>
          <w:position w:val="-4"/>
          <w:sz w:val="21"/>
          <w:szCs w:val="21"/>
        </w:rPr>
        <w:object w:dxaOrig="340" w:dyaOrig="279">
          <v:shape id="_x0000_i1092" type="#_x0000_t75" style="width:17.5pt;height:14.5pt" o:ole="">
            <v:imagedata r:id="rId146" o:title=""/>
          </v:shape>
          <o:OLEObject Type="Embed" ProgID="Equation.DSMT4" ShapeID="_x0000_i1092" DrawAspect="Content" ObjectID="_1461351643" r:id="rId147"/>
        </w:object>
      </w:r>
      <w:r w:rsidRPr="00BD6B4F">
        <w:rPr>
          <w:rFonts w:hint="eastAsia"/>
          <w:sz w:val="21"/>
          <w:szCs w:val="21"/>
        </w:rPr>
        <w:t>序列</w:t>
      </w:r>
      <w:r>
        <w:rPr>
          <w:rFonts w:hint="eastAsia"/>
          <w:sz w:val="21"/>
          <w:szCs w:val="21"/>
        </w:rPr>
        <w:t>并</w:t>
      </w:r>
      <w:r w:rsidRPr="00BD6B4F">
        <w:rPr>
          <w:rFonts w:hint="eastAsia"/>
          <w:sz w:val="21"/>
          <w:szCs w:val="21"/>
        </w:rPr>
        <w:t>生成满足</w:t>
      </w:r>
      <w:r w:rsidR="00713FBC" w:rsidRPr="00713FBC">
        <w:rPr>
          <w:position w:val="-6"/>
          <w:sz w:val="21"/>
          <w:szCs w:val="21"/>
        </w:rPr>
        <w:object w:dxaOrig="240" w:dyaOrig="200">
          <v:shape id="_x0000_i1093" type="#_x0000_t75" style="width:12pt;height:10pt" o:ole="">
            <v:imagedata r:id="rId148" o:title=""/>
          </v:shape>
          <o:OLEObject Type="Embed" ProgID="Equation.DSMT4" ShapeID="_x0000_i1093" DrawAspect="Content" ObjectID="_1461351644" r:id="rId149"/>
        </w:object>
      </w:r>
      <w:r>
        <w:rPr>
          <w:rFonts w:hint="eastAsia"/>
          <w:sz w:val="21"/>
          <w:szCs w:val="21"/>
        </w:rPr>
        <w:t>差分隐私的</w:t>
      </w:r>
      <w:r w:rsidRPr="00BD6B4F">
        <w:rPr>
          <w:rFonts w:hint="eastAsia"/>
          <w:sz w:val="21"/>
          <w:szCs w:val="21"/>
        </w:rPr>
        <w:t>频繁序列模式集</w:t>
      </w:r>
      <w:r w:rsidR="00713FBC" w:rsidRPr="00713FBC">
        <w:rPr>
          <w:position w:val="-6"/>
          <w:sz w:val="21"/>
          <w:szCs w:val="21"/>
        </w:rPr>
        <w:object w:dxaOrig="320" w:dyaOrig="300">
          <v:shape id="_x0000_i1094" type="#_x0000_t75" style="width:15.5pt;height:15pt" o:ole="">
            <v:imagedata r:id="rId150" o:title=""/>
          </v:shape>
          <o:OLEObject Type="Embed" ProgID="Equation.DSMT4" ShapeID="_x0000_i1094" DrawAspect="Content" ObjectID="_1461351645" r:id="rId151"/>
        </w:object>
      </w:r>
      <w:r w:rsidRPr="00BD6B4F">
        <w:rPr>
          <w:rFonts w:hint="eastAsia"/>
          <w:sz w:val="21"/>
          <w:szCs w:val="21"/>
        </w:rPr>
        <w:t>.</w:t>
      </w:r>
    </w:p>
    <w:p w:rsidR="00DA5BFB" w:rsidRDefault="00DA5BFB" w:rsidP="00DA5BFB">
      <w:pPr>
        <w:pStyle w:val="20"/>
        <w:spacing w:before="78" w:after="78"/>
        <w:rPr>
          <w:sz w:val="21"/>
        </w:rPr>
      </w:pPr>
      <w:r w:rsidRPr="00296610">
        <w:rPr>
          <w:rFonts w:hint="eastAsia"/>
          <w:sz w:val="21"/>
        </w:rPr>
        <w:t>算法</w:t>
      </w:r>
      <w:r w:rsidR="003C0C22">
        <w:rPr>
          <w:rFonts w:hint="eastAsia"/>
          <w:sz w:val="21"/>
        </w:rPr>
        <w:t>说明</w:t>
      </w:r>
    </w:p>
    <w:p w:rsidR="000C3FD3" w:rsidRDefault="00274A3D" w:rsidP="00F822BD">
      <w:pPr>
        <w:pStyle w:val="3"/>
      </w:pPr>
      <w:r>
        <w:rPr>
          <w:rFonts w:hint="eastAsia"/>
        </w:rPr>
        <w:t>规约</w:t>
      </w:r>
      <w:r w:rsidR="000C3FD3">
        <w:rPr>
          <w:rFonts w:hint="eastAsia"/>
        </w:rPr>
        <w:t>原始序列数</w:t>
      </w:r>
      <w:r>
        <w:rPr>
          <w:rFonts w:hint="eastAsia"/>
        </w:rPr>
        <w:t>据集</w:t>
      </w:r>
    </w:p>
    <w:p w:rsidR="001E5BD3" w:rsidRDefault="00753B0B" w:rsidP="00753B0B">
      <w:pPr>
        <w:pStyle w:val="a0"/>
        <w:snapToGrid w:val="0"/>
        <w:spacing w:afterLines="25" w:after="78"/>
        <w:ind w:firstLine="420"/>
        <w:rPr>
          <w:sz w:val="21"/>
          <w:szCs w:val="21"/>
        </w:rPr>
      </w:pPr>
      <w:commentRangeStart w:id="21"/>
      <w:r w:rsidRPr="00D964B0">
        <w:rPr>
          <w:rFonts w:hint="eastAsia"/>
          <w:sz w:val="21"/>
          <w:szCs w:val="21"/>
        </w:rPr>
        <w:t>本文</w:t>
      </w:r>
      <w:r>
        <w:rPr>
          <w:rFonts w:hint="eastAsia"/>
          <w:sz w:val="21"/>
          <w:szCs w:val="21"/>
        </w:rPr>
        <w:t>应用</w:t>
      </w:r>
      <w:r>
        <w:rPr>
          <w:rFonts w:hint="eastAsia"/>
          <w:sz w:val="21"/>
        </w:rPr>
        <w:t>最优序列长度</w:t>
      </w:r>
      <w:r w:rsidR="005356BA" w:rsidRPr="005356BA">
        <w:rPr>
          <w:position w:val="-12"/>
          <w:sz w:val="21"/>
        </w:rPr>
        <w:object w:dxaOrig="279" w:dyaOrig="320">
          <v:shape id="_x0000_i1095" type="#_x0000_t75" style="width:14.5pt;height:15.5pt" o:ole="">
            <v:imagedata r:id="rId152" o:title=""/>
          </v:shape>
          <o:OLEObject Type="Embed" ProgID="Equation.DSMT4" ShapeID="_x0000_i1095" DrawAspect="Content" ObjectID="_1461351646" r:id="rId153"/>
        </w:object>
      </w:r>
      <w:r w:rsidRPr="00B04951">
        <w:rPr>
          <w:sz w:val="21"/>
        </w:rPr>
        <w:fldChar w:fldCharType="begin"/>
      </w:r>
      <w:r w:rsidRPr="00B04951">
        <w:rPr>
          <w:sz w:val="21"/>
        </w:rPr>
        <w:instrText xml:space="preserve"> QUOTE </w:instrText>
      </w:r>
      <m:oMath>
        <m:sSub>
          <m:sSubPr>
            <m:ctrlPr>
              <w:rPr>
                <w:rFonts w:ascii="Cambria Math" w:hAnsi="Cambria Math"/>
                <w:sz w:val="21"/>
                <w:szCs w:val="21"/>
              </w:rPr>
            </m:ctrlPr>
          </m:sSubPr>
          <m:e>
            <m:r>
              <m:rPr>
                <m:sty m:val="p"/>
              </m:rPr>
              <w:rPr>
                <w:rFonts w:ascii="Cambria Math" w:hAnsi="Cambria Math" w:hint="eastAsia"/>
                <w:sz w:val="21"/>
                <w:szCs w:val="21"/>
              </w:rPr>
              <m:t>l</m:t>
            </m:r>
          </m:e>
          <m:sub>
            <m:r>
              <m:rPr>
                <m:sty m:val="p"/>
              </m:rPr>
              <w:rPr>
                <w:rFonts w:ascii="Cambria Math" w:hAnsi="Cambria Math" w:hint="eastAsia"/>
                <w:sz w:val="21"/>
                <w:szCs w:val="21"/>
                <w:vertAlign w:val="subscript"/>
              </w:rPr>
              <m:t>opt</m:t>
            </m:r>
          </m:sub>
        </m:sSub>
      </m:oMath>
      <w:r w:rsidRPr="00B04951">
        <w:rPr>
          <w:sz w:val="21"/>
        </w:rPr>
        <w:instrText xml:space="preserve"> </w:instrText>
      </w:r>
      <w:r w:rsidRPr="00B04951">
        <w:rPr>
          <w:sz w:val="21"/>
        </w:rPr>
        <w:fldChar w:fldCharType="end"/>
      </w:r>
      <w:r>
        <w:rPr>
          <w:rFonts w:hint="eastAsia"/>
          <w:sz w:val="21"/>
        </w:rPr>
        <w:t>截断原始序列数据集的方法得到</w:t>
      </w:r>
      <w:r w:rsidR="005356BA" w:rsidRPr="005356BA">
        <w:rPr>
          <w:position w:val="-4"/>
          <w:sz w:val="21"/>
        </w:rPr>
        <w:object w:dxaOrig="360" w:dyaOrig="220">
          <v:shape id="_x0000_i1096" type="#_x0000_t75" style="width:18pt;height:11.5pt" o:ole="">
            <v:imagedata r:id="rId154" o:title=""/>
          </v:shape>
          <o:OLEObject Type="Embed" ProgID="Equation.DSMT4" ShapeID="_x0000_i1096" DrawAspect="Content" ObjectID="_1461351647" r:id="rId155"/>
        </w:object>
      </w:r>
      <w:r>
        <w:rPr>
          <w:rFonts w:hint="eastAsia"/>
          <w:sz w:val="21"/>
        </w:rPr>
        <w:t>的规约表示</w:t>
      </w:r>
      <w:r w:rsidR="005356BA" w:rsidRPr="005356BA">
        <w:rPr>
          <w:position w:val="-4"/>
          <w:sz w:val="21"/>
        </w:rPr>
        <w:object w:dxaOrig="360" w:dyaOrig="279">
          <v:shape id="_x0000_i1097" type="#_x0000_t75" style="width:18pt;height:14.5pt" o:ole="">
            <v:imagedata r:id="rId156" o:title=""/>
          </v:shape>
          <o:OLEObject Type="Embed" ProgID="Equation.DSMT4" ShapeID="_x0000_i1097" DrawAspect="Content" ObjectID="_1461351648" r:id="rId157"/>
        </w:object>
      </w:r>
      <w:r>
        <w:rPr>
          <w:rFonts w:hint="eastAsia"/>
          <w:sz w:val="21"/>
          <w:szCs w:val="21"/>
        </w:rPr>
        <w:t xml:space="preserve">. </w:t>
      </w:r>
      <w:r w:rsidR="005356BA" w:rsidRPr="005356BA">
        <w:rPr>
          <w:position w:val="-4"/>
          <w:sz w:val="21"/>
          <w:szCs w:val="21"/>
        </w:rPr>
        <w:object w:dxaOrig="360" w:dyaOrig="220">
          <v:shape id="_x0000_i1098" type="#_x0000_t75" style="width:18pt;height:11.5pt" o:ole="">
            <v:imagedata r:id="rId158" o:title=""/>
          </v:shape>
          <o:OLEObject Type="Embed" ProgID="Equation.DSMT4" ShapeID="_x0000_i1098" DrawAspect="Content" ObjectID="_1461351649" r:id="rId159"/>
        </w:object>
      </w:r>
      <w:r>
        <w:rPr>
          <w:rFonts w:hint="eastAsia"/>
          <w:sz w:val="21"/>
        </w:rPr>
        <w:t>中任意一条违背最优序列长度约束的序列记录</w:t>
      </w:r>
      <w:r w:rsidR="005356BA" w:rsidRPr="005356BA">
        <w:rPr>
          <w:position w:val="-6"/>
          <w:sz w:val="21"/>
        </w:rPr>
        <w:object w:dxaOrig="200" w:dyaOrig="240">
          <v:shape id="_x0000_i1099" type="#_x0000_t75" style="width:10pt;height:12pt" o:ole="">
            <v:imagedata r:id="rId160" o:title=""/>
          </v:shape>
          <o:OLEObject Type="Embed" ProgID="Equation.DSMT4" ShapeID="_x0000_i1099" DrawAspect="Content" ObjectID="_1461351650" r:id="rId161"/>
        </w:object>
      </w:r>
      <w:r>
        <w:rPr>
          <w:rFonts w:hint="eastAsia"/>
          <w:sz w:val="21"/>
        </w:rPr>
        <w:t xml:space="preserve">, </w:t>
      </w:r>
      <w:r>
        <w:rPr>
          <w:rFonts w:hint="eastAsia"/>
          <w:sz w:val="21"/>
        </w:rPr>
        <w:t>截断并仅保留</w:t>
      </w:r>
      <w:r w:rsidRPr="008C2945">
        <w:rPr>
          <w:rFonts w:hint="eastAsia"/>
          <w:sz w:val="21"/>
          <w:szCs w:val="21"/>
        </w:rPr>
        <w:t>前</w:t>
      </w:r>
      <w:r w:rsidR="005356BA" w:rsidRPr="005356BA">
        <w:rPr>
          <w:position w:val="-12"/>
          <w:sz w:val="21"/>
          <w:szCs w:val="21"/>
        </w:rPr>
        <w:object w:dxaOrig="279" w:dyaOrig="320">
          <v:shape id="_x0000_i1100" type="#_x0000_t75" style="width:14.5pt;height:15.5pt" o:ole="">
            <v:imagedata r:id="rId162" o:title=""/>
          </v:shape>
          <o:OLEObject Type="Embed" ProgID="Equation.DSMT4" ShapeID="_x0000_i1100" DrawAspect="Content" ObjectID="_1461351651" r:id="rId163"/>
        </w:object>
      </w:r>
      <w:r w:rsidRPr="00B04951">
        <w:rPr>
          <w:sz w:val="21"/>
          <w:szCs w:val="21"/>
        </w:rPr>
        <w:fldChar w:fldCharType="begin"/>
      </w:r>
      <w:r w:rsidRPr="00B04951">
        <w:rPr>
          <w:sz w:val="21"/>
          <w:szCs w:val="21"/>
        </w:rPr>
        <w:instrText xml:space="preserve"> QUOTE </w:instrText>
      </w:r>
      <m:oMath>
        <m:sSub>
          <m:sSubPr>
            <m:ctrlPr>
              <w:rPr>
                <w:rFonts w:ascii="Cambria Math" w:hAnsi="Cambria Math"/>
                <w:sz w:val="21"/>
                <w:szCs w:val="21"/>
              </w:rPr>
            </m:ctrlPr>
          </m:sSubPr>
          <m:e>
            <m:r>
              <m:rPr>
                <m:sty m:val="p"/>
              </m:rPr>
              <w:rPr>
                <w:rFonts w:ascii="Cambria Math" w:hAnsi="Cambria Math" w:hint="eastAsia"/>
                <w:sz w:val="21"/>
                <w:szCs w:val="21"/>
              </w:rPr>
              <m:t>l</m:t>
            </m:r>
          </m:e>
          <m:sub>
            <m:r>
              <m:rPr>
                <m:sty m:val="p"/>
              </m:rPr>
              <w:rPr>
                <w:rFonts w:ascii="Cambria Math" w:hAnsi="Cambria Math" w:hint="eastAsia"/>
                <w:sz w:val="21"/>
                <w:szCs w:val="21"/>
                <w:vertAlign w:val="subscript"/>
              </w:rPr>
              <m:t>opt</m:t>
            </m:r>
          </m:sub>
        </m:sSub>
      </m:oMath>
      <w:r w:rsidRPr="00B04951">
        <w:rPr>
          <w:sz w:val="21"/>
          <w:szCs w:val="21"/>
        </w:rPr>
        <w:instrText xml:space="preserve"> </w:instrText>
      </w:r>
      <w:r w:rsidRPr="00B04951">
        <w:rPr>
          <w:sz w:val="21"/>
          <w:szCs w:val="21"/>
        </w:rPr>
        <w:fldChar w:fldCharType="end"/>
      </w:r>
      <w:r w:rsidRPr="008C2945">
        <w:rPr>
          <w:rFonts w:hint="eastAsia"/>
          <w:sz w:val="21"/>
          <w:szCs w:val="21"/>
        </w:rPr>
        <w:t>项</w:t>
      </w:r>
      <w:r>
        <w:rPr>
          <w:rFonts w:hint="eastAsia"/>
          <w:sz w:val="21"/>
        </w:rPr>
        <w:t>子序列</w:t>
      </w:r>
      <w:r>
        <w:rPr>
          <w:rFonts w:hint="eastAsia"/>
          <w:sz w:val="21"/>
        </w:rPr>
        <w:t xml:space="preserve">, </w:t>
      </w:r>
      <w:r w:rsidRPr="008C2945">
        <w:rPr>
          <w:rFonts w:hint="eastAsia"/>
          <w:sz w:val="21"/>
          <w:szCs w:val="21"/>
        </w:rPr>
        <w:t>即使得</w:t>
      </w:r>
      <w:r w:rsidR="005356BA" w:rsidRPr="005356BA">
        <w:rPr>
          <w:position w:val="-12"/>
          <w:sz w:val="21"/>
          <w:szCs w:val="21"/>
        </w:rPr>
        <w:object w:dxaOrig="1480" w:dyaOrig="320">
          <v:shape id="_x0000_i1101" type="#_x0000_t75" style="width:74pt;height:15.5pt" o:ole="">
            <v:imagedata r:id="rId164" o:title=""/>
          </v:shape>
          <o:OLEObject Type="Embed" ProgID="Equation.DSMT4" ShapeID="_x0000_i1101" DrawAspect="Content" ObjectID="_1461351652" r:id="rId165"/>
        </w:object>
      </w:r>
      <w:r>
        <w:rPr>
          <w:rFonts w:hint="eastAsia"/>
          <w:sz w:val="21"/>
          <w:szCs w:val="21"/>
        </w:rPr>
        <w:t xml:space="preserve">. </w:t>
      </w:r>
      <w:commentRangeEnd w:id="21"/>
      <w:r w:rsidR="001E5BD3">
        <w:rPr>
          <w:rStyle w:val="afd"/>
        </w:rPr>
        <w:commentReference w:id="21"/>
      </w:r>
    </w:p>
    <w:p w:rsidR="00753B0B" w:rsidRDefault="00753B0B" w:rsidP="00753B0B">
      <w:pPr>
        <w:pStyle w:val="a0"/>
        <w:snapToGrid w:val="0"/>
        <w:spacing w:afterLines="25" w:after="78"/>
        <w:ind w:firstLine="420"/>
        <w:rPr>
          <w:sz w:val="21"/>
        </w:rPr>
      </w:pPr>
      <w:r w:rsidRPr="0004193B">
        <w:rPr>
          <w:rFonts w:hint="eastAsia"/>
          <w:color w:val="FF0000"/>
          <w:sz w:val="21"/>
          <w:szCs w:val="21"/>
        </w:rPr>
        <w:t>显然</w:t>
      </w:r>
      <w:r w:rsidRPr="0004193B">
        <w:rPr>
          <w:rFonts w:hint="eastAsia"/>
          <w:color w:val="FF0000"/>
          <w:sz w:val="21"/>
          <w:szCs w:val="21"/>
        </w:rPr>
        <w:t xml:space="preserve">, </w:t>
      </w:r>
      <w:r w:rsidRPr="0004193B">
        <w:rPr>
          <w:rFonts w:hint="eastAsia"/>
          <w:color w:val="FF0000"/>
          <w:sz w:val="21"/>
          <w:szCs w:val="21"/>
        </w:rPr>
        <w:t>该截断方法带来了一定的信息损失</w:t>
      </w:r>
      <w:r w:rsidRPr="0004193B">
        <w:rPr>
          <w:rFonts w:hint="eastAsia"/>
          <w:color w:val="FF0000"/>
          <w:sz w:val="21"/>
          <w:szCs w:val="21"/>
        </w:rPr>
        <w:t xml:space="preserve">. </w:t>
      </w:r>
      <w:r w:rsidRPr="0004193B">
        <w:rPr>
          <w:rFonts w:hint="eastAsia"/>
          <w:color w:val="FF0000"/>
          <w:sz w:val="21"/>
          <w:szCs w:val="21"/>
        </w:rPr>
        <w:t>但是</w:t>
      </w:r>
      <w:r w:rsidRPr="0004193B">
        <w:rPr>
          <w:rFonts w:hint="eastAsia"/>
          <w:color w:val="FF0000"/>
          <w:sz w:val="21"/>
          <w:szCs w:val="21"/>
        </w:rPr>
        <w:t xml:space="preserve">, </w:t>
      </w:r>
      <w:r w:rsidRPr="0004193B">
        <w:rPr>
          <w:rFonts w:hint="eastAsia"/>
          <w:color w:val="FF0000"/>
          <w:sz w:val="21"/>
          <w:szCs w:val="21"/>
        </w:rPr>
        <w:t>如果序列数据集中记录长度满足幂律分布</w:t>
      </w:r>
      <w:r w:rsidRPr="0004193B">
        <w:rPr>
          <w:rFonts w:hint="eastAsia"/>
          <w:color w:val="FF0000"/>
          <w:sz w:val="21"/>
          <w:szCs w:val="21"/>
        </w:rPr>
        <w:t xml:space="preserve">, </w:t>
      </w:r>
      <w:r w:rsidRPr="0004193B">
        <w:rPr>
          <w:rFonts w:hint="eastAsia"/>
          <w:color w:val="FF0000"/>
          <w:sz w:val="21"/>
          <w:szCs w:val="21"/>
        </w:rPr>
        <w:t>即短序列占多数、长序列占少数</w:t>
      </w:r>
      <w:r w:rsidRPr="0004193B">
        <w:rPr>
          <w:rFonts w:hint="eastAsia"/>
          <w:color w:val="FF0000"/>
          <w:sz w:val="21"/>
          <w:szCs w:val="21"/>
        </w:rPr>
        <w:t xml:space="preserve">, </w:t>
      </w:r>
      <w:r w:rsidRPr="0004193B">
        <w:rPr>
          <w:rFonts w:hint="eastAsia"/>
          <w:color w:val="FF0000"/>
          <w:sz w:val="21"/>
          <w:szCs w:val="21"/>
        </w:rPr>
        <w:t>少量的长序列对频繁序列模式结果集影响较小</w:t>
      </w:r>
      <w:r w:rsidRPr="0004193B">
        <w:rPr>
          <w:rFonts w:hint="eastAsia"/>
          <w:color w:val="FF0000"/>
          <w:sz w:val="21"/>
          <w:szCs w:val="21"/>
        </w:rPr>
        <w:t xml:space="preserve">, </w:t>
      </w:r>
      <w:r w:rsidRPr="0004193B">
        <w:rPr>
          <w:rFonts w:hint="eastAsia"/>
          <w:color w:val="FF0000"/>
          <w:sz w:val="21"/>
          <w:szCs w:val="21"/>
        </w:rPr>
        <w:t>同时有效地减小了全局敏感度</w:t>
      </w:r>
      <w:r w:rsidRPr="0004193B">
        <w:rPr>
          <w:rFonts w:hint="eastAsia"/>
          <w:color w:val="FF0000"/>
          <w:sz w:val="21"/>
          <w:szCs w:val="21"/>
        </w:rPr>
        <w:t xml:space="preserve">. </w:t>
      </w:r>
      <w:r w:rsidRPr="0004193B">
        <w:rPr>
          <w:rFonts w:hint="eastAsia"/>
          <w:color w:val="FF0000"/>
          <w:sz w:val="21"/>
          <w:szCs w:val="21"/>
        </w:rPr>
        <w:t>序列数据</w:t>
      </w:r>
      <w:r w:rsidRPr="0004193B">
        <w:rPr>
          <w:rFonts w:hint="eastAsia"/>
          <w:color w:val="FF0000"/>
          <w:sz w:val="21"/>
          <w:szCs w:val="21"/>
        </w:rPr>
        <w:t xml:space="preserve">, </w:t>
      </w:r>
      <w:r w:rsidRPr="0004193B">
        <w:rPr>
          <w:rFonts w:hint="eastAsia"/>
          <w:color w:val="FF0000"/>
          <w:sz w:val="21"/>
          <w:szCs w:val="21"/>
        </w:rPr>
        <w:t>如</w:t>
      </w:r>
      <w:r w:rsidRPr="0004193B">
        <w:rPr>
          <w:rFonts w:hint="eastAsia"/>
          <w:color w:val="FF0000"/>
          <w:sz w:val="21"/>
        </w:rPr>
        <w:t>铁路交通网中的车站序列、自然语言处理应用中的单词序列等</w:t>
      </w:r>
      <w:r w:rsidRPr="0004193B">
        <w:rPr>
          <w:rFonts w:hint="eastAsia"/>
          <w:color w:val="FF0000"/>
          <w:sz w:val="21"/>
        </w:rPr>
        <w:t xml:space="preserve">, </w:t>
      </w:r>
      <w:r w:rsidRPr="0004193B">
        <w:rPr>
          <w:rFonts w:hint="eastAsia"/>
          <w:color w:val="FF0000"/>
          <w:sz w:val="21"/>
        </w:rPr>
        <w:t>普遍存在幂律分布</w:t>
      </w:r>
      <w:r w:rsidRPr="0004193B">
        <w:rPr>
          <w:rFonts w:hint="eastAsia"/>
          <w:color w:val="FF0000"/>
          <w:sz w:val="21"/>
        </w:rPr>
        <w:t xml:space="preserve">. </w:t>
      </w:r>
      <w:r w:rsidRPr="0004193B">
        <w:rPr>
          <w:rFonts w:hint="eastAsia"/>
          <w:color w:val="FF0000"/>
          <w:sz w:val="21"/>
        </w:rPr>
        <w:t>如图</w:t>
      </w:r>
      <w:r w:rsidRPr="0004193B">
        <w:rPr>
          <w:rFonts w:hint="eastAsia"/>
          <w:color w:val="FF0000"/>
          <w:sz w:val="21"/>
        </w:rPr>
        <w:t>2</w:t>
      </w:r>
      <w:r w:rsidRPr="0004193B">
        <w:rPr>
          <w:rFonts w:hint="eastAsia"/>
          <w:color w:val="FF0000"/>
          <w:sz w:val="21"/>
        </w:rPr>
        <w:t>所示</w:t>
      </w:r>
      <w:r w:rsidRPr="0004193B">
        <w:rPr>
          <w:rFonts w:hint="eastAsia"/>
          <w:color w:val="FF0000"/>
          <w:sz w:val="21"/>
        </w:rPr>
        <w:t xml:space="preserve">, </w:t>
      </w:r>
      <w:r w:rsidRPr="0004193B">
        <w:rPr>
          <w:rFonts w:hint="eastAsia"/>
          <w:color w:val="FF0000"/>
          <w:sz w:val="21"/>
        </w:rPr>
        <w:t>短序列记录主导了</w:t>
      </w:r>
      <w:r w:rsidRPr="0004193B">
        <w:rPr>
          <w:rFonts w:hint="eastAsia"/>
          <w:color w:val="FF0000"/>
          <w:sz w:val="21"/>
        </w:rPr>
        <w:t>MSNBC</w:t>
      </w:r>
      <w:r w:rsidRPr="0004193B">
        <w:rPr>
          <w:rFonts w:hint="eastAsia"/>
          <w:color w:val="FF0000"/>
          <w:sz w:val="21"/>
        </w:rPr>
        <w:t>数据集</w:t>
      </w:r>
      <w:r w:rsidRPr="0004193B">
        <w:rPr>
          <w:rFonts w:hint="eastAsia"/>
          <w:color w:val="FF0000"/>
          <w:sz w:val="21"/>
        </w:rPr>
        <w:t xml:space="preserve">, </w:t>
      </w:r>
      <w:r w:rsidRPr="0004193B">
        <w:rPr>
          <w:rFonts w:hint="eastAsia"/>
          <w:color w:val="FF0000"/>
          <w:sz w:val="21"/>
        </w:rPr>
        <w:t>如长度不大于</w:t>
      </w:r>
      <w:r w:rsidRPr="0004193B">
        <w:rPr>
          <w:rFonts w:hint="eastAsia"/>
          <w:color w:val="FF0000"/>
          <w:sz w:val="21"/>
        </w:rPr>
        <w:t>15</w:t>
      </w:r>
      <w:r w:rsidRPr="0004193B">
        <w:rPr>
          <w:rFonts w:hint="eastAsia"/>
          <w:color w:val="FF0000"/>
          <w:sz w:val="21"/>
        </w:rPr>
        <w:t>的记录占整个数据集的</w:t>
      </w:r>
      <w:r w:rsidRPr="0004193B">
        <w:rPr>
          <w:rFonts w:hint="eastAsia"/>
          <w:color w:val="FF0000"/>
          <w:sz w:val="21"/>
        </w:rPr>
        <w:t>95%</w:t>
      </w:r>
      <w:r w:rsidRPr="0004193B">
        <w:rPr>
          <w:rFonts w:hint="eastAsia"/>
          <w:color w:val="FF0000"/>
          <w:sz w:val="21"/>
        </w:rPr>
        <w:t>之多</w:t>
      </w:r>
      <w:r w:rsidRPr="0004193B">
        <w:rPr>
          <w:rFonts w:hint="eastAsia"/>
          <w:color w:val="FF0000"/>
          <w:sz w:val="21"/>
        </w:rPr>
        <w:t xml:space="preserve">. </w:t>
      </w:r>
      <w:r w:rsidRPr="0004193B">
        <w:rPr>
          <w:rFonts w:hint="eastAsia"/>
          <w:color w:val="FF0000"/>
          <w:sz w:val="21"/>
        </w:rPr>
        <w:t>因此</w:t>
      </w:r>
      <w:r w:rsidRPr="0004193B">
        <w:rPr>
          <w:rFonts w:hint="eastAsia"/>
          <w:color w:val="FF0000"/>
          <w:sz w:val="21"/>
        </w:rPr>
        <w:t xml:space="preserve">, </w:t>
      </w:r>
      <w:r w:rsidRPr="0004193B">
        <w:rPr>
          <w:rFonts w:hint="eastAsia"/>
          <w:color w:val="FF0000"/>
          <w:sz w:val="21"/>
        </w:rPr>
        <w:t>截断</w:t>
      </w:r>
      <w:r w:rsidR="00F47F1E" w:rsidRPr="00F47F1E">
        <w:rPr>
          <w:color w:val="FF0000"/>
          <w:position w:val="-4"/>
          <w:sz w:val="21"/>
        </w:rPr>
        <w:object w:dxaOrig="360" w:dyaOrig="220">
          <v:shape id="_x0000_i1102" type="#_x0000_t75" style="width:18pt;height:11.5pt" o:ole="">
            <v:imagedata r:id="rId166" o:title=""/>
          </v:shape>
          <o:OLEObject Type="Embed" ProgID="Equation.DSMT4" ShapeID="_x0000_i1102" DrawAspect="Content" ObjectID="_1461351653" r:id="rId167"/>
        </w:object>
      </w:r>
      <w:r w:rsidRPr="0004193B">
        <w:rPr>
          <w:rFonts w:hint="eastAsia"/>
          <w:color w:val="FF0000"/>
          <w:sz w:val="21"/>
          <w:szCs w:val="21"/>
        </w:rPr>
        <w:t>使得</w:t>
      </w:r>
      <w:r w:rsidRPr="0004193B">
        <w:rPr>
          <w:rFonts w:hint="eastAsia"/>
          <w:color w:val="FF0000"/>
          <w:sz w:val="21"/>
        </w:rPr>
        <w:t>添加噪音减少能够广泛抵消信息损失</w:t>
      </w:r>
      <w:r w:rsidRPr="0004193B">
        <w:rPr>
          <w:rFonts w:hint="eastAsia"/>
          <w:color w:val="FF0000"/>
          <w:sz w:val="21"/>
        </w:rPr>
        <w:t xml:space="preserve">, </w:t>
      </w:r>
      <w:r w:rsidRPr="0004193B">
        <w:rPr>
          <w:rFonts w:hint="eastAsia"/>
          <w:color w:val="FF0000"/>
          <w:sz w:val="21"/>
        </w:rPr>
        <w:t>进而可以提高数据可用性</w:t>
      </w:r>
      <w:r w:rsidRPr="0004193B">
        <w:rPr>
          <w:rFonts w:hint="eastAsia"/>
          <w:color w:val="FF0000"/>
          <w:sz w:val="21"/>
        </w:rPr>
        <w:t xml:space="preserve">, </w:t>
      </w:r>
      <w:r w:rsidRPr="0004193B">
        <w:rPr>
          <w:rFonts w:hint="eastAsia"/>
          <w:color w:val="FF0000"/>
          <w:sz w:val="21"/>
        </w:rPr>
        <w:t>得到更准确的频繁序列模式结果集</w:t>
      </w:r>
      <w:r w:rsidRPr="0004193B">
        <w:rPr>
          <w:rFonts w:hint="eastAsia"/>
          <w:color w:val="FF0000"/>
          <w:sz w:val="21"/>
        </w:rPr>
        <w:t>.</w:t>
      </w:r>
    </w:p>
    <w:p w:rsidR="00722D2E" w:rsidRDefault="00D83795" w:rsidP="00722D2E">
      <w:pPr>
        <w:pStyle w:val="a0"/>
        <w:keepNext/>
        <w:snapToGrid w:val="0"/>
        <w:ind w:firstLineChars="0" w:firstLine="0"/>
        <w:jc w:val="center"/>
      </w:pPr>
      <w:r>
        <w:rPr>
          <w:noProof/>
        </w:rPr>
        <w:drawing>
          <wp:inline distT="0" distB="0" distL="0" distR="0" wp14:anchorId="67E38FEC" wp14:editId="20153CA2">
            <wp:extent cx="2686050" cy="15848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685478" cy="1584535"/>
                    </a:xfrm>
                    <a:prstGeom prst="rect">
                      <a:avLst/>
                    </a:prstGeom>
                    <a:noFill/>
                  </pic:spPr>
                </pic:pic>
              </a:graphicData>
            </a:graphic>
          </wp:inline>
        </w:drawing>
      </w:r>
    </w:p>
    <w:p w:rsidR="00722D2E" w:rsidRDefault="00722D2E" w:rsidP="00722D2E">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2</w:t>
      </w:r>
      <w:r>
        <w:fldChar w:fldCharType="end"/>
      </w:r>
      <w:r>
        <w:rPr>
          <w:rFonts w:hint="eastAsia"/>
        </w:rPr>
        <w:t xml:space="preserve"> </w:t>
      </w:r>
      <w:r w:rsidR="008D1566">
        <w:rPr>
          <w:rFonts w:hint="eastAsia"/>
        </w:rPr>
        <w:t>序列</w:t>
      </w:r>
      <w:r>
        <w:rPr>
          <w:rFonts w:hint="eastAsia"/>
        </w:rPr>
        <w:t>数据集记录长度分布</w:t>
      </w:r>
    </w:p>
    <w:p w:rsidR="00722D2E" w:rsidRDefault="00722D2E" w:rsidP="00722D2E">
      <w:pPr>
        <w:pStyle w:val="a0"/>
        <w:keepNext/>
        <w:snapToGrid w:val="0"/>
        <w:spacing w:afterLines="25" w:after="78"/>
        <w:ind w:firstLineChars="0" w:firstLine="0"/>
        <w:jc w:val="center"/>
      </w:pPr>
      <w:r w:rsidRPr="004B6839">
        <w:t xml:space="preserve">Figure </w:t>
      </w:r>
      <w:r w:rsidR="001A3F18">
        <w:fldChar w:fldCharType="begin"/>
      </w:r>
      <w:r w:rsidR="001A3F18">
        <w:instrText xml:space="preserve"> SEQ Figure \* ARABIC </w:instrText>
      </w:r>
      <w:r w:rsidR="001A3F18">
        <w:fldChar w:fldCharType="separate"/>
      </w:r>
      <w:r w:rsidR="00287DCD">
        <w:rPr>
          <w:noProof/>
        </w:rPr>
        <w:t>2</w:t>
      </w:r>
      <w:r w:rsidR="001A3F18">
        <w:rPr>
          <w:noProof/>
        </w:rPr>
        <w:fldChar w:fldCharType="end"/>
      </w:r>
      <w:r w:rsidRPr="004B6839">
        <w:rPr>
          <w:rFonts w:hint="eastAsia"/>
        </w:rPr>
        <w:t xml:space="preserve"> </w:t>
      </w:r>
      <w:r w:rsidR="008D1566">
        <w:rPr>
          <w:rFonts w:hint="eastAsia"/>
        </w:rPr>
        <w:t>D</w:t>
      </w:r>
      <w:r w:rsidRPr="004B6839">
        <w:rPr>
          <w:rFonts w:hint="eastAsia"/>
        </w:rPr>
        <w:t xml:space="preserve">istribution of seqnence length </w:t>
      </w:r>
      <w:r w:rsidR="008D1566">
        <w:rPr>
          <w:rFonts w:hint="eastAsia"/>
        </w:rPr>
        <w:t xml:space="preserve">of </w:t>
      </w:r>
      <w:r w:rsidR="00D83795">
        <w:rPr>
          <w:rFonts w:hint="eastAsia"/>
        </w:rPr>
        <w:t>d</w:t>
      </w:r>
      <w:r w:rsidRPr="004B6839">
        <w:rPr>
          <w:rFonts w:hint="eastAsia"/>
        </w:rPr>
        <w:t>ataset</w:t>
      </w:r>
    </w:p>
    <w:p w:rsidR="00753B0B" w:rsidRPr="00D347F0" w:rsidRDefault="00753B0B" w:rsidP="00753B0B">
      <w:pPr>
        <w:pStyle w:val="a0"/>
        <w:spacing w:beforeLines="25" w:before="78"/>
        <w:ind w:firstLine="420"/>
        <w:rPr>
          <w:sz w:val="21"/>
          <w:szCs w:val="21"/>
        </w:rPr>
      </w:pPr>
      <w:r>
        <w:rPr>
          <w:rFonts w:hint="eastAsia"/>
          <w:sz w:val="21"/>
          <w:szCs w:val="21"/>
        </w:rPr>
        <w:t>然而</w:t>
      </w:r>
      <w:r>
        <w:rPr>
          <w:rFonts w:hint="eastAsia"/>
          <w:sz w:val="21"/>
          <w:szCs w:val="21"/>
        </w:rPr>
        <w:t xml:space="preserve">, </w:t>
      </w:r>
      <w:r>
        <w:rPr>
          <w:rFonts w:hint="eastAsia"/>
          <w:sz w:val="21"/>
          <w:szCs w:val="21"/>
        </w:rPr>
        <w:t>截断</w:t>
      </w:r>
      <w:r>
        <w:rPr>
          <w:rFonts w:hint="eastAsia"/>
          <w:sz w:val="21"/>
          <w:szCs w:val="21"/>
        </w:rPr>
        <w:t>DB</w:t>
      </w:r>
      <w:r>
        <w:rPr>
          <w:rFonts w:hint="eastAsia"/>
          <w:sz w:val="21"/>
          <w:szCs w:val="21"/>
        </w:rPr>
        <w:t>需要保证不违反差分隐私</w:t>
      </w:r>
      <w:r>
        <w:rPr>
          <w:rFonts w:hint="eastAsia"/>
          <w:sz w:val="21"/>
          <w:szCs w:val="21"/>
        </w:rPr>
        <w:t xml:space="preserve">, </w:t>
      </w:r>
      <w:r>
        <w:rPr>
          <w:rFonts w:hint="eastAsia"/>
          <w:sz w:val="21"/>
          <w:szCs w:val="21"/>
        </w:rPr>
        <w:t>即在截断</w:t>
      </w:r>
      <w:r>
        <w:rPr>
          <w:rFonts w:hint="eastAsia"/>
          <w:sz w:val="21"/>
          <w:szCs w:val="21"/>
        </w:rPr>
        <w:t>DB</w:t>
      </w:r>
      <w:r>
        <w:rPr>
          <w:rFonts w:hint="eastAsia"/>
          <w:sz w:val="21"/>
          <w:szCs w:val="21"/>
        </w:rPr>
        <w:t>上执行的满足</w:t>
      </w:r>
      <w:r w:rsidR="00F47F1E" w:rsidRPr="00F47F1E">
        <w:rPr>
          <w:position w:val="-6"/>
          <w:sz w:val="21"/>
          <w:szCs w:val="21"/>
        </w:rPr>
        <w:object w:dxaOrig="180" w:dyaOrig="200">
          <v:shape id="_x0000_i1103" type="#_x0000_t75" style="width:9pt;height:10pt" o:ole="">
            <v:imagedata r:id="rId169" o:title=""/>
          </v:shape>
          <o:OLEObject Type="Embed" ProgID="Equation.DSMT4" ShapeID="_x0000_i1103" DrawAspect="Content" ObjectID="_1461351654" r:id="rId170"/>
        </w:object>
      </w:r>
      <w:r w:rsidRPr="00BD6B4F">
        <w:rPr>
          <w:rFonts w:hint="eastAsia"/>
          <w:kern w:val="20"/>
          <w:sz w:val="21"/>
          <w:szCs w:val="21"/>
        </w:rPr>
        <w:t>-</w:t>
      </w:r>
      <w:r w:rsidRPr="00BD6B4F">
        <w:rPr>
          <w:rFonts w:hint="eastAsia"/>
          <w:sz w:val="21"/>
          <w:szCs w:val="21"/>
        </w:rPr>
        <w:t>差分隐私</w:t>
      </w:r>
      <w:r>
        <w:rPr>
          <w:rFonts w:hint="eastAsia"/>
          <w:sz w:val="21"/>
          <w:szCs w:val="21"/>
        </w:rPr>
        <w:t>的操作需要保证原始序列数据集满足</w:t>
      </w:r>
      <w:r w:rsidR="00F47F1E" w:rsidRPr="00F47F1E">
        <w:rPr>
          <w:position w:val="-6"/>
          <w:sz w:val="21"/>
          <w:szCs w:val="21"/>
        </w:rPr>
        <w:object w:dxaOrig="180" w:dyaOrig="200">
          <v:shape id="_x0000_i1104" type="#_x0000_t75" style="width:9pt;height:10pt" o:ole="">
            <v:imagedata r:id="rId171" o:title=""/>
          </v:shape>
          <o:OLEObject Type="Embed" ProgID="Equation.DSMT4" ShapeID="_x0000_i1104" DrawAspect="Content" ObjectID="_1461351655" r:id="rId172"/>
        </w:object>
      </w:r>
      <w:r w:rsidRPr="00BD6B4F">
        <w:rPr>
          <w:rFonts w:hint="eastAsia"/>
          <w:kern w:val="20"/>
          <w:sz w:val="21"/>
          <w:szCs w:val="21"/>
        </w:rPr>
        <w:t>-</w:t>
      </w:r>
      <w:r w:rsidRPr="00BD6B4F">
        <w:rPr>
          <w:rFonts w:hint="eastAsia"/>
          <w:sz w:val="21"/>
          <w:szCs w:val="21"/>
        </w:rPr>
        <w:t>差分隐私</w:t>
      </w:r>
      <w:r>
        <w:rPr>
          <w:rFonts w:hint="eastAsia"/>
          <w:sz w:val="21"/>
          <w:szCs w:val="21"/>
        </w:rPr>
        <w:t xml:space="preserve">. </w:t>
      </w:r>
      <w:r w:rsidRPr="0052684A">
        <w:rPr>
          <w:rFonts w:hint="eastAsia"/>
          <w:sz w:val="21"/>
          <w:szCs w:val="21"/>
        </w:rPr>
        <w:t>文献</w:t>
      </w:r>
      <w:r>
        <w:rPr>
          <w:rFonts w:hint="eastAsia"/>
          <w:sz w:val="21"/>
          <w:szCs w:val="21"/>
        </w:rPr>
        <w:t>[10</w:t>
      </w:r>
      <w:r w:rsidRPr="00FA5D81">
        <w:rPr>
          <w:rFonts w:hint="eastAsia"/>
          <w:sz w:val="21"/>
          <w:szCs w:val="21"/>
        </w:rPr>
        <w:t>]</w:t>
      </w:r>
      <w:r>
        <w:rPr>
          <w:rFonts w:hint="eastAsia"/>
          <w:sz w:val="21"/>
          <w:szCs w:val="21"/>
        </w:rPr>
        <w:t>给出了局部变换</w:t>
      </w:r>
      <w:r w:rsidRPr="0083302F">
        <w:rPr>
          <w:rFonts w:hint="eastAsia"/>
          <w:sz w:val="21"/>
          <w:szCs w:val="21"/>
        </w:rPr>
        <w:t>(Local Transformation)</w:t>
      </w:r>
      <w:r>
        <w:rPr>
          <w:rFonts w:hint="eastAsia"/>
          <w:sz w:val="21"/>
          <w:szCs w:val="21"/>
        </w:rPr>
        <w:t>的定义</w:t>
      </w:r>
      <w:r>
        <w:rPr>
          <w:rFonts w:hint="eastAsia"/>
          <w:sz w:val="21"/>
          <w:szCs w:val="21"/>
        </w:rPr>
        <w:t xml:space="preserve">, </w:t>
      </w:r>
      <w:r>
        <w:rPr>
          <w:rFonts w:hint="eastAsia"/>
          <w:sz w:val="21"/>
          <w:szCs w:val="21"/>
        </w:rPr>
        <w:t>如定义</w:t>
      </w:r>
      <w:r>
        <w:rPr>
          <w:rFonts w:hint="eastAsia"/>
          <w:sz w:val="21"/>
          <w:szCs w:val="21"/>
        </w:rPr>
        <w:t>7</w:t>
      </w:r>
      <w:r>
        <w:rPr>
          <w:rFonts w:hint="eastAsia"/>
          <w:sz w:val="21"/>
          <w:szCs w:val="21"/>
        </w:rPr>
        <w:t>所示</w:t>
      </w:r>
      <w:r>
        <w:rPr>
          <w:rFonts w:hint="eastAsia"/>
          <w:sz w:val="21"/>
          <w:szCs w:val="21"/>
        </w:rPr>
        <w:t xml:space="preserve">, </w:t>
      </w:r>
      <w:r>
        <w:rPr>
          <w:rFonts w:hint="eastAsia"/>
          <w:sz w:val="21"/>
          <w:szCs w:val="21"/>
        </w:rPr>
        <w:t>局部即输出仅仅依赖于输入的序列记录</w:t>
      </w:r>
      <w:r>
        <w:rPr>
          <w:rFonts w:hint="eastAsia"/>
          <w:sz w:val="21"/>
          <w:szCs w:val="21"/>
        </w:rPr>
        <w:t xml:space="preserve">. </w:t>
      </w:r>
      <w:r>
        <w:rPr>
          <w:rFonts w:hint="eastAsia"/>
          <w:sz w:val="21"/>
          <w:szCs w:val="21"/>
        </w:rPr>
        <w:t>定理</w:t>
      </w:r>
      <w:r>
        <w:rPr>
          <w:rFonts w:hint="eastAsia"/>
          <w:sz w:val="21"/>
          <w:szCs w:val="21"/>
        </w:rPr>
        <w:t>2</w:t>
      </w:r>
      <w:r>
        <w:rPr>
          <w:rFonts w:hint="eastAsia"/>
          <w:sz w:val="21"/>
          <w:szCs w:val="21"/>
        </w:rPr>
        <w:t>证明在变换数据集</w:t>
      </w:r>
      <w:r>
        <w:rPr>
          <w:rFonts w:hint="eastAsia"/>
          <w:sz w:val="21"/>
          <w:szCs w:val="21"/>
        </w:rPr>
        <w:t>(Transformed Database)</w:t>
      </w:r>
      <w:r>
        <w:rPr>
          <w:rFonts w:hint="eastAsia"/>
          <w:sz w:val="21"/>
          <w:szCs w:val="21"/>
        </w:rPr>
        <w:t>上执行的满足差分隐私的任何操作都满足差分隐私</w:t>
      </w:r>
      <w:r>
        <w:rPr>
          <w:rFonts w:hint="eastAsia"/>
          <w:sz w:val="21"/>
          <w:szCs w:val="21"/>
        </w:rPr>
        <w:t>.</w:t>
      </w:r>
    </w:p>
    <w:p w:rsidR="00BA1965" w:rsidRPr="0083302F" w:rsidDel="00C3706F" w:rsidRDefault="00753B0B" w:rsidP="00BA1965">
      <w:pPr>
        <w:pStyle w:val="a0"/>
        <w:numPr>
          <w:ilvl w:val="0"/>
          <w:numId w:val="5"/>
        </w:numPr>
        <w:ind w:firstLineChars="0"/>
        <w:rPr>
          <w:del w:id="22" w:author="Lu Guoqing" w:date="2014-05-06T15:42:00Z"/>
          <w:sz w:val="21"/>
          <w:szCs w:val="21"/>
        </w:rPr>
      </w:pPr>
      <w:del w:id="23" w:author="Lu Guoqing" w:date="2014-05-06T15:42:00Z">
        <w:r w:rsidRPr="0083302F" w:rsidDel="00C3706F">
          <w:rPr>
            <w:rFonts w:hint="eastAsia"/>
            <w:sz w:val="21"/>
            <w:szCs w:val="21"/>
          </w:rPr>
          <w:delText xml:space="preserve"> </w:delText>
        </w:r>
        <w:r w:rsidR="00BA1965" w:rsidRPr="0083302F" w:rsidDel="00C3706F">
          <w:rPr>
            <w:rFonts w:hint="eastAsia"/>
            <w:sz w:val="21"/>
            <w:szCs w:val="21"/>
          </w:rPr>
          <w:delText>(</w:delText>
        </w:r>
        <w:commentRangeStart w:id="24"/>
        <w:r w:rsidR="0083302F" w:rsidRPr="0083302F" w:rsidDel="00C3706F">
          <w:rPr>
            <w:rFonts w:hint="eastAsia"/>
            <w:sz w:val="21"/>
            <w:szCs w:val="21"/>
          </w:rPr>
          <w:delText>局部变换</w:delText>
        </w:r>
        <w:commentRangeEnd w:id="24"/>
        <w:r w:rsidR="0083696B" w:rsidDel="00C3706F">
          <w:rPr>
            <w:rStyle w:val="afd"/>
          </w:rPr>
          <w:commentReference w:id="24"/>
        </w:r>
        <w:r w:rsidR="0083302F" w:rsidRPr="0083302F" w:rsidDel="00C3706F">
          <w:rPr>
            <w:rFonts w:hint="eastAsia"/>
            <w:sz w:val="21"/>
            <w:szCs w:val="21"/>
            <w:vertAlign w:val="superscript"/>
          </w:rPr>
          <w:delText>[</w:delText>
        </w:r>
        <w:r w:rsidR="00FA5D81" w:rsidDel="00C3706F">
          <w:rPr>
            <w:rFonts w:hint="eastAsia"/>
            <w:sz w:val="21"/>
            <w:szCs w:val="21"/>
            <w:vertAlign w:val="superscript"/>
          </w:rPr>
          <w:delText>10</w:delText>
        </w:r>
        <w:r w:rsidR="0083302F" w:rsidRPr="0083302F" w:rsidDel="00C3706F">
          <w:rPr>
            <w:rFonts w:hint="eastAsia"/>
            <w:sz w:val="21"/>
            <w:szCs w:val="21"/>
            <w:vertAlign w:val="superscript"/>
          </w:rPr>
          <w:delText>]</w:delText>
        </w:r>
        <w:r w:rsidR="00BA1965" w:rsidRPr="0083302F" w:rsidDel="00C3706F">
          <w:rPr>
            <w:rFonts w:hint="eastAsia"/>
            <w:sz w:val="21"/>
            <w:szCs w:val="21"/>
          </w:rPr>
          <w:delText xml:space="preserve">) </w:delText>
        </w:r>
        <w:r w:rsidR="0083302F" w:rsidRPr="0083302F" w:rsidDel="00C3706F">
          <w:rPr>
            <w:rFonts w:hint="eastAsia"/>
            <w:sz w:val="21"/>
            <w:szCs w:val="21"/>
          </w:rPr>
          <w:delText>对于某一概率函数</w:delText>
        </w:r>
        <m:oMath>
          <m:r>
            <w:rPr>
              <w:rFonts w:ascii="Cambria Math" w:hAnsi="Cambria Math"/>
              <w:sz w:val="21"/>
              <w:szCs w:val="21"/>
            </w:rPr>
            <m:t>r:</m:t>
          </m:r>
          <m:sSup>
            <m:sSupPr>
              <m:ctrlPr>
                <w:rPr>
                  <w:rFonts w:ascii="Cambria Math" w:hAnsi="Cambria Math"/>
                  <w:i/>
                  <w:sz w:val="21"/>
                  <w:szCs w:val="21"/>
                </w:rPr>
              </m:ctrlPr>
            </m:sSupPr>
            <m:e>
              <m:r>
                <w:rPr>
                  <w:rFonts w:ascii="Cambria Math" w:hAnsi="Cambria Math"/>
                  <w:sz w:val="21"/>
                  <w:szCs w:val="21"/>
                </w:rPr>
                <m:t>2</m:t>
              </m:r>
            </m:e>
            <m:sup>
              <m:r>
                <w:rPr>
                  <w:rFonts w:ascii="Cambria Math" w:hAnsi="Cambria Math"/>
                  <w:sz w:val="21"/>
                  <w:szCs w:val="21"/>
                </w:rPr>
                <m:t>τ</m:t>
              </m:r>
            </m:sup>
          </m:sSup>
          <m:r>
            <w:rPr>
              <w:rFonts w:ascii="Cambria Math" w:hAnsi="Cambria Math"/>
              <w:sz w:val="21"/>
            </w:rPr>
            <m:t>→</m:t>
          </m:r>
          <m:sSup>
            <m:sSupPr>
              <m:ctrlPr>
                <w:rPr>
                  <w:rFonts w:ascii="Cambria Math" w:hAnsi="Cambria Math"/>
                  <w:i/>
                  <w:sz w:val="21"/>
                  <w:szCs w:val="21"/>
                </w:rPr>
              </m:ctrlPr>
            </m:sSupPr>
            <m:e>
              <m:r>
                <w:rPr>
                  <w:rFonts w:ascii="Cambria Math" w:hAnsi="Cambria Math"/>
                  <w:sz w:val="21"/>
                  <w:szCs w:val="21"/>
                </w:rPr>
                <m:t>2</m:t>
              </m:r>
            </m:e>
            <m:sup>
              <m:r>
                <w:rPr>
                  <w:rFonts w:ascii="Cambria Math" w:hAnsi="Cambria Math"/>
                  <w:sz w:val="21"/>
                  <w:szCs w:val="21"/>
                </w:rPr>
                <m:t>τ</m:t>
              </m:r>
            </m:sup>
          </m:sSup>
        </m:oMath>
        <w:r w:rsidR="0004193B" w:rsidDel="00C3706F">
          <w:rPr>
            <w:rFonts w:hint="eastAsia"/>
            <w:sz w:val="21"/>
            <w:szCs w:val="21"/>
          </w:rPr>
          <w:delText xml:space="preserve">, </w:delText>
        </w:r>
        <w:r w:rsidR="0083302F" w:rsidRPr="0083302F" w:rsidDel="00C3706F">
          <w:rPr>
            <w:rFonts w:hint="eastAsia"/>
            <w:sz w:val="21"/>
            <w:szCs w:val="21"/>
          </w:rPr>
          <w:delText>若定义为局部变换</w:delText>
        </w:r>
        <w:r w:rsidR="0083302F" w:rsidRPr="0083302F" w:rsidDel="00C3706F">
          <w:rPr>
            <w:rFonts w:hint="eastAsia"/>
            <w:sz w:val="21"/>
            <w:szCs w:val="21"/>
          </w:rPr>
          <w:delText xml:space="preserve">, </w:delText>
        </w:r>
        <w:r w:rsidR="0083302F" w:rsidRPr="0083302F" w:rsidDel="00C3706F">
          <w:rPr>
            <w:rFonts w:hint="eastAsia"/>
            <w:sz w:val="21"/>
          </w:rPr>
          <w:delText>则对于所有</w:delText>
        </w:r>
        <w:r w:rsidR="0083302F" w:rsidDel="00C3706F">
          <w:rPr>
            <w:rFonts w:hint="eastAsia"/>
            <w:i/>
            <w:sz w:val="21"/>
          </w:rPr>
          <w:delText>t</w:delText>
        </w:r>
        <m:oMath>
          <m:r>
            <m:rPr>
              <m:sty m:val="p"/>
            </m:rPr>
            <w:rPr>
              <w:rFonts w:ascii="Cambria Math" w:hAnsi="Cambria Math"/>
              <w:sz w:val="21"/>
            </w:rPr>
            <m:t xml:space="preserve"> ⊆τ</m:t>
          </m:r>
        </m:oMath>
      </w:del>
    </w:p>
    <w:tbl>
      <w:tblPr>
        <w:tblStyle w:val="af2"/>
        <w:tblW w:w="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66"/>
      </w:tblGrid>
      <w:tr w:rsidR="0083302F" w:rsidRPr="009B2E1A" w:rsidDel="00C3706F" w:rsidTr="005356BA">
        <w:trPr>
          <w:trHeight w:val="65"/>
          <w:del w:id="25" w:author="Lu Guoqing" w:date="2014-05-06T15:42:00Z"/>
        </w:trPr>
        <w:tc>
          <w:tcPr>
            <w:tcW w:w="4112" w:type="dxa"/>
            <w:vAlign w:val="center"/>
          </w:tcPr>
          <w:p w:rsidR="0083302F" w:rsidRPr="00A30830" w:rsidDel="00C3706F" w:rsidRDefault="001A3F18" w:rsidP="000F5BE4">
            <w:pPr>
              <w:pStyle w:val="a0"/>
              <w:ind w:left="374" w:firstLineChars="0" w:firstLine="0"/>
              <w:jc w:val="center"/>
              <w:rPr>
                <w:del w:id="26" w:author="Lu Guoqing" w:date="2014-05-06T15:42:00Z"/>
                <w:kern w:val="20"/>
                <w:szCs w:val="18"/>
              </w:rPr>
            </w:pPr>
            <m:oMathPara>
              <m:oMath>
                <m:nary>
                  <m:naryPr>
                    <m:chr m:val="∑"/>
                    <m:limLoc m:val="undOvr"/>
                    <m:supHide m:val="1"/>
                    <m:ctrlPr>
                      <w:del w:id="27" w:author="Lu Guoqing" w:date="2014-05-06T15:42:00Z">
                        <w:rPr>
                          <w:rFonts w:ascii="Cambria Math" w:hAnsi="Cambria Math"/>
                          <w:i/>
                          <w:szCs w:val="21"/>
                        </w:rPr>
                      </w:del>
                    </m:ctrlPr>
                  </m:naryPr>
                  <m:sub>
                    <m:sSup>
                      <m:sSupPr>
                        <m:ctrlPr>
                          <w:del w:id="28" w:author="Lu Guoqing" w:date="2014-05-06T15:42:00Z">
                            <w:rPr>
                              <w:rFonts w:ascii="Cambria Math" w:hAnsi="Cambria Math"/>
                              <w:i/>
                              <w:szCs w:val="21"/>
                            </w:rPr>
                          </w:del>
                        </m:ctrlPr>
                      </m:sSupPr>
                      <m:e>
                        <m:r>
                          <w:del w:id="29" w:author="Lu Guoqing" w:date="2014-05-06T15:42:00Z">
                            <w:rPr>
                              <w:rFonts w:ascii="Cambria Math" w:hAnsi="Cambria Math"/>
                              <w:szCs w:val="21"/>
                            </w:rPr>
                            <m:t>t</m:t>
                          </w:del>
                        </m:r>
                      </m:e>
                      <m:sup>
                        <m:r>
                          <w:del w:id="30" w:author="Lu Guoqing" w:date="2014-05-06T15:42:00Z">
                            <w:rPr>
                              <w:rFonts w:ascii="Cambria Math" w:hAnsi="Cambria Math"/>
                              <w:szCs w:val="21"/>
                            </w:rPr>
                            <m:t>'</m:t>
                          </w:del>
                        </m:r>
                      </m:sup>
                    </m:sSup>
                    <m:r>
                      <w:del w:id="31" w:author="Lu Guoqing" w:date="2014-05-06T15:42:00Z">
                        <w:rPr>
                          <w:rFonts w:ascii="Cambria Math" w:hAnsi="Cambria Math"/>
                          <w:szCs w:val="21"/>
                        </w:rPr>
                        <m:t>∈τ</m:t>
                      </w:del>
                    </m:r>
                  </m:sub>
                  <m:sup/>
                  <m:e>
                    <m:func>
                      <m:funcPr>
                        <m:ctrlPr>
                          <w:del w:id="32" w:author="Lu Guoqing" w:date="2014-05-06T15:42:00Z">
                            <w:rPr>
                              <w:rFonts w:ascii="Cambria Math" w:hAnsi="Cambria Math"/>
                              <w:szCs w:val="21"/>
                            </w:rPr>
                          </w:del>
                        </m:ctrlPr>
                      </m:funcPr>
                      <m:fName>
                        <m:r>
                          <w:del w:id="33" w:author="Lu Guoqing" w:date="2014-05-06T15:42:00Z">
                            <m:rPr>
                              <m:sty m:val="p"/>
                            </m:rPr>
                            <w:rPr>
                              <w:rFonts w:ascii="Cambria Math" w:hAnsi="Cambria Math"/>
                              <w:szCs w:val="21"/>
                            </w:rPr>
                            <m:t>Pr</m:t>
                          </w:del>
                        </m:r>
                      </m:fName>
                      <m:e>
                        <m:d>
                          <m:dPr>
                            <m:ctrlPr>
                              <w:del w:id="34" w:author="Lu Guoqing" w:date="2014-05-06T15:42:00Z">
                                <w:rPr>
                                  <w:rFonts w:ascii="Cambria Math" w:hAnsi="Cambria Math"/>
                                  <w:i/>
                                  <w:szCs w:val="21"/>
                                </w:rPr>
                              </w:del>
                            </m:ctrlPr>
                          </m:dPr>
                          <m:e>
                            <m:r>
                              <w:del w:id="35" w:author="Lu Guoqing" w:date="2014-05-06T15:42:00Z">
                                <w:rPr>
                                  <w:rFonts w:ascii="Cambria Math" w:hAnsi="Cambria Math"/>
                                  <w:szCs w:val="21"/>
                                </w:rPr>
                                <m:t>r</m:t>
                              </w:del>
                            </m:r>
                            <m:d>
                              <m:dPr>
                                <m:ctrlPr>
                                  <w:del w:id="36" w:author="Lu Guoqing" w:date="2014-05-06T15:42:00Z">
                                    <w:rPr>
                                      <w:rFonts w:ascii="Cambria Math" w:hAnsi="Cambria Math"/>
                                      <w:i/>
                                      <w:szCs w:val="21"/>
                                    </w:rPr>
                                  </w:del>
                                </m:ctrlPr>
                              </m:dPr>
                              <m:e>
                                <m:r>
                                  <w:del w:id="37" w:author="Lu Guoqing" w:date="2014-05-06T15:42:00Z">
                                    <w:rPr>
                                      <w:rFonts w:ascii="Cambria Math" w:hAnsi="Cambria Math"/>
                                      <w:szCs w:val="21"/>
                                    </w:rPr>
                                    <m:t>t</m:t>
                                  </w:del>
                                </m:r>
                              </m:e>
                            </m:d>
                            <m:r>
                              <w:del w:id="38" w:author="Lu Guoqing" w:date="2014-05-06T15:42:00Z">
                                <w:rPr>
                                  <w:rFonts w:ascii="Cambria Math" w:hAnsi="Cambria Math"/>
                                  <w:szCs w:val="21"/>
                                </w:rPr>
                                <m:t>=</m:t>
                              </w:del>
                            </m:r>
                            <m:sSup>
                              <m:sSupPr>
                                <m:ctrlPr>
                                  <w:del w:id="39" w:author="Lu Guoqing" w:date="2014-05-06T15:42:00Z">
                                    <w:rPr>
                                      <w:rFonts w:ascii="Cambria Math" w:hAnsi="Cambria Math"/>
                                      <w:i/>
                                      <w:szCs w:val="21"/>
                                    </w:rPr>
                                  </w:del>
                                </m:ctrlPr>
                              </m:sSupPr>
                              <m:e>
                                <m:r>
                                  <w:del w:id="40" w:author="Lu Guoqing" w:date="2014-05-06T15:42:00Z">
                                    <w:rPr>
                                      <w:rFonts w:ascii="Cambria Math" w:hAnsi="Cambria Math"/>
                                      <w:szCs w:val="21"/>
                                    </w:rPr>
                                    <m:t>t</m:t>
                                  </w:del>
                                </m:r>
                              </m:e>
                              <m:sup>
                                <m:r>
                                  <w:del w:id="41" w:author="Lu Guoqing" w:date="2014-05-06T15:42:00Z">
                                    <w:rPr>
                                      <w:rFonts w:ascii="Cambria Math" w:hAnsi="Cambria Math"/>
                                      <w:szCs w:val="21"/>
                                    </w:rPr>
                                    <m:t>'</m:t>
                                  </w:del>
                                </m:r>
                              </m:sup>
                            </m:sSup>
                          </m:e>
                        </m:d>
                      </m:e>
                    </m:func>
                    <m:r>
                      <w:del w:id="42" w:author="Lu Guoqing" w:date="2014-05-06T15:42:00Z">
                        <w:rPr>
                          <w:rFonts w:ascii="Cambria Math" w:hAnsi="Cambria Math"/>
                          <w:szCs w:val="21"/>
                        </w:rPr>
                        <m:t>=1</m:t>
                      </w:del>
                    </m:r>
                  </m:e>
                </m:nary>
              </m:oMath>
            </m:oMathPara>
          </w:p>
        </w:tc>
        <w:tc>
          <w:tcPr>
            <w:tcW w:w="566" w:type="dxa"/>
            <w:vAlign w:val="center"/>
          </w:tcPr>
          <w:p w:rsidR="0083302F" w:rsidRPr="009B2E1A" w:rsidDel="00C3706F" w:rsidRDefault="0083302F" w:rsidP="00102D38">
            <w:pPr>
              <w:pStyle w:val="a0"/>
              <w:numPr>
                <w:ilvl w:val="0"/>
                <w:numId w:val="4"/>
              </w:numPr>
              <w:ind w:left="0" w:firstLineChars="0" w:firstLine="0"/>
              <w:jc w:val="right"/>
              <w:rPr>
                <w:del w:id="43" w:author="Lu Guoqing" w:date="2014-05-06T15:42:00Z"/>
                <w:szCs w:val="18"/>
              </w:rPr>
            </w:pPr>
          </w:p>
        </w:tc>
      </w:tr>
    </w:tbl>
    <w:p w:rsidR="00BA1965" w:rsidRPr="00EB4A5D" w:rsidDel="00C3706F" w:rsidRDefault="00BA1965" w:rsidP="00BA1965">
      <w:pPr>
        <w:pStyle w:val="a0"/>
        <w:numPr>
          <w:ilvl w:val="0"/>
          <w:numId w:val="3"/>
        </w:numPr>
        <w:ind w:firstLineChars="0" w:firstLine="374"/>
        <w:rPr>
          <w:del w:id="44" w:author="Lu Guoqing" w:date="2014-05-06T15:42:00Z"/>
          <w:sz w:val="21"/>
          <w:szCs w:val="21"/>
        </w:rPr>
      </w:pPr>
      <w:del w:id="45" w:author="Lu Guoqing" w:date="2014-05-06T15:42:00Z">
        <w:r w:rsidDel="00C3706F">
          <w:rPr>
            <w:rFonts w:hint="eastAsia"/>
            <w:sz w:val="21"/>
            <w:szCs w:val="21"/>
          </w:rPr>
          <w:delText>(</w:delText>
        </w:r>
        <w:r w:rsidR="005F6233" w:rsidDel="00C3706F">
          <w:rPr>
            <w:rFonts w:hint="eastAsia"/>
            <w:sz w:val="21"/>
            <w:szCs w:val="21"/>
          </w:rPr>
          <w:delText>局部变换</w:delText>
        </w:r>
        <m:oMath>
          <m:r>
            <w:rPr>
              <w:rFonts w:ascii="Cambria Math" w:hAnsi="Cambria Math"/>
              <w:kern w:val="20"/>
              <w:sz w:val="21"/>
            </w:rPr>
            <m:t>ε</m:t>
          </m:r>
        </m:oMath>
        <w:r w:rsidR="005F6233" w:rsidRPr="00D1206D" w:rsidDel="00C3706F">
          <w:rPr>
            <w:rFonts w:hint="eastAsia"/>
            <w:kern w:val="20"/>
            <w:sz w:val="21"/>
          </w:rPr>
          <w:delText>-</w:delText>
        </w:r>
        <w:r w:rsidR="005F6233" w:rsidRPr="00D1206D" w:rsidDel="00C3706F">
          <w:rPr>
            <w:rFonts w:hint="eastAsia"/>
            <w:kern w:val="20"/>
            <w:sz w:val="21"/>
          </w:rPr>
          <w:delText>差分隐私</w:delText>
        </w:r>
        <w:r w:rsidR="005F6233" w:rsidRPr="0083302F" w:rsidDel="00C3706F">
          <w:rPr>
            <w:rFonts w:hint="eastAsia"/>
            <w:sz w:val="21"/>
            <w:szCs w:val="21"/>
            <w:vertAlign w:val="superscript"/>
          </w:rPr>
          <w:delText>[</w:delText>
        </w:r>
        <w:r w:rsidR="00FA5D81" w:rsidDel="00C3706F">
          <w:rPr>
            <w:rFonts w:hint="eastAsia"/>
            <w:sz w:val="21"/>
            <w:szCs w:val="21"/>
            <w:vertAlign w:val="superscript"/>
          </w:rPr>
          <w:delText>10</w:delText>
        </w:r>
        <w:r w:rsidR="005F6233" w:rsidRPr="0083302F" w:rsidDel="00C3706F">
          <w:rPr>
            <w:rFonts w:hint="eastAsia"/>
            <w:sz w:val="21"/>
            <w:szCs w:val="21"/>
            <w:vertAlign w:val="superscript"/>
          </w:rPr>
          <w:delText>]</w:delText>
        </w:r>
        <w:r w:rsidDel="00C3706F">
          <w:rPr>
            <w:rFonts w:hint="eastAsia"/>
            <w:sz w:val="21"/>
            <w:szCs w:val="21"/>
          </w:rPr>
          <w:delText xml:space="preserve">) </w:delText>
        </w:r>
        <w:r w:rsidR="00EB4A5D" w:rsidDel="00C3706F">
          <w:rPr>
            <w:rFonts w:hint="eastAsia"/>
            <w:sz w:val="21"/>
            <w:szCs w:val="21"/>
          </w:rPr>
          <w:delText>设一</w:delText>
        </w:r>
        <w:r w:rsidR="005F6233" w:rsidRPr="00EB4A5D" w:rsidDel="00C3706F">
          <w:rPr>
            <w:rFonts w:hint="eastAsia"/>
            <w:sz w:val="21"/>
            <w:szCs w:val="21"/>
          </w:rPr>
          <w:delText>局部变换</w:delText>
        </w:r>
        <m:oMath>
          <m:r>
            <w:rPr>
              <w:rFonts w:ascii="Cambria Math" w:hAnsi="Cambria Math"/>
              <w:sz w:val="21"/>
              <w:szCs w:val="21"/>
            </w:rPr>
            <m:t>r</m:t>
          </m:r>
        </m:oMath>
        <w:r w:rsidR="005F6233" w:rsidRPr="00EB4A5D" w:rsidDel="00C3706F">
          <w:rPr>
            <w:rFonts w:hint="eastAsia"/>
            <w:sz w:val="21"/>
            <w:szCs w:val="21"/>
          </w:rPr>
          <w:delText xml:space="preserve">, </w:delText>
        </w:r>
        <w:r w:rsidR="00EB4A5D" w:rsidDel="00C3706F">
          <w:rPr>
            <w:rFonts w:hint="eastAsia"/>
            <w:sz w:val="21"/>
            <w:szCs w:val="21"/>
          </w:rPr>
          <w:delText>对于</w:delText>
        </w:r>
        <w:r w:rsidR="000F5BE4" w:rsidRPr="00EB4A5D" w:rsidDel="00C3706F">
          <w:rPr>
            <w:rFonts w:hint="eastAsia"/>
            <w:sz w:val="21"/>
            <w:szCs w:val="21"/>
          </w:rPr>
          <w:delText>所有相邻数据集</w:delText>
        </w:r>
        <m:oMath>
          <m:r>
            <m:rPr>
              <m:sty m:val="p"/>
            </m:rPr>
            <w:rPr>
              <w:rFonts w:ascii="Cambria Math" w:hAnsi="Cambria Math"/>
              <w:sz w:val="21"/>
              <w:szCs w:val="21"/>
            </w:rPr>
            <m:t>τ</m:t>
          </m:r>
        </m:oMath>
        <w:r w:rsidR="000F5BE4" w:rsidRPr="00EB4A5D" w:rsidDel="00C3706F">
          <w:rPr>
            <w:rFonts w:hint="eastAsia"/>
            <w:sz w:val="21"/>
            <w:szCs w:val="21"/>
          </w:rPr>
          <w:delText>和</w:delText>
        </w:r>
        <w:bookmarkStart w:id="46" w:name="OLE_LINK21"/>
        <w:bookmarkStart w:id="47" w:name="OLE_LINK22"/>
        <m:oMath>
          <m:sSup>
            <m:sSupPr>
              <m:ctrlPr>
                <w:rPr>
                  <w:rFonts w:ascii="Cambria Math" w:hAnsi="Cambria Math"/>
                  <w:sz w:val="21"/>
                  <w:szCs w:val="21"/>
                </w:rPr>
              </m:ctrlPr>
            </m:sSupPr>
            <m:e>
              <m:r>
                <m:rPr>
                  <m:sty m:val="p"/>
                </m:rPr>
                <w:rPr>
                  <w:rFonts w:ascii="Cambria Math" w:hAnsi="Cambria Math"/>
                  <w:sz w:val="21"/>
                  <w:szCs w:val="21"/>
                </w:rPr>
                <m:t>τ</m:t>
              </m:r>
            </m:e>
            <m:sup>
              <m:r>
                <w:rPr>
                  <w:rFonts w:ascii="Cambria Math" w:hAnsi="Cambria Math"/>
                  <w:sz w:val="21"/>
                  <w:szCs w:val="21"/>
                </w:rPr>
                <m:t>'</m:t>
              </m:r>
            </m:sup>
          </m:sSup>
        </m:oMath>
        <w:bookmarkEnd w:id="46"/>
        <w:bookmarkEnd w:id="47"/>
        <w:r w:rsidR="000F5BE4" w:rsidRPr="00EB4A5D" w:rsidDel="00C3706F">
          <w:rPr>
            <w:rFonts w:hint="eastAsia"/>
            <w:sz w:val="21"/>
            <w:szCs w:val="21"/>
          </w:rPr>
          <w:delText xml:space="preserve">, </w:delText>
        </w:r>
        <w:r w:rsidR="00EB4A5D" w:rsidDel="00C3706F">
          <w:rPr>
            <w:rFonts w:hint="eastAsia"/>
            <w:sz w:val="21"/>
            <w:szCs w:val="21"/>
          </w:rPr>
          <w:delText>给定</w:delText>
        </w:r>
        <w:r w:rsidR="00EB4A5D" w:rsidRPr="00EB4A5D" w:rsidDel="00C3706F">
          <w:rPr>
            <w:rFonts w:hint="eastAsia"/>
            <w:kern w:val="20"/>
            <w:sz w:val="21"/>
            <w:szCs w:val="21"/>
          </w:rPr>
          <w:delText>隐私算法</w:delText>
        </w:r>
        <m:oMath>
          <m:r>
            <w:rPr>
              <w:rFonts w:ascii="Cambria Math" w:hAnsi="Cambria Math"/>
              <w:sz w:val="21"/>
              <w:szCs w:val="21"/>
            </w:rPr>
            <m:t>K</m:t>
          </m:r>
        </m:oMath>
        <w:r w:rsidR="00EB4A5D" w:rsidRPr="00D1206D" w:rsidDel="00C3706F">
          <w:rPr>
            <w:rFonts w:hint="eastAsia"/>
            <w:sz w:val="21"/>
          </w:rPr>
          <w:delText>提供</w:delText>
        </w:r>
        <m:oMath>
          <m:r>
            <w:rPr>
              <w:rFonts w:ascii="Cambria Math" w:hAnsi="Cambria Math"/>
              <w:kern w:val="20"/>
              <w:sz w:val="21"/>
            </w:rPr>
            <m:t>ε</m:t>
          </m:r>
        </m:oMath>
        <w:r w:rsidR="00EB4A5D" w:rsidRPr="00D1206D" w:rsidDel="00C3706F">
          <w:rPr>
            <w:rFonts w:hint="eastAsia"/>
            <w:kern w:val="20"/>
            <w:sz w:val="21"/>
          </w:rPr>
          <w:delText>-</w:delText>
        </w:r>
        <w:r w:rsidR="00EB4A5D" w:rsidRPr="00D1206D" w:rsidDel="00C3706F">
          <w:rPr>
            <w:rFonts w:hint="eastAsia"/>
            <w:kern w:val="20"/>
            <w:sz w:val="21"/>
          </w:rPr>
          <w:delText>差分隐私保护</w:delText>
        </w:r>
        <w:r w:rsidR="00EB4A5D" w:rsidDel="00C3706F">
          <w:rPr>
            <w:rFonts w:hint="eastAsia"/>
            <w:kern w:val="20"/>
            <w:sz w:val="21"/>
          </w:rPr>
          <w:delText xml:space="preserve">, </w:delText>
        </w:r>
        <w:r w:rsidR="00EB4A5D" w:rsidDel="00C3706F">
          <w:rPr>
            <w:rFonts w:hint="eastAsia"/>
            <w:kern w:val="20"/>
            <w:sz w:val="21"/>
          </w:rPr>
          <w:delText>则</w:delText>
        </w:r>
        <w:r w:rsidR="000F5BE4" w:rsidRPr="00EB4A5D" w:rsidDel="00C3706F">
          <w:rPr>
            <w:rFonts w:hint="eastAsia"/>
            <w:sz w:val="21"/>
            <w:szCs w:val="21"/>
          </w:rPr>
          <w:delText>对于所有</w:delText>
        </w:r>
        <w:r w:rsidR="000F5BE4" w:rsidRPr="00EB4A5D" w:rsidDel="00C3706F">
          <w:rPr>
            <w:rFonts w:hint="eastAsia"/>
            <w:i/>
            <w:sz w:val="21"/>
            <w:szCs w:val="21"/>
          </w:rPr>
          <w:delText>S</w:delText>
        </w:r>
        <m:oMath>
          <m:r>
            <m:rPr>
              <m:sty m:val="p"/>
            </m:rPr>
            <w:rPr>
              <w:rFonts w:ascii="Cambria Math" w:hAnsi="Cambria Math"/>
              <w:sz w:val="21"/>
              <w:szCs w:val="21"/>
            </w:rPr>
            <m:t>⊆</m:t>
          </m:r>
        </m:oMath>
        <w:r w:rsidR="000F5BE4" w:rsidRPr="00EB4A5D" w:rsidDel="00C3706F">
          <w:rPr>
            <w:rFonts w:hint="eastAsia"/>
            <w:i/>
            <w:sz w:val="21"/>
            <w:szCs w:val="21"/>
          </w:rPr>
          <w:delText>Range</w:delText>
        </w:r>
        <w:r w:rsidR="000F5BE4" w:rsidRPr="00EB4A5D" w:rsidDel="00C3706F">
          <w:rPr>
            <w:rFonts w:hint="eastAsia"/>
            <w:sz w:val="21"/>
            <w:szCs w:val="21"/>
          </w:rPr>
          <w:delText>(</w:delText>
        </w:r>
        <m:oMath>
          <m:r>
            <w:rPr>
              <w:rFonts w:ascii="Cambria Math" w:hAnsi="Cambria Math"/>
              <w:sz w:val="21"/>
              <w:szCs w:val="21"/>
            </w:rPr>
            <m:t>K</m:t>
          </m:r>
        </m:oMath>
        <w:r w:rsidR="000F5BE4" w:rsidRPr="00EB4A5D" w:rsidDel="00C3706F">
          <w:rPr>
            <w:rFonts w:hint="eastAsia"/>
            <w:sz w:val="21"/>
            <w:szCs w:val="21"/>
          </w:rPr>
          <w:delText xml:space="preserve">), </w:delText>
        </w:r>
        <w:r w:rsidR="000F5BE4" w:rsidRPr="00EB4A5D" w:rsidDel="00C3706F">
          <w:rPr>
            <w:rFonts w:hint="eastAsia"/>
            <w:sz w:val="21"/>
            <w:szCs w:val="21"/>
          </w:rPr>
          <w:delText>有</w:delText>
        </w:r>
      </w:del>
    </w:p>
    <w:tbl>
      <w:tblPr>
        <w:tblStyle w:val="af2"/>
        <w:tblW w:w="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66"/>
      </w:tblGrid>
      <w:tr w:rsidR="000F5BE4" w:rsidRPr="009B2E1A" w:rsidDel="00C3706F" w:rsidTr="005356BA">
        <w:trPr>
          <w:trHeight w:val="65"/>
          <w:del w:id="48" w:author="Lu Guoqing" w:date="2014-05-06T15:42:00Z"/>
        </w:trPr>
        <w:tc>
          <w:tcPr>
            <w:tcW w:w="4112" w:type="dxa"/>
            <w:vAlign w:val="center"/>
          </w:tcPr>
          <w:p w:rsidR="000F5BE4" w:rsidRPr="000F5BE4" w:rsidDel="00C3706F" w:rsidRDefault="000F5BE4" w:rsidP="000F5BE4">
            <w:pPr>
              <w:pStyle w:val="a0"/>
              <w:ind w:left="374" w:firstLineChars="0" w:firstLine="0"/>
              <w:jc w:val="center"/>
              <w:rPr>
                <w:del w:id="49" w:author="Lu Guoqing" w:date="2014-05-06T15:42:00Z"/>
                <w:kern w:val="20"/>
                <w:sz w:val="15"/>
                <w:szCs w:val="15"/>
              </w:rPr>
            </w:pPr>
            <m:oMathPara>
              <m:oMath>
                <m:r>
                  <w:del w:id="50" w:author="Lu Guoqing" w:date="2014-05-06T15:42:00Z">
                    <w:rPr>
                      <w:rFonts w:ascii="Cambria Math" w:hAnsi="Cambria Math"/>
                      <w:szCs w:val="15"/>
                    </w:rPr>
                    <m:t>Pr[K(r(</m:t>
                  </w:del>
                </m:r>
                <m:r>
                  <w:del w:id="51" w:author="Lu Guoqing" w:date="2014-05-06T15:42:00Z">
                    <m:rPr>
                      <m:sty m:val="p"/>
                    </m:rPr>
                    <w:rPr>
                      <w:rFonts w:ascii="Cambria Math" w:hAnsi="Cambria Math"/>
                      <w:szCs w:val="15"/>
                    </w:rPr>
                    <m:t>τ</m:t>
                  </w:del>
                </m:r>
                <m:r>
                  <w:del w:id="52" w:author="Lu Guoqing" w:date="2014-05-06T15:42:00Z">
                    <w:rPr>
                      <w:rFonts w:ascii="Cambria Math" w:hAnsi="Cambria Math"/>
                      <w:szCs w:val="15"/>
                    </w:rPr>
                    <m:t>))∈S]≤</m:t>
                  </w:del>
                </m:r>
                <m:sSup>
                  <m:sSupPr>
                    <m:ctrlPr>
                      <w:del w:id="53" w:author="Lu Guoqing" w:date="2014-05-06T15:42:00Z">
                        <w:rPr>
                          <w:rFonts w:ascii="Cambria Math" w:hAnsi="Cambria Math"/>
                          <w:i/>
                          <w:szCs w:val="15"/>
                        </w:rPr>
                      </w:del>
                    </m:ctrlPr>
                  </m:sSupPr>
                  <m:e>
                    <m:r>
                      <w:del w:id="54" w:author="Lu Guoqing" w:date="2014-05-06T15:42:00Z">
                        <w:rPr>
                          <w:rFonts w:ascii="Cambria Math" w:hAnsi="Cambria Math"/>
                          <w:szCs w:val="15"/>
                        </w:rPr>
                        <m:t>e</m:t>
                      </w:del>
                    </m:r>
                  </m:e>
                  <m:sup>
                    <m:r>
                      <w:del w:id="55" w:author="Lu Guoqing" w:date="2014-05-06T15:42:00Z">
                        <w:rPr>
                          <w:rFonts w:ascii="Cambria Math" w:hAnsi="Cambria Math"/>
                          <w:szCs w:val="15"/>
                        </w:rPr>
                        <m:t>ε</m:t>
                      </w:del>
                    </m:r>
                  </m:sup>
                </m:sSup>
                <m:r>
                  <w:del w:id="56" w:author="Lu Guoqing" w:date="2014-05-06T15:42:00Z">
                    <w:rPr>
                      <w:rFonts w:ascii="Cambria Math" w:hAnsi="Cambria Math"/>
                      <w:szCs w:val="15"/>
                    </w:rPr>
                    <m:t>∙Pr⁡[K(r(</m:t>
                  </w:del>
                </m:r>
                <m:sSup>
                  <m:sSupPr>
                    <m:ctrlPr>
                      <w:del w:id="57" w:author="Lu Guoqing" w:date="2014-05-06T15:42:00Z">
                        <w:rPr>
                          <w:rFonts w:ascii="Cambria Math" w:hAnsi="Cambria Math"/>
                          <w:szCs w:val="15"/>
                        </w:rPr>
                      </w:del>
                    </m:ctrlPr>
                  </m:sSupPr>
                  <m:e>
                    <m:r>
                      <w:del w:id="58" w:author="Lu Guoqing" w:date="2014-05-06T15:42:00Z">
                        <m:rPr>
                          <m:sty m:val="p"/>
                        </m:rPr>
                        <w:rPr>
                          <w:rFonts w:ascii="Cambria Math" w:hAnsi="Cambria Math"/>
                          <w:szCs w:val="15"/>
                        </w:rPr>
                        <m:t>τ</m:t>
                      </w:del>
                    </m:r>
                  </m:e>
                  <m:sup>
                    <m:r>
                      <w:del w:id="59" w:author="Lu Guoqing" w:date="2014-05-06T15:42:00Z">
                        <w:rPr>
                          <w:rFonts w:ascii="Cambria Math" w:hAnsi="Cambria Math"/>
                          <w:szCs w:val="15"/>
                        </w:rPr>
                        <m:t>'</m:t>
                      </w:del>
                    </m:r>
                  </m:sup>
                </m:sSup>
                <m:r>
                  <w:del w:id="60" w:author="Lu Guoqing" w:date="2014-05-06T15:42:00Z">
                    <w:rPr>
                      <w:rFonts w:ascii="Cambria Math" w:hAnsi="Cambria Math"/>
                      <w:szCs w:val="15"/>
                    </w:rPr>
                    <m:t>))∈S]</m:t>
                  </w:del>
                </m:r>
              </m:oMath>
            </m:oMathPara>
          </w:p>
        </w:tc>
        <w:tc>
          <w:tcPr>
            <w:tcW w:w="566" w:type="dxa"/>
            <w:vAlign w:val="center"/>
          </w:tcPr>
          <w:p w:rsidR="000F5BE4" w:rsidRPr="009B2E1A" w:rsidDel="00C3706F" w:rsidRDefault="000F5BE4" w:rsidP="00102D38">
            <w:pPr>
              <w:pStyle w:val="a0"/>
              <w:numPr>
                <w:ilvl w:val="0"/>
                <w:numId w:val="4"/>
              </w:numPr>
              <w:ind w:left="0" w:firstLineChars="0" w:firstLine="0"/>
              <w:jc w:val="right"/>
              <w:rPr>
                <w:del w:id="61" w:author="Lu Guoqing" w:date="2014-05-06T15:42:00Z"/>
                <w:szCs w:val="18"/>
              </w:rPr>
            </w:pPr>
          </w:p>
        </w:tc>
      </w:tr>
    </w:tbl>
    <w:p w:rsidR="002202F0" w:rsidRDefault="00761327" w:rsidP="000B1924">
      <w:pPr>
        <w:pStyle w:val="a0"/>
        <w:spacing w:afterLines="25" w:after="78"/>
        <w:ind w:leftChars="50" w:left="90" w:firstLineChars="150" w:firstLine="315"/>
        <w:rPr>
          <w:sz w:val="21"/>
        </w:rPr>
      </w:pPr>
      <w:r w:rsidRPr="00863E02">
        <w:rPr>
          <w:rFonts w:hint="eastAsia"/>
          <w:sz w:val="21"/>
        </w:rPr>
        <w:t>TrancatedSeqDB</w:t>
      </w:r>
      <w:r w:rsidR="00942795" w:rsidRPr="000616A8">
        <w:rPr>
          <w:rFonts w:hint="eastAsia"/>
          <w:sz w:val="21"/>
        </w:rPr>
        <w:t>过程算法描述如下</w:t>
      </w:r>
      <w:r w:rsidR="00942795" w:rsidRPr="000616A8">
        <w:rPr>
          <w:rFonts w:hint="eastAsia"/>
          <w:sz w:val="21"/>
        </w:rPr>
        <w:t>:</w:t>
      </w:r>
    </w:p>
    <w:tbl>
      <w:tblPr>
        <w:tblW w:w="4678" w:type="dxa"/>
        <w:tblInd w:w="108" w:type="dxa"/>
        <w:tblBorders>
          <w:top w:val="single" w:sz="4" w:space="0" w:color="auto"/>
          <w:bottom w:val="single" w:sz="4" w:space="0" w:color="auto"/>
          <w:insideV w:val="single" w:sz="4" w:space="0" w:color="auto"/>
        </w:tblBorders>
        <w:tblLook w:val="04A0" w:firstRow="1" w:lastRow="0" w:firstColumn="1" w:lastColumn="0" w:noHBand="0" w:noVBand="1"/>
      </w:tblPr>
      <w:tblGrid>
        <w:gridCol w:w="4678"/>
      </w:tblGrid>
      <w:tr w:rsidR="00FE15D0" w:rsidRPr="004E4AE1" w:rsidTr="006300AE">
        <w:trPr>
          <w:trHeight w:val="161"/>
        </w:trPr>
        <w:tc>
          <w:tcPr>
            <w:tcW w:w="4678" w:type="dxa"/>
            <w:tcBorders>
              <w:top w:val="single" w:sz="12" w:space="0" w:color="auto"/>
              <w:bottom w:val="single" w:sz="4" w:space="0" w:color="auto"/>
            </w:tcBorders>
            <w:shd w:val="clear" w:color="auto" w:fill="auto"/>
            <w:vAlign w:val="center"/>
          </w:tcPr>
          <w:p w:rsidR="00FE15D0" w:rsidRPr="00A3603F" w:rsidRDefault="00FE15D0" w:rsidP="003B5BD5">
            <w:pPr>
              <w:pStyle w:val="a0"/>
              <w:numPr>
                <w:ilvl w:val="0"/>
                <w:numId w:val="13"/>
              </w:numPr>
              <w:snapToGrid w:val="0"/>
              <w:spacing w:beforeLines="15" w:before="46" w:afterLines="15" w:after="46"/>
              <w:ind w:firstLineChars="0"/>
              <w:rPr>
                <w:sz w:val="15"/>
              </w:rPr>
            </w:pPr>
            <w:r w:rsidRPr="00A3603F">
              <w:rPr>
                <w:rFonts w:hint="eastAsia"/>
                <w:b/>
                <w:i/>
                <w:sz w:val="15"/>
              </w:rPr>
              <w:lastRenderedPageBreak/>
              <w:t>TrancatedSeqDatabase</w:t>
            </w:r>
            <w:r w:rsidRPr="00A3603F">
              <w:rPr>
                <w:rFonts w:hint="eastAsia"/>
                <w:sz w:val="15"/>
              </w:rPr>
              <w:t>(</w:t>
            </w:r>
            <w:r w:rsidRPr="00A3603F">
              <w:rPr>
                <w:rFonts w:hint="eastAsia"/>
                <w:i/>
                <w:sz w:val="15"/>
              </w:rPr>
              <w:t>DB</w:t>
            </w:r>
            <w:r w:rsidRPr="00A3603F">
              <w:rPr>
                <w:rFonts w:hint="eastAsia"/>
                <w:sz w:val="15"/>
              </w:rPr>
              <w:t>,</w:t>
            </w:r>
            <w:r w:rsidR="009027EA" w:rsidRPr="009027EA">
              <w:rPr>
                <w:position w:val="-8"/>
                <w:sz w:val="15"/>
              </w:rPr>
              <w:object w:dxaOrig="180" w:dyaOrig="240">
                <v:shape id="_x0000_i1105" type="#_x0000_t75" style="width:9pt;height:12pt" o:ole="">
                  <v:imagedata r:id="rId173" o:title=""/>
                </v:shape>
                <o:OLEObject Type="Embed" ProgID="Equation.DSMT4" ShapeID="_x0000_i1105" DrawAspect="Content" ObjectID="_1461351656" r:id="rId174"/>
              </w:object>
            </w:r>
            <w:r w:rsidRPr="00A3603F">
              <w:rPr>
                <w:rFonts w:hint="eastAsia"/>
                <w:sz w:val="15"/>
              </w:rPr>
              <w:t>)</w:t>
            </w:r>
          </w:p>
        </w:tc>
      </w:tr>
      <w:tr w:rsidR="00FE15D0" w:rsidRPr="004E4AE1" w:rsidTr="006300AE">
        <w:trPr>
          <w:trHeight w:val="177"/>
        </w:trPr>
        <w:tc>
          <w:tcPr>
            <w:tcW w:w="4678" w:type="dxa"/>
            <w:tcBorders>
              <w:top w:val="single" w:sz="4" w:space="0" w:color="auto"/>
              <w:bottom w:val="nil"/>
            </w:tcBorders>
            <w:shd w:val="clear" w:color="auto" w:fill="auto"/>
          </w:tcPr>
          <w:p w:rsidR="00FE15D0" w:rsidRPr="00A3603F" w:rsidRDefault="00FE15D0" w:rsidP="009027EA">
            <w:pPr>
              <w:pStyle w:val="a0"/>
              <w:snapToGrid w:val="0"/>
              <w:ind w:firstLineChars="0" w:firstLine="0"/>
              <w:rPr>
                <w:sz w:val="15"/>
              </w:rPr>
            </w:pPr>
            <w:r w:rsidRPr="00A3603F">
              <w:rPr>
                <w:rFonts w:hint="eastAsia"/>
                <w:b/>
                <w:sz w:val="15"/>
              </w:rPr>
              <w:t>输入</w:t>
            </w:r>
            <w:r w:rsidRPr="00A3603F">
              <w:rPr>
                <w:rFonts w:hint="eastAsia"/>
                <w:b/>
                <w:sz w:val="15"/>
              </w:rPr>
              <w:t xml:space="preserve">: </w:t>
            </w:r>
            <w:r w:rsidRPr="00A3603F">
              <w:rPr>
                <w:rFonts w:hint="eastAsia"/>
                <w:sz w:val="15"/>
              </w:rPr>
              <w:t>序列数据库</w:t>
            </w:r>
            <w:r w:rsidR="009027EA" w:rsidRPr="009027EA">
              <w:rPr>
                <w:position w:val="-4"/>
                <w:sz w:val="15"/>
              </w:rPr>
              <w:object w:dxaOrig="279" w:dyaOrig="180">
                <v:shape id="_x0000_i1106" type="#_x0000_t75" style="width:14.5pt;height:9pt" o:ole="">
                  <v:imagedata r:id="rId175" o:title=""/>
                </v:shape>
                <o:OLEObject Type="Embed" ProgID="Equation.DSMT4" ShapeID="_x0000_i1106" DrawAspect="Content" ObjectID="_1461351657" r:id="rId176"/>
              </w:object>
            </w:r>
          </w:p>
        </w:tc>
      </w:tr>
      <w:tr w:rsidR="00FE15D0" w:rsidRPr="004E4AE1" w:rsidTr="006300AE">
        <w:trPr>
          <w:trHeight w:val="177"/>
        </w:trPr>
        <w:tc>
          <w:tcPr>
            <w:tcW w:w="4678" w:type="dxa"/>
            <w:tcBorders>
              <w:top w:val="nil"/>
            </w:tcBorders>
            <w:shd w:val="clear" w:color="auto" w:fill="auto"/>
          </w:tcPr>
          <w:p w:rsidR="00FE15D0" w:rsidRPr="00A3603F" w:rsidRDefault="00FE15D0" w:rsidP="009027EA">
            <w:pPr>
              <w:snapToGrid w:val="0"/>
              <w:rPr>
                <w:sz w:val="15"/>
              </w:rPr>
            </w:pPr>
            <w:r w:rsidRPr="00A3603F">
              <w:rPr>
                <w:rFonts w:hint="eastAsia"/>
                <w:b/>
                <w:sz w:val="15"/>
              </w:rPr>
              <w:t>输入</w:t>
            </w:r>
            <w:r w:rsidRPr="00A3603F">
              <w:rPr>
                <w:rFonts w:hint="eastAsia"/>
                <w:b/>
                <w:sz w:val="15"/>
              </w:rPr>
              <w:t xml:space="preserve">: </w:t>
            </w:r>
            <w:r w:rsidRPr="00A3603F">
              <w:rPr>
                <w:rFonts w:hint="eastAsia"/>
                <w:sz w:val="15"/>
              </w:rPr>
              <w:t>隐私预算</w:t>
            </w:r>
            <w:r w:rsidR="009027EA" w:rsidRPr="009027EA">
              <w:rPr>
                <w:position w:val="-8"/>
                <w:sz w:val="15"/>
              </w:rPr>
              <w:object w:dxaOrig="180" w:dyaOrig="240">
                <v:shape id="_x0000_i1107" type="#_x0000_t75" style="width:9pt;height:12pt" o:ole="">
                  <v:imagedata r:id="rId177" o:title=""/>
                </v:shape>
                <o:OLEObject Type="Embed" ProgID="Equation.DSMT4" ShapeID="_x0000_i1107" DrawAspect="Content" ObjectID="_1461351658" r:id="rId178"/>
              </w:object>
            </w:r>
          </w:p>
        </w:tc>
      </w:tr>
      <w:tr w:rsidR="00FE15D0" w:rsidRPr="004E4AE1" w:rsidTr="006300AE">
        <w:trPr>
          <w:trHeight w:val="173"/>
        </w:trPr>
        <w:tc>
          <w:tcPr>
            <w:tcW w:w="4678" w:type="dxa"/>
            <w:shd w:val="clear" w:color="auto" w:fill="auto"/>
          </w:tcPr>
          <w:p w:rsidR="00FE15D0" w:rsidRPr="00A3603F" w:rsidRDefault="00FE15D0" w:rsidP="009027EA">
            <w:pPr>
              <w:pStyle w:val="a0"/>
              <w:snapToGrid w:val="0"/>
              <w:ind w:firstLineChars="0" w:firstLine="0"/>
              <w:rPr>
                <w:b/>
                <w:sz w:val="15"/>
              </w:rPr>
            </w:pPr>
            <w:r w:rsidRPr="00A3603F">
              <w:rPr>
                <w:rFonts w:hint="eastAsia"/>
                <w:b/>
                <w:sz w:val="15"/>
              </w:rPr>
              <w:t>输出</w:t>
            </w:r>
            <w:r w:rsidRPr="00A3603F">
              <w:rPr>
                <w:rFonts w:hint="eastAsia"/>
                <w:b/>
                <w:sz w:val="15"/>
              </w:rPr>
              <w:t xml:space="preserve">: </w:t>
            </w:r>
            <w:r w:rsidRPr="00A3603F">
              <w:rPr>
                <w:rFonts w:hint="eastAsia"/>
                <w:sz w:val="15"/>
              </w:rPr>
              <w:t>规约序列数据集</w:t>
            </w:r>
            <w:r w:rsidR="009027EA" w:rsidRPr="009027EA">
              <w:rPr>
                <w:position w:val="-4"/>
                <w:sz w:val="15"/>
              </w:rPr>
              <w:object w:dxaOrig="279" w:dyaOrig="220">
                <v:shape id="_x0000_i1108" type="#_x0000_t75" style="width:14.5pt;height:11.5pt" o:ole="">
                  <v:imagedata r:id="rId179" o:title=""/>
                </v:shape>
                <o:OLEObject Type="Embed" ProgID="Equation.DSMT4" ShapeID="_x0000_i1108" DrawAspect="Content" ObjectID="_1461351659" r:id="rId180"/>
              </w:object>
            </w: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sz w:val="15"/>
              </w:rPr>
              <w:t>最优序列长度</w:t>
            </w:r>
            <w:r w:rsidR="009027EA" w:rsidRPr="009027EA">
              <w:rPr>
                <w:position w:val="-10"/>
                <w:sz w:val="15"/>
              </w:rPr>
              <w:object w:dxaOrig="1820" w:dyaOrig="260">
                <v:shape id="_x0000_i1109" type="#_x0000_t75" style="width:90.5pt;height:13pt" o:ole="">
                  <v:imagedata r:id="rId181" o:title=""/>
                </v:shape>
                <o:OLEObject Type="Embed" ProgID="Equation.DSMT4" ShapeID="_x0000_i1109" DrawAspect="Content" ObjectID="_1461351660" r:id="rId182"/>
              </w:object>
            </w:r>
            <w:r w:rsidRPr="00A3603F">
              <w:rPr>
                <w:rFonts w:hint="eastAsia"/>
                <w:sz w:val="15"/>
              </w:rPr>
              <w:t>;</w:t>
            </w:r>
          </w:p>
        </w:tc>
      </w:tr>
      <w:tr w:rsidR="00FE15D0" w:rsidRPr="004E4AE1" w:rsidTr="006300AE">
        <w:trPr>
          <w:trHeight w:val="173"/>
        </w:trPr>
        <w:tc>
          <w:tcPr>
            <w:tcW w:w="4678" w:type="dxa"/>
            <w:shd w:val="clear" w:color="auto" w:fill="auto"/>
          </w:tcPr>
          <w:p w:rsidR="00FE15D0" w:rsidRPr="00A3603F" w:rsidRDefault="009027EA" w:rsidP="003B5BD5">
            <w:pPr>
              <w:pStyle w:val="a0"/>
              <w:numPr>
                <w:ilvl w:val="0"/>
                <w:numId w:val="14"/>
              </w:numPr>
              <w:snapToGrid w:val="0"/>
              <w:spacing w:line="180" w:lineRule="auto"/>
              <w:ind w:firstLineChars="0"/>
              <w:jc w:val="left"/>
              <w:rPr>
                <w:sz w:val="15"/>
              </w:rPr>
            </w:pPr>
            <w:r w:rsidRPr="009027EA">
              <w:rPr>
                <w:position w:val="-4"/>
                <w:sz w:val="15"/>
              </w:rPr>
              <w:object w:dxaOrig="520" w:dyaOrig="220">
                <v:shape id="_x0000_i1110" type="#_x0000_t75" style="width:26.5pt;height:11.5pt" o:ole="">
                  <v:imagedata r:id="rId183" o:title=""/>
                </v:shape>
                <o:OLEObject Type="Embed" ProgID="Equation.DSMT4" ShapeID="_x0000_i1110" DrawAspect="Content" ObjectID="_1461351661" r:id="rId184"/>
              </w:object>
            </w:r>
            <w:r w:rsidR="00FE15D0" w:rsidRPr="00A3603F">
              <w:rPr>
                <w:rFonts w:hint="eastAsia"/>
                <w:sz w:val="15"/>
              </w:rPr>
              <w:t>;</w:t>
            </w: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ind w:firstLineChars="0"/>
              <w:jc w:val="left"/>
              <w:rPr>
                <w:sz w:val="15"/>
              </w:rPr>
            </w:pPr>
            <w:r w:rsidRPr="00A3603F">
              <w:rPr>
                <w:rFonts w:hint="eastAsia"/>
                <w:b/>
                <w:sz w:val="15"/>
              </w:rPr>
              <w:t>for each</w:t>
            </w:r>
            <w:r w:rsidRPr="00A3603F">
              <w:rPr>
                <w:rFonts w:hint="eastAsia"/>
                <w:sz w:val="15"/>
              </w:rPr>
              <w:t xml:space="preserve"> </w:t>
            </w:r>
            <w:r w:rsidRPr="00A3603F">
              <w:rPr>
                <w:rFonts w:hint="eastAsia"/>
                <w:sz w:val="15"/>
              </w:rPr>
              <w:t>序列记录</w:t>
            </w:r>
            <w:r w:rsidR="009027EA" w:rsidRPr="009027EA">
              <w:rPr>
                <w:position w:val="-4"/>
                <w:sz w:val="15"/>
              </w:rPr>
              <w:object w:dxaOrig="380" w:dyaOrig="180">
                <v:shape id="_x0000_i1111" type="#_x0000_t75" style="width:19pt;height:9pt" o:ole="">
                  <v:imagedata r:id="rId185" o:title=""/>
                </v:shape>
                <o:OLEObject Type="Embed" ProgID="Equation.DSMT4" ShapeID="_x0000_i1111" DrawAspect="Content" ObjectID="_1461351662" r:id="rId186"/>
              </w:object>
            </w: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sz w:val="15"/>
              </w:rPr>
              <w:t xml:space="preserve">  </w:t>
            </w:r>
            <w:r w:rsidRPr="00A3603F">
              <w:rPr>
                <w:rFonts w:hint="eastAsia"/>
                <w:sz w:val="15"/>
              </w:rPr>
              <w:t>截断序列记录保留前</w:t>
            </w:r>
            <w:r w:rsidR="009027EA" w:rsidRPr="009027EA">
              <w:rPr>
                <w:position w:val="-10"/>
                <w:sz w:val="15"/>
              </w:rPr>
              <w:object w:dxaOrig="220" w:dyaOrig="260">
                <v:shape id="_x0000_i1112" type="#_x0000_t75" style="width:11.5pt;height:13pt" o:ole="">
                  <v:imagedata r:id="rId187" o:title=""/>
                </v:shape>
                <o:OLEObject Type="Embed" ProgID="Equation.DSMT4" ShapeID="_x0000_i1112" DrawAspect="Content" ObjectID="_1461351663" r:id="rId188"/>
              </w:object>
            </w:r>
            <w:r w:rsidRPr="00A3603F">
              <w:rPr>
                <w:sz w:val="15"/>
              </w:rPr>
              <w:fldChar w:fldCharType="begin"/>
            </w:r>
            <w:r w:rsidRPr="00A3603F">
              <w:rPr>
                <w:sz w:val="15"/>
              </w:rPr>
              <w:instrText xml:space="preserve"> QUOTE </w:instrText>
            </w:r>
            <m:oMath>
              <m:sSub>
                <m:sSubPr>
                  <m:ctrlPr>
                    <w:rPr>
                      <w:rFonts w:ascii="Cambria Math" w:hAnsi="Cambria Math"/>
                      <w:sz w:val="15"/>
                      <w:szCs w:val="21"/>
                    </w:rPr>
                  </m:ctrlPr>
                </m:sSubPr>
                <m:e>
                  <m:r>
                    <m:rPr>
                      <m:sty m:val="p"/>
                    </m:rPr>
                    <w:rPr>
                      <w:rFonts w:ascii="Cambria Math" w:hAnsi="Cambria Math" w:hint="eastAsia"/>
                      <w:sz w:val="15"/>
                      <w:szCs w:val="21"/>
                    </w:rPr>
                    <m:t>l</m:t>
                  </m:r>
                </m:e>
                <m:sub>
                  <m:r>
                    <m:rPr>
                      <m:sty m:val="p"/>
                    </m:rPr>
                    <w:rPr>
                      <w:rFonts w:ascii="Cambria Math" w:hAnsi="Cambria Math" w:hint="eastAsia"/>
                      <w:sz w:val="15"/>
                      <w:szCs w:val="21"/>
                      <w:vertAlign w:val="subscript"/>
                    </w:rPr>
                    <m:t>opt</m:t>
                  </m:r>
                </m:sub>
              </m:sSub>
            </m:oMath>
            <w:r w:rsidRPr="00A3603F">
              <w:rPr>
                <w:sz w:val="15"/>
              </w:rPr>
              <w:instrText xml:space="preserve"> </w:instrText>
            </w:r>
            <w:r w:rsidRPr="00A3603F">
              <w:rPr>
                <w:sz w:val="15"/>
              </w:rPr>
              <w:fldChar w:fldCharType="end"/>
            </w:r>
            <w:r w:rsidRPr="00A3603F">
              <w:rPr>
                <w:rFonts w:hint="eastAsia"/>
                <w:sz w:val="15"/>
              </w:rPr>
              <w:t>项并添加到</w:t>
            </w:r>
            <w:r w:rsidR="009027EA" w:rsidRPr="009027EA">
              <w:rPr>
                <w:position w:val="-4"/>
                <w:sz w:val="15"/>
              </w:rPr>
              <w:object w:dxaOrig="279" w:dyaOrig="220">
                <v:shape id="_x0000_i1113" type="#_x0000_t75" style="width:14.5pt;height:11.5pt" o:ole="">
                  <v:imagedata r:id="rId189" o:title=""/>
                </v:shape>
                <o:OLEObject Type="Embed" ProgID="Equation.DSMT4" ShapeID="_x0000_i1113" DrawAspect="Content" ObjectID="_1461351664" r:id="rId190"/>
              </w:object>
            </w:r>
            <w:r w:rsidRPr="00A3603F">
              <w:rPr>
                <w:rFonts w:hint="eastAsia"/>
                <w:sz w:val="15"/>
              </w:rPr>
              <w:t>;</w:t>
            </w: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b/>
                <w:sz w:val="15"/>
              </w:rPr>
            </w:pPr>
            <w:r w:rsidRPr="00A3603F">
              <w:rPr>
                <w:rFonts w:hint="eastAsia"/>
                <w:b/>
                <w:sz w:val="15"/>
              </w:rPr>
              <w:t>end for</w:t>
            </w: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b/>
                <w:sz w:val="15"/>
              </w:rPr>
              <w:t>return</w:t>
            </w:r>
            <w:r w:rsidRPr="00A3603F">
              <w:rPr>
                <w:rFonts w:hint="eastAsia"/>
                <w:sz w:val="15"/>
              </w:rPr>
              <w:t xml:space="preserve"> </w:t>
            </w:r>
            <w:r w:rsidR="009027EA" w:rsidRPr="009027EA">
              <w:rPr>
                <w:position w:val="-4"/>
                <w:sz w:val="15"/>
              </w:rPr>
              <w:object w:dxaOrig="279" w:dyaOrig="220">
                <v:shape id="_x0000_i1114" type="#_x0000_t75" style="width:14.5pt;height:11.5pt" o:ole="">
                  <v:imagedata r:id="rId191" o:title=""/>
                </v:shape>
                <o:OLEObject Type="Embed" ProgID="Equation.DSMT4" ShapeID="_x0000_i1114" DrawAspect="Content" ObjectID="_1461351665" r:id="rId192"/>
              </w:object>
            </w:r>
            <w:r w:rsidRPr="00A3603F">
              <w:rPr>
                <w:rFonts w:hint="eastAsia"/>
                <w:sz w:val="15"/>
              </w:rPr>
              <w:t>,</w:t>
            </w:r>
            <w:r w:rsidR="009027EA" w:rsidRPr="009027EA">
              <w:rPr>
                <w:position w:val="-10"/>
                <w:sz w:val="15"/>
              </w:rPr>
              <w:object w:dxaOrig="220" w:dyaOrig="260">
                <v:shape id="_x0000_i1115" type="#_x0000_t75" style="width:11.5pt;height:13pt" o:ole="">
                  <v:imagedata r:id="rId193" o:title=""/>
                </v:shape>
                <o:OLEObject Type="Embed" ProgID="Equation.DSMT4" ShapeID="_x0000_i1115" DrawAspect="Content" ObjectID="_1461351666" r:id="rId194"/>
              </w:object>
            </w:r>
            <w:r w:rsidRPr="00A3603F">
              <w:rPr>
                <w:rFonts w:hint="eastAsia"/>
                <w:sz w:val="15"/>
                <w:szCs w:val="21"/>
              </w:rPr>
              <w:t>;</w:t>
            </w:r>
          </w:p>
        </w:tc>
      </w:tr>
      <w:tr w:rsidR="00FE15D0" w:rsidRPr="004E4AE1" w:rsidTr="006300AE">
        <w:trPr>
          <w:trHeight w:val="173"/>
        </w:trPr>
        <w:tc>
          <w:tcPr>
            <w:tcW w:w="4678" w:type="dxa"/>
            <w:shd w:val="clear" w:color="auto" w:fill="auto"/>
          </w:tcPr>
          <w:p w:rsidR="00FE15D0" w:rsidRPr="00A3603F" w:rsidRDefault="00FE15D0" w:rsidP="00B654CB">
            <w:pPr>
              <w:pStyle w:val="a0"/>
              <w:snapToGrid w:val="0"/>
              <w:ind w:left="113" w:firstLineChars="0" w:firstLine="0"/>
              <w:jc w:val="left"/>
              <w:rPr>
                <w:sz w:val="15"/>
              </w:rPr>
            </w:pPr>
          </w:p>
        </w:tc>
      </w:tr>
      <w:tr w:rsidR="00FE15D0" w:rsidRPr="004E4AE1" w:rsidTr="006300AE">
        <w:trPr>
          <w:trHeight w:val="173"/>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b/>
                <w:sz w:val="15"/>
              </w:rPr>
              <w:t>function</w:t>
            </w:r>
            <w:r w:rsidRPr="00A3603F">
              <w:rPr>
                <w:rFonts w:hint="eastAsia"/>
                <w:sz w:val="15"/>
              </w:rPr>
              <w:t xml:space="preserve"> </w:t>
            </w:r>
            <w:r w:rsidRPr="00A3603F">
              <w:rPr>
                <w:rFonts w:hint="eastAsia"/>
                <w:i/>
                <w:sz w:val="15"/>
              </w:rPr>
              <w:t>GetOptSeqLength</w:t>
            </w:r>
            <w:r w:rsidRPr="00A3603F">
              <w:rPr>
                <w:rFonts w:hint="eastAsia"/>
                <w:sz w:val="15"/>
              </w:rPr>
              <w:t>(</w:t>
            </w:r>
            <w:r w:rsidRPr="00A3603F">
              <w:rPr>
                <w:rFonts w:hint="eastAsia"/>
                <w:i/>
                <w:sz w:val="15"/>
              </w:rPr>
              <w:t>DB,</w:t>
            </w:r>
            <w:r w:rsidR="009027EA" w:rsidRPr="009027EA">
              <w:rPr>
                <w:i/>
                <w:position w:val="-8"/>
                <w:sz w:val="15"/>
              </w:rPr>
              <w:object w:dxaOrig="180" w:dyaOrig="240">
                <v:shape id="_x0000_i1116" type="#_x0000_t75" style="width:9pt;height:12pt" o:ole="">
                  <v:imagedata r:id="rId195" o:title=""/>
                </v:shape>
                <o:OLEObject Type="Embed" ProgID="Equation.DSMT4" ShapeID="_x0000_i1116" DrawAspect="Content" ObjectID="_1461351667" r:id="rId196"/>
              </w:object>
            </w:r>
            <w:r w:rsidRPr="00A3603F">
              <w:rPr>
                <w:rFonts w:hint="eastAsia"/>
                <w:sz w:val="15"/>
              </w:rPr>
              <w:t>)</w:t>
            </w:r>
          </w:p>
        </w:tc>
      </w:tr>
      <w:tr w:rsidR="00FE15D0" w:rsidRPr="004E4AE1" w:rsidTr="006300AE">
        <w:trPr>
          <w:trHeight w:val="124"/>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sz w:val="15"/>
              </w:rPr>
              <w:t xml:space="preserve">  </w:t>
            </w:r>
            <w:r w:rsidR="009027EA" w:rsidRPr="009027EA">
              <w:rPr>
                <w:position w:val="-10"/>
                <w:sz w:val="15"/>
              </w:rPr>
              <w:object w:dxaOrig="2720" w:dyaOrig="260">
                <v:shape id="_x0000_i1117" type="#_x0000_t75" style="width:135.5pt;height:13pt" o:ole="">
                  <v:imagedata r:id="rId197" o:title=""/>
                </v:shape>
                <o:OLEObject Type="Embed" ProgID="Equation.DSMT4" ShapeID="_x0000_i1117" DrawAspect="Content" ObjectID="_1461351668" r:id="rId198"/>
              </w:object>
            </w:r>
          </w:p>
        </w:tc>
      </w:tr>
      <w:tr w:rsidR="00FE15D0" w:rsidRPr="004E4AE1" w:rsidTr="006300AE">
        <w:trPr>
          <w:trHeight w:val="124"/>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i/>
                <w:sz w:val="15"/>
              </w:rPr>
              <w:t xml:space="preserve">  </w:t>
            </w:r>
            <w:commentRangeStart w:id="62"/>
            <w:r w:rsidR="009027EA" w:rsidRPr="009027EA">
              <w:rPr>
                <w:i/>
                <w:position w:val="-10"/>
                <w:sz w:val="15"/>
              </w:rPr>
              <w:object w:dxaOrig="400" w:dyaOrig="260">
                <v:shape id="_x0000_i1118" type="#_x0000_t75" style="width:20.5pt;height:13pt" o:ole="">
                  <v:imagedata r:id="rId199" o:title=""/>
                </v:shape>
                <o:OLEObject Type="Embed" ProgID="Equation.DSMT4" ShapeID="_x0000_i1118" DrawAspect="Content" ObjectID="_1461351669" r:id="rId200"/>
              </w:object>
            </w:r>
            <w:r w:rsidRPr="00A3603F">
              <w:rPr>
                <w:rFonts w:hint="eastAsia"/>
                <w:sz w:val="15"/>
              </w:rPr>
              <w:t>满足不等式</w:t>
            </w:r>
            <w:r w:rsidR="005356BA" w:rsidRPr="009027EA">
              <w:rPr>
                <w:position w:val="-10"/>
                <w:sz w:val="15"/>
              </w:rPr>
              <w:object w:dxaOrig="859" w:dyaOrig="300">
                <v:shape id="_x0000_i1119" type="#_x0000_t75" style="width:42.5pt;height:15pt" o:ole="">
                  <v:imagedata r:id="rId201" o:title=""/>
                </v:shape>
                <o:OLEObject Type="Embed" ProgID="Equation.DSMT4" ShapeID="_x0000_i1119" DrawAspect="Content" ObjectID="_1461351670" r:id="rId202"/>
              </w:object>
            </w:r>
            <w:r w:rsidRPr="00A3603F">
              <w:rPr>
                <w:rFonts w:hint="eastAsia"/>
                <w:sz w:val="15"/>
              </w:rPr>
              <w:t>的最小整数</w:t>
            </w:r>
            <w:r w:rsidR="009027EA" w:rsidRPr="009027EA">
              <w:rPr>
                <w:position w:val="-6"/>
                <w:sz w:val="15"/>
              </w:rPr>
              <w:object w:dxaOrig="120" w:dyaOrig="200">
                <v:shape id="_x0000_i1120" type="#_x0000_t75" style="width:6pt;height:10pt" o:ole="">
                  <v:imagedata r:id="rId203" o:title=""/>
                </v:shape>
                <o:OLEObject Type="Embed" ProgID="Equation.DSMT4" ShapeID="_x0000_i1120" DrawAspect="Content" ObjectID="_1461351671" r:id="rId204"/>
              </w:object>
            </w:r>
            <w:r w:rsidRPr="00A3603F">
              <w:rPr>
                <w:rFonts w:hint="eastAsia"/>
                <w:sz w:val="15"/>
              </w:rPr>
              <w:t>;</w:t>
            </w:r>
            <w:commentRangeEnd w:id="62"/>
            <w:r w:rsidR="00E15EB1">
              <w:rPr>
                <w:rStyle w:val="afd"/>
              </w:rPr>
              <w:commentReference w:id="62"/>
            </w:r>
          </w:p>
        </w:tc>
      </w:tr>
      <w:tr w:rsidR="00FE15D0" w:rsidRPr="004E4AE1" w:rsidTr="006300AE">
        <w:trPr>
          <w:trHeight w:val="124"/>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b/>
                <w:sz w:val="15"/>
              </w:rPr>
              <w:t xml:space="preserve">  return</w:t>
            </w:r>
            <w:r w:rsidR="00DD3C0C">
              <w:rPr>
                <w:rFonts w:hint="eastAsia"/>
                <w:b/>
                <w:sz w:val="15"/>
              </w:rPr>
              <w:t xml:space="preserve"> </w:t>
            </w:r>
            <w:r w:rsidR="009027EA" w:rsidRPr="009027EA">
              <w:rPr>
                <w:b/>
                <w:position w:val="-10"/>
                <w:sz w:val="15"/>
              </w:rPr>
              <w:object w:dxaOrig="220" w:dyaOrig="260">
                <v:shape id="_x0000_i1121" type="#_x0000_t75" style="width:11.5pt;height:13pt" o:ole="">
                  <v:imagedata r:id="rId205" o:title=""/>
                </v:shape>
                <o:OLEObject Type="Embed" ProgID="Equation.DSMT4" ShapeID="_x0000_i1121" DrawAspect="Content" ObjectID="_1461351672" r:id="rId206"/>
              </w:object>
            </w:r>
            <w:r w:rsidRPr="00A3603F">
              <w:rPr>
                <w:rFonts w:hint="eastAsia"/>
                <w:sz w:val="15"/>
              </w:rPr>
              <w:t>;</w:t>
            </w:r>
          </w:p>
          <w:p w:rsidR="00FE15D0" w:rsidRPr="00A3603F" w:rsidRDefault="00FE15D0" w:rsidP="003B5BD5">
            <w:pPr>
              <w:pStyle w:val="a0"/>
              <w:numPr>
                <w:ilvl w:val="0"/>
                <w:numId w:val="14"/>
              </w:numPr>
              <w:snapToGrid w:val="0"/>
              <w:spacing w:line="180" w:lineRule="auto"/>
              <w:ind w:firstLineChars="0"/>
              <w:jc w:val="left"/>
              <w:rPr>
                <w:b/>
                <w:sz w:val="15"/>
              </w:rPr>
            </w:pPr>
            <w:r w:rsidRPr="00A3603F">
              <w:rPr>
                <w:rFonts w:hint="eastAsia"/>
                <w:b/>
                <w:sz w:val="15"/>
              </w:rPr>
              <w:t>end function</w:t>
            </w:r>
          </w:p>
        </w:tc>
      </w:tr>
      <w:tr w:rsidR="00FE15D0" w:rsidRPr="004E4AE1" w:rsidTr="006300AE">
        <w:trPr>
          <w:trHeight w:val="124"/>
        </w:trPr>
        <w:tc>
          <w:tcPr>
            <w:tcW w:w="4678" w:type="dxa"/>
            <w:shd w:val="clear" w:color="auto" w:fill="auto"/>
          </w:tcPr>
          <w:p w:rsidR="00FE15D0" w:rsidRPr="00A3603F" w:rsidRDefault="00FE15D0" w:rsidP="00B654CB">
            <w:pPr>
              <w:pStyle w:val="a0"/>
              <w:snapToGrid w:val="0"/>
              <w:ind w:left="113" w:firstLineChars="0" w:firstLine="0"/>
              <w:jc w:val="left"/>
              <w:rPr>
                <w:b/>
                <w:sz w:val="15"/>
              </w:rPr>
            </w:pPr>
          </w:p>
        </w:tc>
      </w:tr>
      <w:tr w:rsidR="00FE15D0" w:rsidRPr="005928B4" w:rsidTr="006300AE">
        <w:trPr>
          <w:trHeight w:val="210"/>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sz w:val="15"/>
              </w:rPr>
            </w:pPr>
            <w:r w:rsidRPr="00A3603F">
              <w:rPr>
                <w:rFonts w:hint="eastAsia"/>
                <w:b/>
                <w:sz w:val="15"/>
              </w:rPr>
              <w:t>function</w:t>
            </w:r>
            <w:r w:rsidRPr="00A3603F">
              <w:rPr>
                <w:rFonts w:hint="eastAsia"/>
                <w:sz w:val="15"/>
              </w:rPr>
              <w:t xml:space="preserve"> </w:t>
            </w:r>
            <w:r w:rsidRPr="00A3603F">
              <w:rPr>
                <w:rFonts w:hint="eastAsia"/>
                <w:i/>
                <w:sz w:val="15"/>
              </w:rPr>
              <w:t>EstimateDistribution</w:t>
            </w:r>
            <w:r w:rsidRPr="00A3603F">
              <w:rPr>
                <w:rFonts w:hint="eastAsia"/>
                <w:sz w:val="15"/>
              </w:rPr>
              <w:t>(</w:t>
            </w:r>
            <w:r w:rsidRPr="00A3603F">
              <w:rPr>
                <w:rFonts w:hint="eastAsia"/>
                <w:i/>
                <w:sz w:val="15"/>
              </w:rPr>
              <w:t>DB</w:t>
            </w:r>
            <w:r w:rsidRPr="00A3603F">
              <w:rPr>
                <w:rFonts w:hint="eastAsia"/>
                <w:sz w:val="15"/>
              </w:rPr>
              <w:t>,</w:t>
            </w:r>
            <w:r w:rsidR="009027EA" w:rsidRPr="009027EA">
              <w:rPr>
                <w:position w:val="-8"/>
                <w:sz w:val="15"/>
              </w:rPr>
              <w:object w:dxaOrig="180" w:dyaOrig="240">
                <v:shape id="_x0000_i1122" type="#_x0000_t75" style="width:9pt;height:12pt" o:ole="">
                  <v:imagedata r:id="rId207" o:title=""/>
                </v:shape>
                <o:OLEObject Type="Embed" ProgID="Equation.DSMT4" ShapeID="_x0000_i1122" DrawAspect="Content" ObjectID="_1461351673" r:id="rId208"/>
              </w:object>
            </w:r>
            <w:r w:rsidRPr="00A3603F">
              <w:rPr>
                <w:rFonts w:hint="eastAsia"/>
                <w:sz w:val="15"/>
              </w:rPr>
              <w:t>)</w:t>
            </w:r>
            <w:r w:rsidR="00BC0F16" w:rsidRPr="00A3603F">
              <w:rPr>
                <w:sz w:val="15"/>
              </w:rPr>
              <w:t xml:space="preserve"> </w:t>
            </w:r>
          </w:p>
        </w:tc>
      </w:tr>
      <w:tr w:rsidR="00FE15D0" w:rsidRPr="005928B4" w:rsidTr="006300AE">
        <w:trPr>
          <w:trHeight w:val="210"/>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b/>
                <w:sz w:val="15"/>
              </w:rPr>
            </w:pPr>
            <w:r w:rsidRPr="00A3603F">
              <w:rPr>
                <w:rFonts w:hint="eastAsia"/>
                <w:sz w:val="15"/>
              </w:rPr>
              <w:t xml:space="preserve">  </w:t>
            </w:r>
            <w:r w:rsidR="009027EA" w:rsidRPr="009027EA">
              <w:rPr>
                <w:position w:val="-10"/>
                <w:sz w:val="15"/>
              </w:rPr>
              <w:object w:dxaOrig="1340" w:dyaOrig="260">
                <v:shape id="_x0000_i1123" type="#_x0000_t75" style="width:66.5pt;height:13pt" o:ole="">
                  <v:imagedata r:id="rId209" o:title=""/>
                </v:shape>
                <o:OLEObject Type="Embed" ProgID="Equation.DSMT4" ShapeID="_x0000_i1123" DrawAspect="Content" ObjectID="_1461351674" r:id="rId210"/>
              </w:object>
            </w:r>
            <w:r w:rsidR="009027EA" w:rsidRPr="009027EA">
              <w:rPr>
                <w:position w:val="-8"/>
                <w:sz w:val="15"/>
              </w:rPr>
              <w:object w:dxaOrig="160" w:dyaOrig="240">
                <v:shape id="_x0000_i1124" type="#_x0000_t75" style="width:8pt;height:12pt" o:ole="">
                  <v:imagedata r:id="rId211" o:title=""/>
                </v:shape>
                <o:OLEObject Type="Embed" ProgID="Equation.DSMT4" ShapeID="_x0000_i1124" DrawAspect="Content" ObjectID="_1461351675" r:id="rId212"/>
              </w:object>
            </w:r>
            <w:r w:rsidRPr="00A3603F">
              <w:rPr>
                <w:rFonts w:hint="eastAsia"/>
                <w:sz w:val="15"/>
                <w:szCs w:val="18"/>
              </w:rPr>
              <w:t>为</w:t>
            </w:r>
            <w:r w:rsidRPr="00A3603F">
              <w:rPr>
                <w:rFonts w:hint="eastAsia"/>
                <w:i/>
                <w:sz w:val="15"/>
                <w:szCs w:val="18"/>
              </w:rPr>
              <w:t>DB</w:t>
            </w:r>
            <w:r w:rsidRPr="00A3603F">
              <w:rPr>
                <w:rFonts w:hint="eastAsia"/>
                <w:sz w:val="15"/>
                <w:szCs w:val="18"/>
              </w:rPr>
              <w:t>中序列记录长度为</w:t>
            </w:r>
            <w:r w:rsidRPr="00A3603F">
              <w:rPr>
                <w:rFonts w:hint="eastAsia"/>
                <w:i/>
                <w:sz w:val="15"/>
                <w:szCs w:val="18"/>
              </w:rPr>
              <w:t>i</w:t>
            </w:r>
            <w:r w:rsidRPr="00A3603F">
              <w:rPr>
                <w:rFonts w:hint="eastAsia"/>
                <w:sz w:val="15"/>
                <w:szCs w:val="18"/>
              </w:rPr>
              <w:t>计数值</w:t>
            </w:r>
            <w:r w:rsidRPr="00A3603F">
              <w:rPr>
                <w:rFonts w:hint="eastAsia"/>
                <w:sz w:val="15"/>
                <w:szCs w:val="18"/>
              </w:rPr>
              <w:t>;</w:t>
            </w:r>
          </w:p>
        </w:tc>
      </w:tr>
      <w:tr w:rsidR="00FE15D0" w:rsidRPr="004E4AE1" w:rsidTr="006300AE">
        <w:trPr>
          <w:trHeight w:val="124"/>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b/>
                <w:sz w:val="15"/>
                <w:szCs w:val="15"/>
              </w:rPr>
            </w:pPr>
            <w:r w:rsidRPr="00A3603F">
              <w:rPr>
                <w:rFonts w:hint="eastAsia"/>
                <w:b/>
                <w:sz w:val="15"/>
                <w:szCs w:val="15"/>
              </w:rPr>
              <w:t xml:space="preserve">  </w:t>
            </w:r>
            <w:r w:rsidR="009027EA" w:rsidRPr="009027EA">
              <w:rPr>
                <w:b/>
                <w:position w:val="-10"/>
                <w:sz w:val="15"/>
                <w:szCs w:val="15"/>
              </w:rPr>
              <w:object w:dxaOrig="2900" w:dyaOrig="260">
                <v:shape id="_x0000_i1125" type="#_x0000_t75" style="width:144.5pt;height:13pt" o:ole="">
                  <v:imagedata r:id="rId213" o:title=""/>
                </v:shape>
                <o:OLEObject Type="Embed" ProgID="Equation.DSMT4" ShapeID="_x0000_i1125" DrawAspect="Content" ObjectID="_1461351676" r:id="rId214"/>
              </w:object>
            </w:r>
          </w:p>
          <w:p w:rsidR="00FE15D0" w:rsidRPr="00A3603F" w:rsidRDefault="00FE15D0" w:rsidP="009027EA">
            <w:pPr>
              <w:pStyle w:val="a0"/>
              <w:snapToGrid w:val="0"/>
              <w:spacing w:line="180" w:lineRule="auto"/>
              <w:ind w:left="113" w:firstLineChars="0" w:firstLine="0"/>
              <w:jc w:val="left"/>
              <w:rPr>
                <w:sz w:val="15"/>
                <w:szCs w:val="15"/>
              </w:rPr>
            </w:pPr>
            <w:r w:rsidRPr="00A3603F">
              <w:rPr>
                <w:rFonts w:hint="eastAsia"/>
                <w:sz w:val="15"/>
                <w:szCs w:val="15"/>
              </w:rPr>
              <w:t xml:space="preserve">   </w:t>
            </w:r>
            <w:r w:rsidR="009027EA" w:rsidRPr="009027EA">
              <w:rPr>
                <w:position w:val="-8"/>
                <w:sz w:val="15"/>
                <w:szCs w:val="15"/>
              </w:rPr>
              <w:object w:dxaOrig="1300" w:dyaOrig="240">
                <v:shape id="_x0000_i1126" type="#_x0000_t75" style="width:65.5pt;height:12pt" o:ole="">
                  <v:imagedata r:id="rId215" o:title=""/>
                </v:shape>
                <o:OLEObject Type="Embed" ProgID="Equation.DSMT4" ShapeID="_x0000_i1126" DrawAspect="Content" ObjectID="_1461351677" r:id="rId216"/>
              </w:object>
            </w:r>
            <w:r w:rsidRPr="00A3603F">
              <w:rPr>
                <w:rFonts w:hint="eastAsia"/>
                <w:kern w:val="20"/>
                <w:sz w:val="15"/>
                <w:szCs w:val="15"/>
              </w:rPr>
              <w:t>是相互独立的拉普拉斯变量</w:t>
            </w:r>
            <w:r w:rsidRPr="00A3603F">
              <w:rPr>
                <w:rFonts w:hint="eastAsia"/>
                <w:kern w:val="20"/>
                <w:sz w:val="15"/>
                <w:szCs w:val="15"/>
              </w:rPr>
              <w:t xml:space="preserve">, </w:t>
            </w:r>
            <w:r w:rsidR="009027EA" w:rsidRPr="009027EA">
              <w:rPr>
                <w:kern w:val="20"/>
                <w:position w:val="-8"/>
                <w:sz w:val="15"/>
                <w:szCs w:val="15"/>
              </w:rPr>
              <w:object w:dxaOrig="420" w:dyaOrig="220">
                <v:shape id="_x0000_i1127" type="#_x0000_t75" style="width:21pt;height:11.5pt" o:ole="">
                  <v:imagedata r:id="rId217" o:title=""/>
                </v:shape>
                <o:OLEObject Type="Embed" ProgID="Equation.DSMT4" ShapeID="_x0000_i1127" DrawAspect="Content" ObjectID="_1461351678" r:id="rId218"/>
              </w:object>
            </w:r>
            <w:r w:rsidRPr="00A3603F">
              <w:rPr>
                <w:rFonts w:hint="eastAsia"/>
                <w:sz w:val="15"/>
                <w:szCs w:val="21"/>
              </w:rPr>
              <w:t>;</w:t>
            </w:r>
          </w:p>
        </w:tc>
      </w:tr>
      <w:tr w:rsidR="00FE15D0" w:rsidRPr="004E4AE1" w:rsidTr="006300AE">
        <w:trPr>
          <w:trHeight w:val="124"/>
        </w:trPr>
        <w:tc>
          <w:tcPr>
            <w:tcW w:w="4678" w:type="dxa"/>
            <w:shd w:val="clear" w:color="auto" w:fill="auto"/>
          </w:tcPr>
          <w:p w:rsidR="00FE15D0" w:rsidRPr="00A3603F" w:rsidRDefault="00FE15D0" w:rsidP="003B5BD5">
            <w:pPr>
              <w:pStyle w:val="a0"/>
              <w:numPr>
                <w:ilvl w:val="0"/>
                <w:numId w:val="14"/>
              </w:numPr>
              <w:snapToGrid w:val="0"/>
              <w:spacing w:line="180" w:lineRule="auto"/>
              <w:ind w:firstLineChars="0"/>
              <w:jc w:val="left"/>
              <w:rPr>
                <w:b/>
                <w:sz w:val="15"/>
              </w:rPr>
            </w:pPr>
            <w:r w:rsidRPr="00A3603F">
              <w:rPr>
                <w:rFonts w:hint="eastAsia"/>
                <w:sz w:val="15"/>
              </w:rPr>
              <w:t xml:space="preserve">  </w:t>
            </w:r>
            <w:r w:rsidRPr="00A3603F">
              <w:rPr>
                <w:rFonts w:hint="eastAsia"/>
                <w:b/>
                <w:sz w:val="15"/>
              </w:rPr>
              <w:t>return</w:t>
            </w:r>
            <w:r w:rsidRPr="00A3603F">
              <w:rPr>
                <w:rFonts w:hint="eastAsia"/>
                <w:sz w:val="15"/>
              </w:rPr>
              <w:t xml:space="preserve"> </w:t>
            </w:r>
            <w:r w:rsidR="009027EA" w:rsidRPr="009027EA">
              <w:rPr>
                <w:position w:val="-8"/>
                <w:sz w:val="15"/>
              </w:rPr>
              <w:object w:dxaOrig="580" w:dyaOrig="220">
                <v:shape id="_x0000_i1128" type="#_x0000_t75" style="width:29.5pt;height:11.5pt" o:ole="">
                  <v:imagedata r:id="rId219" o:title=""/>
                </v:shape>
                <o:OLEObject Type="Embed" ProgID="Equation.DSMT4" ShapeID="_x0000_i1128" DrawAspect="Content" ObjectID="_1461351679" r:id="rId220"/>
              </w:object>
            </w:r>
            <w:r w:rsidRPr="00A3603F">
              <w:rPr>
                <w:rFonts w:hint="eastAsia"/>
                <w:sz w:val="15"/>
              </w:rPr>
              <w:t>;</w:t>
            </w:r>
          </w:p>
        </w:tc>
      </w:tr>
      <w:tr w:rsidR="00FE15D0" w:rsidRPr="004E4AE1" w:rsidTr="006300AE">
        <w:trPr>
          <w:trHeight w:val="124"/>
        </w:trPr>
        <w:tc>
          <w:tcPr>
            <w:tcW w:w="4678" w:type="dxa"/>
            <w:tcBorders>
              <w:bottom w:val="single" w:sz="12" w:space="0" w:color="auto"/>
            </w:tcBorders>
            <w:shd w:val="clear" w:color="auto" w:fill="auto"/>
          </w:tcPr>
          <w:p w:rsidR="00FE15D0" w:rsidRPr="00A3603F" w:rsidRDefault="00FE15D0" w:rsidP="003B5BD5">
            <w:pPr>
              <w:pStyle w:val="a0"/>
              <w:numPr>
                <w:ilvl w:val="0"/>
                <w:numId w:val="14"/>
              </w:numPr>
              <w:snapToGrid w:val="0"/>
              <w:spacing w:line="180" w:lineRule="auto"/>
              <w:ind w:firstLineChars="0"/>
              <w:jc w:val="left"/>
              <w:rPr>
                <w:b/>
                <w:sz w:val="15"/>
              </w:rPr>
            </w:pPr>
            <w:r w:rsidRPr="00A3603F">
              <w:rPr>
                <w:rFonts w:hint="eastAsia"/>
                <w:b/>
                <w:sz w:val="15"/>
              </w:rPr>
              <w:t>end function</w:t>
            </w:r>
          </w:p>
        </w:tc>
      </w:tr>
    </w:tbl>
    <w:p w:rsidR="00FE15D0" w:rsidRDefault="00FE15D0" w:rsidP="00C91207">
      <w:pPr>
        <w:pStyle w:val="a0"/>
        <w:snapToGrid w:val="0"/>
        <w:spacing w:beforeLines="25" w:before="78"/>
        <w:ind w:firstLine="420"/>
        <w:rPr>
          <w:ins w:id="63" w:author="Lu Guoqing" w:date="2014-05-06T22:46:00Z"/>
          <w:sz w:val="21"/>
          <w:szCs w:val="21"/>
        </w:rPr>
      </w:pPr>
      <w:r w:rsidRPr="002F78B8">
        <w:rPr>
          <w:rFonts w:hint="eastAsia"/>
          <w:sz w:val="21"/>
        </w:rPr>
        <w:t>本文使用启发式的方法获取最优序列长度</w:t>
      </w:r>
      <w:r w:rsidR="00F47F1E" w:rsidRPr="00F47F1E">
        <w:rPr>
          <w:position w:val="-12"/>
          <w:sz w:val="21"/>
        </w:rPr>
        <w:object w:dxaOrig="279" w:dyaOrig="320">
          <v:shape id="_x0000_i1129" type="#_x0000_t75" style="width:14.5pt;height:15.5pt" o:ole="">
            <v:imagedata r:id="rId221" o:title=""/>
          </v:shape>
          <o:OLEObject Type="Embed" ProgID="Equation.DSMT4" ShapeID="_x0000_i1129" DrawAspect="Content" ObjectID="_1461351680" r:id="rId222"/>
        </w:object>
      </w:r>
      <w:r>
        <w:rPr>
          <w:rFonts w:hint="eastAsia"/>
          <w:sz w:val="21"/>
          <w:szCs w:val="21"/>
        </w:rPr>
        <w:t xml:space="preserve">, </w:t>
      </w:r>
      <w:r>
        <w:rPr>
          <w:rFonts w:hint="eastAsia"/>
          <w:sz w:val="21"/>
          <w:szCs w:val="21"/>
        </w:rPr>
        <w:t>即不大于</w:t>
      </w:r>
      <w:r w:rsidR="00F47F1E" w:rsidRPr="00F47F1E">
        <w:rPr>
          <w:position w:val="-12"/>
          <w:sz w:val="21"/>
          <w:szCs w:val="21"/>
        </w:rPr>
        <w:object w:dxaOrig="279" w:dyaOrig="320">
          <v:shape id="_x0000_i1130" type="#_x0000_t75" style="width:14.5pt;height:15.5pt" o:ole="">
            <v:imagedata r:id="rId223" o:title=""/>
          </v:shape>
          <o:OLEObject Type="Embed" ProgID="Equation.DSMT4" ShapeID="_x0000_i1130" DrawAspect="Content" ObjectID="_1461351681" r:id="rId224"/>
        </w:object>
      </w:r>
      <w:r>
        <w:rPr>
          <w:rFonts w:hint="eastAsia"/>
          <w:sz w:val="21"/>
          <w:szCs w:val="21"/>
        </w:rPr>
        <w:t>的序列记录计数比率和不小于</w:t>
      </w:r>
      <w:r>
        <w:rPr>
          <w:rFonts w:hint="eastAsia"/>
          <w:sz w:val="21"/>
          <w:szCs w:val="21"/>
        </w:rPr>
        <w:t xml:space="preserve">0.85. </w:t>
      </w:r>
      <w:r>
        <w:rPr>
          <w:rFonts w:hint="eastAsia"/>
          <w:sz w:val="21"/>
          <w:szCs w:val="21"/>
        </w:rPr>
        <w:t>该方法要求计算每一长度序列记录计数</w:t>
      </w:r>
      <w:r>
        <w:rPr>
          <w:rFonts w:hint="eastAsia"/>
          <w:sz w:val="21"/>
          <w:szCs w:val="21"/>
        </w:rPr>
        <w:t xml:space="preserve">, </w:t>
      </w:r>
      <w:r>
        <w:rPr>
          <w:rFonts w:hint="eastAsia"/>
          <w:sz w:val="21"/>
          <w:szCs w:val="21"/>
        </w:rPr>
        <w:t>存在隐私泄露风险</w:t>
      </w:r>
      <w:r>
        <w:rPr>
          <w:rFonts w:hint="eastAsia"/>
          <w:sz w:val="21"/>
          <w:szCs w:val="21"/>
        </w:rPr>
        <w:t xml:space="preserve">, </w:t>
      </w:r>
      <w:r>
        <w:rPr>
          <w:rFonts w:hint="eastAsia"/>
          <w:sz w:val="21"/>
          <w:szCs w:val="21"/>
        </w:rPr>
        <w:t>应用拉普拉斯机制实现</w:t>
      </w:r>
      <w:r w:rsidR="00F47F1E" w:rsidRPr="00F47F1E">
        <w:rPr>
          <w:position w:val="-10"/>
          <w:sz w:val="21"/>
          <w:szCs w:val="21"/>
        </w:rPr>
        <w:object w:dxaOrig="220" w:dyaOrig="300">
          <v:shape id="_x0000_i1131" type="#_x0000_t75" style="width:11.5pt;height:15pt" o:ole="">
            <v:imagedata r:id="rId225" o:title=""/>
          </v:shape>
          <o:OLEObject Type="Embed" ProgID="Equation.DSMT4" ShapeID="_x0000_i1131" DrawAspect="Content" ObjectID="_1461351682" r:id="rId226"/>
        </w:object>
      </w:r>
      <w:r w:rsidRPr="00D1206D">
        <w:rPr>
          <w:rFonts w:hint="eastAsia"/>
          <w:kern w:val="20"/>
          <w:sz w:val="21"/>
        </w:rPr>
        <w:t>-</w:t>
      </w:r>
      <w:r w:rsidRPr="00D1206D">
        <w:rPr>
          <w:rFonts w:hint="eastAsia"/>
          <w:kern w:val="20"/>
          <w:sz w:val="21"/>
        </w:rPr>
        <w:t>差分隐私</w:t>
      </w:r>
      <w:r>
        <w:rPr>
          <w:rFonts w:hint="eastAsia"/>
          <w:kern w:val="20"/>
          <w:sz w:val="21"/>
        </w:rPr>
        <w:t xml:space="preserve">. </w:t>
      </w:r>
      <w:r>
        <w:rPr>
          <w:rFonts w:hint="eastAsia"/>
          <w:sz w:val="21"/>
          <w:szCs w:val="21"/>
        </w:rPr>
        <w:t>其中</w:t>
      </w:r>
      <w:r>
        <w:rPr>
          <w:rFonts w:hint="eastAsia"/>
          <w:sz w:val="21"/>
          <w:szCs w:val="21"/>
        </w:rPr>
        <w:t xml:space="preserve">, </w:t>
      </w:r>
      <w:r w:rsidR="00C3706F" w:rsidRPr="00C3706F">
        <w:rPr>
          <w:position w:val="-4"/>
          <w:sz w:val="21"/>
          <w:szCs w:val="21"/>
        </w:rPr>
        <w:object w:dxaOrig="460" w:dyaOrig="220">
          <v:shape id="_x0000_i1132" type="#_x0000_t75" style="width:23.5pt;height:11.5pt" o:ole="">
            <v:imagedata r:id="rId227" o:title=""/>
          </v:shape>
          <o:OLEObject Type="Embed" ProgID="Equation.DSMT4" ShapeID="_x0000_i1132" DrawAspect="Content" ObjectID="_1461351683" r:id="rId228"/>
        </w:object>
      </w:r>
      <w:r>
        <w:rPr>
          <w:rFonts w:hint="eastAsia"/>
          <w:sz w:val="21"/>
          <w:szCs w:val="21"/>
        </w:rPr>
        <w:t>是一个配置参数</w:t>
      </w:r>
      <w:r>
        <w:rPr>
          <w:rFonts w:hint="eastAsia"/>
          <w:sz w:val="21"/>
          <w:szCs w:val="21"/>
        </w:rPr>
        <w:t xml:space="preserve">, </w:t>
      </w:r>
      <w:r>
        <w:rPr>
          <w:rFonts w:hint="eastAsia"/>
          <w:sz w:val="21"/>
          <w:szCs w:val="21"/>
        </w:rPr>
        <w:t>通过数据集上反复试验获得</w:t>
      </w:r>
      <w:r>
        <w:rPr>
          <w:rFonts w:hint="eastAsia"/>
          <w:sz w:val="21"/>
          <w:szCs w:val="21"/>
        </w:rPr>
        <w:t xml:space="preserve">. </w:t>
      </w:r>
      <w:r>
        <w:rPr>
          <w:rFonts w:hint="eastAsia"/>
          <w:sz w:val="21"/>
          <w:szCs w:val="21"/>
        </w:rPr>
        <w:t>在序列长度</w:t>
      </w:r>
      <w:r>
        <w:rPr>
          <w:rFonts w:hint="eastAsia"/>
          <w:sz w:val="21"/>
          <w:szCs w:val="21"/>
        </w:rPr>
        <w:t>(</w:t>
      </w:r>
      <w:r>
        <w:rPr>
          <w:rFonts w:hint="eastAsia"/>
          <w:sz w:val="21"/>
          <w:szCs w:val="21"/>
        </w:rPr>
        <w:t>数据表达</w:t>
      </w:r>
      <w:r>
        <w:rPr>
          <w:rFonts w:hint="eastAsia"/>
          <w:sz w:val="21"/>
          <w:szCs w:val="21"/>
        </w:rPr>
        <w:t>)</w:t>
      </w:r>
      <w:r>
        <w:rPr>
          <w:rFonts w:hint="eastAsia"/>
          <w:sz w:val="21"/>
          <w:szCs w:val="21"/>
        </w:rPr>
        <w:t>和全局敏感性</w:t>
      </w:r>
      <w:r>
        <w:rPr>
          <w:rFonts w:hint="eastAsia"/>
          <w:sz w:val="21"/>
          <w:szCs w:val="21"/>
        </w:rPr>
        <w:t>(</w:t>
      </w:r>
      <w:r>
        <w:rPr>
          <w:rFonts w:hint="eastAsia"/>
          <w:sz w:val="21"/>
          <w:szCs w:val="21"/>
        </w:rPr>
        <w:t>数据可用性</w:t>
      </w:r>
      <w:r>
        <w:rPr>
          <w:rFonts w:hint="eastAsia"/>
          <w:sz w:val="21"/>
          <w:szCs w:val="21"/>
        </w:rPr>
        <w:t>)</w:t>
      </w:r>
      <w:r>
        <w:rPr>
          <w:rFonts w:hint="eastAsia"/>
          <w:sz w:val="21"/>
          <w:szCs w:val="21"/>
        </w:rPr>
        <w:t>之间存在一个基本的权衡</w:t>
      </w:r>
      <w:r>
        <w:rPr>
          <w:rFonts w:hint="eastAsia"/>
          <w:sz w:val="21"/>
          <w:szCs w:val="21"/>
        </w:rPr>
        <w:t xml:space="preserve">: (1) </w:t>
      </w:r>
      <w:r>
        <w:rPr>
          <w:rFonts w:hint="eastAsia"/>
          <w:sz w:val="21"/>
          <w:szCs w:val="21"/>
        </w:rPr>
        <w:t>较小的</w:t>
      </w:r>
      <w:r w:rsidR="00F47F1E" w:rsidRPr="00F47F1E">
        <w:rPr>
          <w:position w:val="-12"/>
          <w:sz w:val="21"/>
          <w:szCs w:val="21"/>
        </w:rPr>
        <w:object w:dxaOrig="279" w:dyaOrig="320">
          <v:shape id="_x0000_i1133" type="#_x0000_t75" style="width:14.5pt;height:15.5pt" o:ole="">
            <v:imagedata r:id="rId229" o:title=""/>
          </v:shape>
          <o:OLEObject Type="Embed" ProgID="Equation.DSMT4" ShapeID="_x0000_i1133" DrawAspect="Content" ObjectID="_1461351684" r:id="rId230"/>
        </w:object>
      </w:r>
      <w:r>
        <w:rPr>
          <w:rFonts w:hint="eastAsia"/>
          <w:sz w:val="21"/>
          <w:szCs w:val="21"/>
        </w:rPr>
        <w:t xml:space="preserve">, </w:t>
      </w:r>
      <w:r>
        <w:rPr>
          <w:rFonts w:hint="eastAsia"/>
          <w:sz w:val="21"/>
          <w:szCs w:val="21"/>
        </w:rPr>
        <w:t>一方面对应较小的全局敏感度</w:t>
      </w:r>
      <w:r>
        <w:rPr>
          <w:rFonts w:hint="eastAsia"/>
          <w:sz w:val="21"/>
          <w:szCs w:val="21"/>
        </w:rPr>
        <w:t xml:space="preserve">, </w:t>
      </w:r>
      <w:r>
        <w:rPr>
          <w:rFonts w:hint="eastAsia"/>
          <w:sz w:val="21"/>
          <w:szCs w:val="21"/>
        </w:rPr>
        <w:t>添加更小的噪音</w:t>
      </w:r>
      <w:r>
        <w:rPr>
          <w:rFonts w:hint="eastAsia"/>
          <w:sz w:val="21"/>
          <w:szCs w:val="21"/>
        </w:rPr>
        <w:t xml:space="preserve">, </w:t>
      </w:r>
      <w:r>
        <w:rPr>
          <w:rFonts w:hint="eastAsia"/>
          <w:sz w:val="21"/>
          <w:szCs w:val="21"/>
        </w:rPr>
        <w:t>但另一方面带来了更多的原始序列信息损失</w:t>
      </w:r>
      <w:r>
        <w:rPr>
          <w:rFonts w:hint="eastAsia"/>
          <w:sz w:val="21"/>
          <w:szCs w:val="21"/>
        </w:rPr>
        <w:t xml:space="preserve">; (2) </w:t>
      </w:r>
      <w:r>
        <w:rPr>
          <w:rFonts w:hint="eastAsia"/>
          <w:sz w:val="21"/>
          <w:szCs w:val="21"/>
        </w:rPr>
        <w:t>较大的</w:t>
      </w:r>
      <w:r w:rsidR="00F47F1E" w:rsidRPr="00F47F1E">
        <w:rPr>
          <w:position w:val="-12"/>
          <w:sz w:val="21"/>
          <w:szCs w:val="21"/>
        </w:rPr>
        <w:object w:dxaOrig="279" w:dyaOrig="320">
          <v:shape id="_x0000_i1134" type="#_x0000_t75" style="width:14.5pt;height:15.5pt" o:ole="">
            <v:imagedata r:id="rId231" o:title=""/>
          </v:shape>
          <o:OLEObject Type="Embed" ProgID="Equation.DSMT4" ShapeID="_x0000_i1134" DrawAspect="Content" ObjectID="_1461351685" r:id="rId232"/>
        </w:object>
      </w:r>
      <w:r>
        <w:rPr>
          <w:rFonts w:hint="eastAsia"/>
          <w:sz w:val="21"/>
          <w:szCs w:val="21"/>
        </w:rPr>
        <w:t xml:space="preserve">, </w:t>
      </w:r>
      <w:r>
        <w:rPr>
          <w:rFonts w:hint="eastAsia"/>
          <w:sz w:val="21"/>
          <w:szCs w:val="21"/>
        </w:rPr>
        <w:t>能够较多的表达原始序列信息的同时</w:t>
      </w:r>
      <w:r>
        <w:rPr>
          <w:rFonts w:hint="eastAsia"/>
          <w:sz w:val="21"/>
          <w:szCs w:val="21"/>
        </w:rPr>
        <w:t xml:space="preserve">, </w:t>
      </w:r>
      <w:r>
        <w:rPr>
          <w:rFonts w:hint="eastAsia"/>
          <w:sz w:val="21"/>
          <w:szCs w:val="21"/>
        </w:rPr>
        <w:t>却添加了更大的噪音</w:t>
      </w:r>
      <w:r>
        <w:rPr>
          <w:rFonts w:hint="eastAsia"/>
          <w:sz w:val="21"/>
          <w:szCs w:val="21"/>
        </w:rPr>
        <w:t xml:space="preserve">. </w:t>
      </w:r>
      <w:r>
        <w:rPr>
          <w:rFonts w:hint="eastAsia"/>
          <w:sz w:val="21"/>
          <w:szCs w:val="21"/>
        </w:rPr>
        <w:t>本文将在第</w:t>
      </w:r>
      <w:r>
        <w:rPr>
          <w:rFonts w:hint="eastAsia"/>
          <w:sz w:val="21"/>
          <w:szCs w:val="21"/>
        </w:rPr>
        <w:t>5</w:t>
      </w:r>
      <w:r>
        <w:rPr>
          <w:rFonts w:hint="eastAsia"/>
          <w:sz w:val="21"/>
          <w:szCs w:val="21"/>
        </w:rPr>
        <w:t>节中讨论了不同</w:t>
      </w:r>
      <w:r w:rsidR="00F47F1E" w:rsidRPr="00F47F1E">
        <w:rPr>
          <w:position w:val="-12"/>
          <w:sz w:val="21"/>
          <w:szCs w:val="21"/>
        </w:rPr>
        <w:object w:dxaOrig="279" w:dyaOrig="320">
          <v:shape id="_x0000_i1135" type="#_x0000_t75" style="width:14.5pt;height:15.5pt" o:ole="">
            <v:imagedata r:id="rId233" o:title=""/>
          </v:shape>
          <o:OLEObject Type="Embed" ProgID="Equation.DSMT4" ShapeID="_x0000_i1135" DrawAspect="Content" ObjectID="_1461351686" r:id="rId234"/>
        </w:object>
      </w:r>
      <w:r>
        <w:rPr>
          <w:rFonts w:hint="eastAsia"/>
          <w:sz w:val="21"/>
          <w:szCs w:val="21"/>
        </w:rPr>
        <w:t>值的影响</w:t>
      </w:r>
      <w:r>
        <w:rPr>
          <w:rFonts w:hint="eastAsia"/>
          <w:sz w:val="21"/>
          <w:szCs w:val="21"/>
        </w:rPr>
        <w:t>.</w:t>
      </w:r>
    </w:p>
    <w:p w:rsidR="00442171" w:rsidRDefault="008D491C" w:rsidP="00C91207">
      <w:pPr>
        <w:pStyle w:val="a0"/>
        <w:snapToGrid w:val="0"/>
        <w:spacing w:beforeLines="25" w:before="78"/>
        <w:ind w:firstLine="420"/>
        <w:rPr>
          <w:sz w:val="21"/>
          <w:szCs w:val="21"/>
        </w:rPr>
      </w:pPr>
      <w:ins w:id="64" w:author="Lu Guoqing" w:date="2014-05-06T23:00:00Z">
        <w:r>
          <w:rPr>
            <w:rFonts w:hint="eastAsia"/>
            <w:sz w:val="21"/>
            <w:szCs w:val="21"/>
          </w:rPr>
          <w:t>借鉴</w:t>
        </w:r>
      </w:ins>
      <w:ins w:id="65" w:author="Lu Guoqing" w:date="2014-05-06T22:46:00Z">
        <w:r w:rsidR="00442171">
          <w:rPr>
            <w:rFonts w:hint="eastAsia"/>
            <w:sz w:val="21"/>
            <w:szCs w:val="21"/>
          </w:rPr>
          <w:t>中位数思想</w:t>
        </w:r>
        <w:r w:rsidR="00442171">
          <w:rPr>
            <w:rFonts w:hint="eastAsia"/>
            <w:sz w:val="21"/>
            <w:szCs w:val="21"/>
          </w:rPr>
          <w:t xml:space="preserve">, </w:t>
        </w:r>
      </w:ins>
      <w:ins w:id="66" w:author="Lu Guoqing" w:date="2014-05-06T23:00:00Z">
        <w:r>
          <w:rPr>
            <w:rFonts w:hint="eastAsia"/>
            <w:sz w:val="21"/>
            <w:szCs w:val="21"/>
          </w:rPr>
          <w:t>最优序列长度</w:t>
        </w:r>
      </w:ins>
      <w:ins w:id="67" w:author="Lu Guoqing" w:date="2014-05-06T23:01:00Z">
        <w:r>
          <w:rPr>
            <w:rFonts w:hint="eastAsia"/>
            <w:sz w:val="21"/>
            <w:szCs w:val="21"/>
          </w:rPr>
          <w:t>应该</w:t>
        </w:r>
      </w:ins>
      <w:ins w:id="68" w:author="Lu Guoqing" w:date="2014-05-06T23:00:00Z">
        <w:r>
          <w:rPr>
            <w:rFonts w:hint="eastAsia"/>
            <w:sz w:val="21"/>
            <w:szCs w:val="21"/>
          </w:rPr>
          <w:t>能够</w:t>
        </w:r>
      </w:ins>
      <w:ins w:id="69" w:author="Lu Guoqing" w:date="2014-05-06T22:51:00Z">
        <w:r w:rsidR="00442171">
          <w:rPr>
            <w:rFonts w:hint="eastAsia"/>
            <w:sz w:val="21"/>
            <w:szCs w:val="21"/>
          </w:rPr>
          <w:t>描述数据集中趋势</w:t>
        </w:r>
        <w:r w:rsidR="00442171">
          <w:rPr>
            <w:rFonts w:hint="eastAsia"/>
            <w:sz w:val="21"/>
            <w:szCs w:val="21"/>
          </w:rPr>
          <w:t xml:space="preserve">, </w:t>
        </w:r>
      </w:ins>
      <w:ins w:id="70" w:author="Lu Guoqing" w:date="2014-05-06T23:00:00Z">
        <w:r>
          <w:rPr>
            <w:rFonts w:hint="eastAsia"/>
            <w:sz w:val="21"/>
            <w:szCs w:val="21"/>
          </w:rPr>
          <w:t>且</w:t>
        </w:r>
      </w:ins>
      <w:ins w:id="71" w:author="Lu Guoqing" w:date="2014-05-06T22:50:00Z">
        <w:r w:rsidR="00442171">
          <w:rPr>
            <w:rFonts w:hint="eastAsia"/>
            <w:sz w:val="21"/>
            <w:szCs w:val="21"/>
          </w:rPr>
          <w:t>不易受数据中极端值的影响</w:t>
        </w:r>
        <w:r w:rsidR="00442171">
          <w:rPr>
            <w:rFonts w:hint="eastAsia"/>
            <w:sz w:val="21"/>
            <w:szCs w:val="21"/>
          </w:rPr>
          <w:t>.</w:t>
        </w:r>
      </w:ins>
    </w:p>
    <w:p w:rsidR="00D972D0" w:rsidRPr="008D491C" w:rsidRDefault="00D972D0" w:rsidP="005D132F">
      <w:pPr>
        <w:pStyle w:val="a0"/>
        <w:snapToGrid w:val="0"/>
        <w:ind w:firstLine="420"/>
        <w:rPr>
          <w:sz w:val="21"/>
        </w:rPr>
      </w:pPr>
      <w:r w:rsidRPr="008D491C">
        <w:rPr>
          <w:rFonts w:hint="eastAsia"/>
          <w:sz w:val="21"/>
        </w:rPr>
        <w:t>指数机制的关键是设计打分函数</w:t>
      </w:r>
      <w:r w:rsidRPr="008D491C">
        <w:rPr>
          <w:rFonts w:hint="eastAsia"/>
          <w:sz w:val="21"/>
        </w:rPr>
        <w:t xml:space="preserve">. </w:t>
      </w:r>
      <w:r w:rsidR="008D491C">
        <w:rPr>
          <w:rFonts w:hint="eastAsia"/>
          <w:sz w:val="21"/>
        </w:rPr>
        <w:t>设</w:t>
      </w:r>
      <w:r w:rsidR="008D491C" w:rsidRPr="008D491C">
        <w:rPr>
          <w:position w:val="-10"/>
          <w:sz w:val="21"/>
        </w:rPr>
        <w:object w:dxaOrig="700" w:dyaOrig="300">
          <v:shape id="_x0000_i1136" type="#_x0000_t75" style="width:35pt;height:15pt" o:ole="">
            <v:imagedata r:id="rId235" o:title=""/>
          </v:shape>
          <o:OLEObject Type="Embed" ProgID="Equation.DSMT4" ShapeID="_x0000_i1136" DrawAspect="Content" ObjectID="_1461351687" r:id="rId236"/>
        </w:object>
      </w:r>
      <w:r w:rsidR="008D491C">
        <w:rPr>
          <w:rFonts w:hint="eastAsia"/>
          <w:sz w:val="21"/>
        </w:rPr>
        <w:t>表示数据集</w:t>
      </w:r>
      <w:r w:rsidR="008D491C" w:rsidRPr="008D491C">
        <w:rPr>
          <w:position w:val="-4"/>
          <w:sz w:val="21"/>
        </w:rPr>
        <w:object w:dxaOrig="360" w:dyaOrig="220">
          <v:shape id="_x0000_i1137" type="#_x0000_t75" style="width:18pt;height:11.5pt" o:ole="">
            <v:imagedata r:id="rId237" o:title=""/>
          </v:shape>
          <o:OLEObject Type="Embed" ProgID="Equation.DSMT4" ShapeID="_x0000_i1137" DrawAspect="Content" ObjectID="_1461351688" r:id="rId238"/>
        </w:object>
      </w:r>
      <w:r w:rsidR="008D491C">
        <w:rPr>
          <w:rFonts w:hint="eastAsia"/>
          <w:sz w:val="21"/>
        </w:rPr>
        <w:t>中序列长度小于</w:t>
      </w:r>
      <w:r w:rsidR="008D491C" w:rsidRPr="005D132F">
        <w:rPr>
          <w:position w:val="-10"/>
          <w:sz w:val="21"/>
        </w:rPr>
        <w:object w:dxaOrig="200" w:dyaOrig="240">
          <v:shape id="_x0000_i1138" type="#_x0000_t75" style="width:10pt;height:12pt" o:ole="">
            <v:imagedata r:id="rId239" o:title=""/>
          </v:shape>
          <o:OLEObject Type="Embed" ProgID="Equation.DSMT4" ShapeID="_x0000_i1138" DrawAspect="Content" ObjectID="_1461351689" r:id="rId240"/>
        </w:object>
      </w:r>
      <w:r w:rsidR="008D491C">
        <w:rPr>
          <w:rFonts w:hint="eastAsia"/>
          <w:sz w:val="21"/>
        </w:rPr>
        <w:t>的记录数目</w:t>
      </w:r>
      <w:r w:rsidR="008D491C">
        <w:rPr>
          <w:rFonts w:hint="eastAsia"/>
          <w:sz w:val="21"/>
        </w:rPr>
        <w:t xml:space="preserve">, </w:t>
      </w:r>
      <w:r w:rsidR="008D491C">
        <w:rPr>
          <w:rFonts w:hint="eastAsia"/>
          <w:sz w:val="21"/>
        </w:rPr>
        <w:t>打分函数</w:t>
      </w:r>
      <w:r w:rsidR="008D491C" w:rsidRPr="005D132F">
        <w:rPr>
          <w:position w:val="-10"/>
          <w:sz w:val="21"/>
        </w:rPr>
        <w:object w:dxaOrig="2299" w:dyaOrig="300">
          <v:shape id="_x0000_i1139" type="#_x0000_t75" style="width:114.5pt;height:15pt" o:ole="">
            <v:imagedata r:id="rId241" o:title=""/>
          </v:shape>
          <o:OLEObject Type="Embed" ProgID="Equation.DSMT4" ShapeID="_x0000_i1139" DrawAspect="Content" ObjectID="_1461351690" r:id="rId242"/>
        </w:object>
      </w:r>
      <w:r w:rsidR="005D132F">
        <w:rPr>
          <w:rFonts w:hint="eastAsia"/>
          <w:sz w:val="21"/>
        </w:rPr>
        <w:t xml:space="preserve">. </w:t>
      </w:r>
      <w:r w:rsidR="005D132F">
        <w:rPr>
          <w:rFonts w:hint="eastAsia"/>
          <w:sz w:val="21"/>
        </w:rPr>
        <w:t>由于从数据集</w:t>
      </w:r>
      <w:r w:rsidR="005D132F" w:rsidRPr="008D491C">
        <w:rPr>
          <w:position w:val="-4"/>
          <w:sz w:val="21"/>
        </w:rPr>
        <w:object w:dxaOrig="360" w:dyaOrig="220">
          <v:shape id="_x0000_i1140" type="#_x0000_t75" style="width:18pt;height:11.5pt" o:ole="">
            <v:imagedata r:id="rId237" o:title=""/>
          </v:shape>
          <o:OLEObject Type="Embed" ProgID="Equation.DSMT4" ShapeID="_x0000_i1140" DrawAspect="Content" ObjectID="_1461351691" r:id="rId243"/>
        </w:object>
      </w:r>
      <w:r w:rsidR="005D132F">
        <w:rPr>
          <w:rFonts w:hint="eastAsia"/>
          <w:sz w:val="21"/>
        </w:rPr>
        <w:t>中添加或者删除一条序列记录</w:t>
      </w:r>
      <w:r w:rsidR="005D132F">
        <w:rPr>
          <w:rFonts w:hint="eastAsia"/>
          <w:sz w:val="21"/>
        </w:rPr>
        <w:t xml:space="preserve">, </w:t>
      </w:r>
      <w:r w:rsidR="005D132F">
        <w:rPr>
          <w:rFonts w:hint="eastAsia"/>
          <w:sz w:val="21"/>
        </w:rPr>
        <w:t>影响</w:t>
      </w:r>
      <w:r w:rsidR="005D132F" w:rsidRPr="008D491C">
        <w:rPr>
          <w:position w:val="-10"/>
          <w:sz w:val="21"/>
        </w:rPr>
        <w:object w:dxaOrig="700" w:dyaOrig="300">
          <v:shape id="_x0000_i1141" type="#_x0000_t75" style="width:35pt;height:15pt" o:ole="">
            <v:imagedata r:id="rId235" o:title=""/>
          </v:shape>
          <o:OLEObject Type="Embed" ProgID="Equation.DSMT4" ShapeID="_x0000_i1141" DrawAspect="Content" ObjectID="_1461351692" r:id="rId244"/>
        </w:object>
      </w:r>
      <w:r w:rsidR="005D132F">
        <w:rPr>
          <w:rFonts w:hint="eastAsia"/>
          <w:sz w:val="21"/>
        </w:rPr>
        <w:t>至多为</w:t>
      </w:r>
      <w:r w:rsidR="005D132F">
        <w:rPr>
          <w:rFonts w:hint="eastAsia"/>
          <w:sz w:val="21"/>
        </w:rPr>
        <w:t xml:space="preserve">1, </w:t>
      </w:r>
      <w:r w:rsidR="005D132F">
        <w:rPr>
          <w:rFonts w:hint="eastAsia"/>
          <w:sz w:val="21"/>
        </w:rPr>
        <w:t>则打分函数</w:t>
      </w:r>
      <w:r w:rsidR="005D132F" w:rsidRPr="005D132F">
        <w:rPr>
          <w:position w:val="-10"/>
          <w:sz w:val="21"/>
        </w:rPr>
        <w:object w:dxaOrig="440" w:dyaOrig="300">
          <v:shape id="_x0000_i1142" type="#_x0000_t75" style="width:22pt;height:15pt" o:ole="">
            <v:imagedata r:id="rId245" o:title=""/>
          </v:shape>
          <o:OLEObject Type="Embed" ProgID="Equation.DSMT4" ShapeID="_x0000_i1142" DrawAspect="Content" ObjectID="_1461351693" r:id="rId246"/>
        </w:object>
      </w:r>
      <w:r w:rsidR="005D132F">
        <w:rPr>
          <w:rFonts w:hint="eastAsia"/>
          <w:sz w:val="21"/>
        </w:rPr>
        <w:t>的全局敏感性为</w:t>
      </w:r>
      <w:r w:rsidR="005D132F">
        <w:rPr>
          <w:rFonts w:hint="eastAsia"/>
          <w:sz w:val="21"/>
        </w:rPr>
        <w:t xml:space="preserve">1, </w:t>
      </w:r>
      <w:r w:rsidR="005D132F">
        <w:rPr>
          <w:rFonts w:hint="eastAsia"/>
          <w:sz w:val="21"/>
        </w:rPr>
        <w:t>即</w:t>
      </w:r>
      <w:r w:rsidR="005D132F" w:rsidRPr="005D132F">
        <w:rPr>
          <w:position w:val="-6"/>
          <w:sz w:val="21"/>
        </w:rPr>
        <w:object w:dxaOrig="580" w:dyaOrig="240">
          <v:shape id="_x0000_i1143" type="#_x0000_t75" style="width:29.5pt;height:12pt" o:ole="">
            <v:imagedata r:id="rId247" o:title=""/>
          </v:shape>
          <o:OLEObject Type="Embed" ProgID="Equation.DSMT4" ShapeID="_x0000_i1143" DrawAspect="Content" ObjectID="_1461351694" r:id="rId248"/>
        </w:object>
      </w:r>
      <w:r w:rsidR="005D132F">
        <w:rPr>
          <w:rFonts w:hint="eastAsia"/>
          <w:sz w:val="21"/>
        </w:rPr>
        <w:t xml:space="preserve">. </w:t>
      </w:r>
      <w:r w:rsidR="008D491C">
        <w:rPr>
          <w:rFonts w:hint="eastAsia"/>
          <w:sz w:val="21"/>
        </w:rPr>
        <w:t>根据式</w:t>
      </w:r>
      <w:r w:rsidR="008D491C">
        <w:rPr>
          <w:rFonts w:hint="eastAsia"/>
          <w:sz w:val="21"/>
        </w:rPr>
        <w:t>(4)</w:t>
      </w:r>
      <w:r w:rsidR="008D491C">
        <w:rPr>
          <w:rFonts w:hint="eastAsia"/>
          <w:sz w:val="21"/>
        </w:rPr>
        <w:t>可知</w:t>
      </w:r>
      <w:r w:rsidR="008D491C">
        <w:rPr>
          <w:rFonts w:hint="eastAsia"/>
          <w:sz w:val="21"/>
        </w:rPr>
        <w:t xml:space="preserve">, </w:t>
      </w:r>
      <w:r w:rsidR="008D491C">
        <w:rPr>
          <w:rFonts w:hint="eastAsia"/>
          <w:sz w:val="21"/>
        </w:rPr>
        <w:t>选择</w:t>
      </w:r>
      <w:r w:rsidR="008D491C" w:rsidRPr="00C3734C">
        <w:rPr>
          <w:position w:val="-10"/>
          <w:sz w:val="21"/>
        </w:rPr>
        <w:object w:dxaOrig="200" w:dyaOrig="240">
          <v:shape id="_x0000_i1144" type="#_x0000_t75" style="width:10pt;height:12pt" o:ole="">
            <v:imagedata r:id="rId239" o:title=""/>
          </v:shape>
          <o:OLEObject Type="Embed" ProgID="Equation.DSMT4" ShapeID="_x0000_i1144" DrawAspect="Content" ObjectID="_1461351695" r:id="rId249"/>
        </w:object>
      </w:r>
      <w:r w:rsidR="008D491C">
        <w:rPr>
          <w:rFonts w:hint="eastAsia"/>
          <w:sz w:val="21"/>
        </w:rPr>
        <w:t>作为</w:t>
      </w:r>
      <w:r w:rsidR="005D132F">
        <w:rPr>
          <w:rFonts w:hint="eastAsia"/>
          <w:sz w:val="21"/>
        </w:rPr>
        <w:t>最优序列长度的</w:t>
      </w:r>
      <w:r w:rsidR="008D491C">
        <w:rPr>
          <w:rFonts w:hint="eastAsia"/>
          <w:sz w:val="21"/>
        </w:rPr>
        <w:t>概率为</w:t>
      </w:r>
      <w:r w:rsidR="0040216B" w:rsidRPr="0040216B">
        <w:rPr>
          <w:position w:val="-12"/>
          <w:sz w:val="21"/>
        </w:rPr>
        <w:object w:dxaOrig="3600" w:dyaOrig="320">
          <v:shape id="_x0000_i1145" type="#_x0000_t75" style="width:180pt;height:15.5pt" o:ole="">
            <v:imagedata r:id="rId250" o:title=""/>
          </v:shape>
          <o:OLEObject Type="Embed" ProgID="Equation.DSMT4" ShapeID="_x0000_i1145" DrawAspect="Content" ObjectID="_1461351696" r:id="rId251"/>
        </w:object>
      </w:r>
      <w:r w:rsidR="005D132F">
        <w:rPr>
          <w:rFonts w:hint="eastAsia"/>
          <w:sz w:val="21"/>
        </w:rPr>
        <w:t xml:space="preserve">, </w:t>
      </w:r>
      <w:r w:rsidR="005D132F">
        <w:rPr>
          <w:rFonts w:hint="eastAsia"/>
          <w:sz w:val="21"/>
        </w:rPr>
        <w:t>其中</w:t>
      </w:r>
      <w:r w:rsidR="005D132F" w:rsidRPr="004437C3">
        <w:rPr>
          <w:position w:val="-6"/>
          <w:sz w:val="21"/>
        </w:rPr>
        <w:object w:dxaOrig="180" w:dyaOrig="200">
          <v:shape id="_x0000_i1146" type="#_x0000_t75" style="width:9pt;height:10pt" o:ole="">
            <v:imagedata r:id="rId252" o:title=""/>
          </v:shape>
          <o:OLEObject Type="Embed" ProgID="Equation.DSMT4" ShapeID="_x0000_i1146" DrawAspect="Content" ObjectID="_1461351697" r:id="rId253"/>
        </w:object>
      </w:r>
      <w:r w:rsidR="005D132F">
        <w:rPr>
          <w:rFonts w:hint="eastAsia"/>
          <w:sz w:val="21"/>
        </w:rPr>
        <w:t>为选择最优序列长度</w:t>
      </w:r>
      <w:r w:rsidR="005D132F" w:rsidRPr="004437C3">
        <w:rPr>
          <w:position w:val="-12"/>
          <w:sz w:val="21"/>
        </w:rPr>
        <w:object w:dxaOrig="279" w:dyaOrig="320">
          <v:shape id="_x0000_i1147" type="#_x0000_t75" style="width:14.5pt;height:15.5pt" o:ole="">
            <v:imagedata r:id="rId254" o:title=""/>
          </v:shape>
          <o:OLEObject Type="Embed" ProgID="Equation.DSMT4" ShapeID="_x0000_i1147" DrawAspect="Content" ObjectID="_1461351698" r:id="rId255"/>
        </w:object>
      </w:r>
      <w:r w:rsidR="005D132F">
        <w:rPr>
          <w:rFonts w:hint="eastAsia"/>
          <w:sz w:val="21"/>
        </w:rPr>
        <w:t>操作所分得的隐私预算</w:t>
      </w:r>
      <w:r w:rsidR="00EB538C">
        <w:rPr>
          <w:rFonts w:hint="eastAsia"/>
          <w:sz w:val="21"/>
        </w:rPr>
        <w:t>.</w:t>
      </w:r>
    </w:p>
    <w:p w:rsidR="003C0C22" w:rsidRPr="001156BD" w:rsidRDefault="00274A3D" w:rsidP="00F822BD">
      <w:pPr>
        <w:pStyle w:val="3"/>
      </w:pPr>
      <w:r>
        <w:rPr>
          <w:rFonts w:hint="eastAsia"/>
        </w:rPr>
        <w:t>构建</w:t>
      </w:r>
      <w:r w:rsidR="00222EC6">
        <w:rPr>
          <w:rFonts w:hint="eastAsia"/>
        </w:rPr>
        <w:t>扰动</w:t>
      </w:r>
      <w:r w:rsidR="00911F6B">
        <w:rPr>
          <w:rFonts w:hint="eastAsia"/>
        </w:rPr>
        <w:t>闭</w:t>
      </w:r>
      <w:commentRangeStart w:id="72"/>
      <w:del w:id="73" w:author="Lu Guoqing" w:date="2014-05-06T15:26:00Z">
        <w:r w:rsidR="003C0C22" w:rsidRPr="001156BD" w:rsidDel="00680164">
          <w:rPr>
            <w:rFonts w:hint="eastAsia"/>
          </w:rPr>
          <w:delText>前缀</w:delText>
        </w:r>
        <w:r w:rsidDel="00680164">
          <w:rPr>
            <w:rFonts w:hint="eastAsia"/>
          </w:rPr>
          <w:delText>序列</w:delText>
        </w:r>
      </w:del>
      <w:ins w:id="74" w:author="Lu Guoqing" w:date="2014-05-06T15:26:00Z">
        <w:r w:rsidR="00680164">
          <w:rPr>
            <w:rFonts w:hint="eastAsia"/>
          </w:rPr>
          <w:t>FSP</w:t>
        </w:r>
      </w:ins>
      <w:r w:rsidR="003C0C22" w:rsidRPr="001156BD">
        <w:rPr>
          <w:rFonts w:hint="eastAsia"/>
        </w:rPr>
        <w:t>树</w:t>
      </w:r>
      <w:commentRangeEnd w:id="72"/>
      <w:r w:rsidR="00036A4A">
        <w:rPr>
          <w:rStyle w:val="afd"/>
        </w:rPr>
        <w:commentReference w:id="72"/>
      </w:r>
    </w:p>
    <w:p w:rsidR="004427F0" w:rsidRDefault="00761327" w:rsidP="00B865C1">
      <w:pPr>
        <w:pStyle w:val="a0"/>
        <w:spacing w:afterLines="50" w:after="156"/>
        <w:ind w:leftChars="50" w:left="90" w:firstLineChars="150" w:firstLine="315"/>
        <w:rPr>
          <w:sz w:val="21"/>
        </w:rPr>
      </w:pPr>
      <w:commentRangeStart w:id="75"/>
      <w:r w:rsidRPr="00863E02">
        <w:rPr>
          <w:rFonts w:hint="eastAsia"/>
          <w:sz w:val="21"/>
        </w:rPr>
        <w:t>BuildNoisyPreSeqTree</w:t>
      </w:r>
      <w:r w:rsidR="00942795" w:rsidRPr="000616A8">
        <w:rPr>
          <w:rFonts w:hint="eastAsia"/>
          <w:sz w:val="21"/>
        </w:rPr>
        <w:t>过程算法描述</w:t>
      </w:r>
      <w:commentRangeEnd w:id="75"/>
      <w:r w:rsidR="00D0481B">
        <w:rPr>
          <w:rStyle w:val="afd"/>
        </w:rPr>
        <w:commentReference w:id="75"/>
      </w:r>
      <w:r w:rsidR="00942795" w:rsidRPr="00942795">
        <w:rPr>
          <w:rFonts w:hint="eastAsia"/>
          <w:sz w:val="21"/>
        </w:rPr>
        <w:t>如下</w:t>
      </w:r>
      <w:r w:rsidR="00942795" w:rsidRPr="000616A8">
        <w:rPr>
          <w:rFonts w:hint="eastAsia"/>
          <w:sz w:val="21"/>
        </w:rPr>
        <w:t>:</w:t>
      </w:r>
    </w:p>
    <w:tbl>
      <w:tblPr>
        <w:tblStyle w:val="af2"/>
        <w:tblW w:w="4678" w:type="dxa"/>
        <w:tblInd w:w="108" w:type="dxa"/>
        <w:tblBorders>
          <w:left w:val="none" w:sz="0" w:space="0" w:color="auto"/>
          <w:right w:val="none" w:sz="0" w:space="0" w:color="auto"/>
          <w:insideH w:val="none" w:sz="0" w:space="0" w:color="auto"/>
        </w:tblBorders>
        <w:tblLook w:val="04A0" w:firstRow="1" w:lastRow="0" w:firstColumn="1" w:lastColumn="0" w:noHBand="0" w:noVBand="1"/>
      </w:tblPr>
      <w:tblGrid>
        <w:gridCol w:w="4678"/>
      </w:tblGrid>
      <w:tr w:rsidR="00F12326" w:rsidRPr="004E4AE1" w:rsidTr="00D26595">
        <w:trPr>
          <w:trHeight w:val="161"/>
        </w:trPr>
        <w:tc>
          <w:tcPr>
            <w:tcW w:w="4678" w:type="dxa"/>
            <w:tcBorders>
              <w:top w:val="single" w:sz="12" w:space="0" w:color="auto"/>
              <w:bottom w:val="single" w:sz="4" w:space="0" w:color="auto"/>
            </w:tcBorders>
            <w:vAlign w:val="center"/>
          </w:tcPr>
          <w:p w:rsidR="00F12326" w:rsidRPr="005962F3" w:rsidRDefault="00F12326" w:rsidP="003B5BD5">
            <w:pPr>
              <w:pStyle w:val="a0"/>
              <w:numPr>
                <w:ilvl w:val="0"/>
                <w:numId w:val="13"/>
              </w:numPr>
              <w:snapToGrid w:val="0"/>
              <w:ind w:firstLineChars="0"/>
              <w:rPr>
                <w:sz w:val="15"/>
              </w:rPr>
            </w:pPr>
            <w:r w:rsidRPr="00F309F1">
              <w:rPr>
                <w:rFonts w:hint="eastAsia"/>
                <w:b/>
                <w:i/>
                <w:sz w:val="15"/>
              </w:rPr>
              <w:t>BuildNoisyPreSeq</w:t>
            </w:r>
            <w:r>
              <w:rPr>
                <w:rFonts w:hint="eastAsia"/>
                <w:b/>
                <w:i/>
                <w:sz w:val="15"/>
              </w:rPr>
              <w:t>Tree</w:t>
            </w:r>
            <w:r w:rsidR="009027EA" w:rsidRPr="009027EA">
              <w:rPr>
                <w:b/>
                <w:i/>
                <w:position w:val="-10"/>
                <w:sz w:val="15"/>
              </w:rPr>
              <w:object w:dxaOrig="1280" w:dyaOrig="279">
                <v:shape id="_x0000_i1148" type="#_x0000_t75" style="width:63.5pt;height:14.5pt" o:ole="">
                  <v:imagedata r:id="rId256" o:title=""/>
                </v:shape>
                <o:OLEObject Type="Embed" ProgID="Equation.DSMT4" ShapeID="_x0000_i1148" DrawAspect="Content" ObjectID="_1461351699" r:id="rId257"/>
              </w:object>
            </w:r>
          </w:p>
        </w:tc>
      </w:tr>
      <w:tr w:rsidR="00F12326" w:rsidRPr="004E4AE1" w:rsidTr="00D26595">
        <w:trPr>
          <w:trHeight w:val="177"/>
        </w:trPr>
        <w:tc>
          <w:tcPr>
            <w:tcW w:w="4678" w:type="dxa"/>
            <w:tcBorders>
              <w:top w:val="single" w:sz="4" w:space="0" w:color="auto"/>
              <w:bottom w:val="nil"/>
            </w:tcBorders>
          </w:tcPr>
          <w:p w:rsidR="00F12326" w:rsidRPr="005962F3" w:rsidRDefault="00F12326" w:rsidP="009027EA">
            <w:pPr>
              <w:pStyle w:val="a0"/>
              <w:snapToGrid w:val="0"/>
              <w:ind w:firstLineChars="0" w:firstLine="0"/>
              <w:rPr>
                <w:sz w:val="15"/>
              </w:rPr>
            </w:pPr>
            <w:r>
              <w:rPr>
                <w:rFonts w:hint="eastAsia"/>
                <w:b/>
                <w:sz w:val="15"/>
              </w:rPr>
              <w:t>输入</w:t>
            </w:r>
            <w:r>
              <w:rPr>
                <w:rFonts w:hint="eastAsia"/>
                <w:b/>
                <w:sz w:val="15"/>
              </w:rPr>
              <w:t xml:space="preserve">: </w:t>
            </w:r>
            <w:r>
              <w:rPr>
                <w:rFonts w:hint="eastAsia"/>
                <w:sz w:val="15"/>
              </w:rPr>
              <w:t>截断</w:t>
            </w:r>
            <w:r w:rsidRPr="005962F3">
              <w:rPr>
                <w:rFonts w:hint="eastAsia"/>
                <w:sz w:val="15"/>
              </w:rPr>
              <w:t>数据库</w:t>
            </w:r>
            <w:r w:rsidR="009027EA" w:rsidRPr="009027EA">
              <w:rPr>
                <w:position w:val="-4"/>
                <w:sz w:val="15"/>
              </w:rPr>
              <w:object w:dxaOrig="279" w:dyaOrig="220">
                <v:shape id="_x0000_i1149" type="#_x0000_t75" style="width:14.5pt;height:11.5pt" o:ole="">
                  <v:imagedata r:id="rId258" o:title=""/>
                </v:shape>
                <o:OLEObject Type="Embed" ProgID="Equation.DSMT4" ShapeID="_x0000_i1149" DrawAspect="Content" ObjectID="_1461351700" r:id="rId259"/>
              </w:object>
            </w:r>
          </w:p>
        </w:tc>
      </w:tr>
      <w:tr w:rsidR="00F12326" w:rsidRPr="004E4AE1" w:rsidTr="00D26595">
        <w:trPr>
          <w:trHeight w:val="177"/>
        </w:trPr>
        <w:tc>
          <w:tcPr>
            <w:tcW w:w="4678" w:type="dxa"/>
            <w:tcBorders>
              <w:top w:val="nil"/>
            </w:tcBorders>
          </w:tcPr>
          <w:p w:rsidR="00F12326" w:rsidRPr="005962F3" w:rsidRDefault="00F12326" w:rsidP="009027EA">
            <w:pPr>
              <w:snapToGrid w:val="0"/>
              <w:rPr>
                <w:sz w:val="15"/>
              </w:rPr>
            </w:pPr>
            <w:r>
              <w:rPr>
                <w:rFonts w:hint="eastAsia"/>
                <w:b/>
                <w:sz w:val="15"/>
              </w:rPr>
              <w:t>输入</w:t>
            </w:r>
            <w:r>
              <w:rPr>
                <w:rFonts w:hint="eastAsia"/>
                <w:b/>
                <w:sz w:val="15"/>
              </w:rPr>
              <w:t xml:space="preserve">: </w:t>
            </w:r>
            <w:r w:rsidRPr="003C7F8D">
              <w:rPr>
                <w:rFonts w:hint="eastAsia"/>
                <w:sz w:val="15"/>
              </w:rPr>
              <w:t>最优序列长度</w:t>
            </w:r>
            <w:r w:rsidR="009027EA" w:rsidRPr="009027EA">
              <w:rPr>
                <w:position w:val="-10"/>
                <w:sz w:val="15"/>
              </w:rPr>
              <w:object w:dxaOrig="220" w:dyaOrig="260">
                <v:shape id="_x0000_i1150" type="#_x0000_t75" style="width:11.5pt;height:13pt" o:ole="">
                  <v:imagedata r:id="rId260" o:title=""/>
                </v:shape>
                <o:OLEObject Type="Embed" ProgID="Equation.DSMT4" ShapeID="_x0000_i1150" DrawAspect="Content" ObjectID="_1461351701" r:id="rId261"/>
              </w:object>
            </w:r>
          </w:p>
        </w:tc>
      </w:tr>
      <w:tr w:rsidR="00F12326" w:rsidRPr="004E4AE1" w:rsidTr="00D26595">
        <w:trPr>
          <w:trHeight w:val="177"/>
        </w:trPr>
        <w:tc>
          <w:tcPr>
            <w:tcW w:w="4678" w:type="dxa"/>
          </w:tcPr>
          <w:p w:rsidR="00F12326" w:rsidRPr="005962F3" w:rsidRDefault="00F12326" w:rsidP="009027EA">
            <w:pPr>
              <w:snapToGrid w:val="0"/>
              <w:rPr>
                <w:b/>
                <w:sz w:val="15"/>
              </w:rPr>
            </w:pPr>
            <w:r>
              <w:rPr>
                <w:rFonts w:hint="eastAsia"/>
                <w:b/>
                <w:sz w:val="15"/>
              </w:rPr>
              <w:lastRenderedPageBreak/>
              <w:t>输入</w:t>
            </w:r>
            <w:r>
              <w:rPr>
                <w:rFonts w:hint="eastAsia"/>
                <w:b/>
                <w:sz w:val="15"/>
              </w:rPr>
              <w:t xml:space="preserve">: </w:t>
            </w:r>
            <w:r>
              <w:rPr>
                <w:rFonts w:hint="eastAsia"/>
                <w:sz w:val="15"/>
              </w:rPr>
              <w:t>最小支持度计数阈值</w:t>
            </w:r>
            <w:r w:rsidR="009027EA" w:rsidRPr="009027EA">
              <w:rPr>
                <w:position w:val="-8"/>
                <w:sz w:val="15"/>
              </w:rPr>
              <w:object w:dxaOrig="560" w:dyaOrig="220">
                <v:shape id="_x0000_i1151" type="#_x0000_t75" style="width:27.5pt;height:11.5pt" o:ole="">
                  <v:imagedata r:id="rId262" o:title=""/>
                </v:shape>
                <o:OLEObject Type="Embed" ProgID="Equation.DSMT4" ShapeID="_x0000_i1151" DrawAspect="Content" ObjectID="_1461351702" r:id="rId263"/>
              </w:object>
            </w:r>
          </w:p>
        </w:tc>
      </w:tr>
      <w:tr w:rsidR="00F12326" w:rsidRPr="004E4AE1" w:rsidTr="00D26595">
        <w:trPr>
          <w:trHeight w:val="177"/>
        </w:trPr>
        <w:tc>
          <w:tcPr>
            <w:tcW w:w="4678" w:type="dxa"/>
          </w:tcPr>
          <w:p w:rsidR="00F12326" w:rsidRPr="003C7F8D" w:rsidRDefault="00F12326" w:rsidP="009027EA">
            <w:pPr>
              <w:snapToGrid w:val="0"/>
              <w:rPr>
                <w:b/>
                <w:sz w:val="15"/>
              </w:rPr>
            </w:pPr>
            <w:r>
              <w:rPr>
                <w:rFonts w:hint="eastAsia"/>
                <w:b/>
                <w:sz w:val="15"/>
              </w:rPr>
              <w:t>输入</w:t>
            </w:r>
            <w:r>
              <w:rPr>
                <w:rFonts w:hint="eastAsia"/>
                <w:b/>
                <w:sz w:val="15"/>
              </w:rPr>
              <w:t xml:space="preserve">: </w:t>
            </w:r>
            <w:r w:rsidRPr="005962F3">
              <w:rPr>
                <w:rFonts w:hint="eastAsia"/>
                <w:sz w:val="15"/>
              </w:rPr>
              <w:t>隐私预算</w:t>
            </w:r>
            <w:r w:rsidR="009027EA" w:rsidRPr="009027EA">
              <w:rPr>
                <w:position w:val="-8"/>
                <w:sz w:val="15"/>
              </w:rPr>
              <w:object w:dxaOrig="200" w:dyaOrig="240">
                <v:shape id="_x0000_i1152" type="#_x0000_t75" style="width:10pt;height:12pt" o:ole="">
                  <v:imagedata r:id="rId264" o:title=""/>
                </v:shape>
                <o:OLEObject Type="Embed" ProgID="Equation.DSMT4" ShapeID="_x0000_i1152" DrawAspect="Content" ObjectID="_1461351703" r:id="rId265"/>
              </w:object>
            </w:r>
          </w:p>
        </w:tc>
      </w:tr>
      <w:tr w:rsidR="00F12326" w:rsidRPr="004E4AE1" w:rsidTr="00D26595">
        <w:trPr>
          <w:trHeight w:val="173"/>
        </w:trPr>
        <w:tc>
          <w:tcPr>
            <w:tcW w:w="4678" w:type="dxa"/>
          </w:tcPr>
          <w:p w:rsidR="00F12326" w:rsidRPr="005962F3" w:rsidRDefault="00F12326" w:rsidP="009027EA">
            <w:pPr>
              <w:pStyle w:val="a0"/>
              <w:ind w:firstLineChars="0" w:firstLine="0"/>
              <w:rPr>
                <w:b/>
                <w:sz w:val="15"/>
              </w:rPr>
            </w:pPr>
            <w:r>
              <w:rPr>
                <w:rFonts w:hint="eastAsia"/>
                <w:b/>
                <w:sz w:val="15"/>
              </w:rPr>
              <w:t>输出</w:t>
            </w:r>
            <w:r>
              <w:rPr>
                <w:rFonts w:hint="eastAsia"/>
                <w:b/>
                <w:sz w:val="15"/>
              </w:rPr>
              <w:t xml:space="preserve">: </w:t>
            </w:r>
            <w:r>
              <w:rPr>
                <w:rFonts w:hint="eastAsia"/>
                <w:sz w:val="15"/>
              </w:rPr>
              <w:t>扰动</w:t>
            </w:r>
            <w:r w:rsidR="00F976FA">
              <w:rPr>
                <w:rFonts w:hint="eastAsia"/>
                <w:sz w:val="15"/>
              </w:rPr>
              <w:t>闭</w:t>
            </w:r>
            <w:r>
              <w:rPr>
                <w:rFonts w:hint="eastAsia"/>
                <w:sz w:val="15"/>
              </w:rPr>
              <w:t>前缀序列树</w:t>
            </w:r>
            <w:r w:rsidR="009027EA" w:rsidRPr="009027EA">
              <w:rPr>
                <w:position w:val="-4"/>
                <w:sz w:val="15"/>
              </w:rPr>
              <w:object w:dxaOrig="260" w:dyaOrig="220">
                <v:shape id="_x0000_i1153" type="#_x0000_t75" style="width:13pt;height:11.5pt" o:ole="">
                  <v:imagedata r:id="rId266" o:title=""/>
                </v:shape>
                <o:OLEObject Type="Embed" ProgID="Equation.DSMT4" ShapeID="_x0000_i1153" DrawAspect="Content" ObjectID="_1461351704" r:id="rId267"/>
              </w:object>
            </w:r>
          </w:p>
        </w:tc>
      </w:tr>
      <w:tr w:rsidR="00F12326" w:rsidRPr="004E4AE1" w:rsidTr="00D26595">
        <w:trPr>
          <w:trHeight w:val="173"/>
        </w:trPr>
        <w:tc>
          <w:tcPr>
            <w:tcW w:w="4678" w:type="dxa"/>
          </w:tcPr>
          <w:p w:rsidR="00F12326" w:rsidRPr="0019469A" w:rsidRDefault="00F12326" w:rsidP="003B5BD5">
            <w:pPr>
              <w:pStyle w:val="a0"/>
              <w:numPr>
                <w:ilvl w:val="0"/>
                <w:numId w:val="21"/>
              </w:numPr>
              <w:spacing w:line="180" w:lineRule="auto"/>
              <w:ind w:firstLineChars="0"/>
              <w:jc w:val="left"/>
              <w:rPr>
                <w:sz w:val="15"/>
              </w:rPr>
            </w:pPr>
            <w:r>
              <w:rPr>
                <w:rFonts w:hint="eastAsia"/>
                <w:sz w:val="15"/>
              </w:rPr>
              <w:t>创建树</w:t>
            </w:r>
            <w:r w:rsidR="009027EA" w:rsidRPr="009027EA">
              <w:rPr>
                <w:position w:val="-4"/>
                <w:sz w:val="15"/>
              </w:rPr>
              <w:object w:dxaOrig="260" w:dyaOrig="220">
                <v:shape id="_x0000_i1154" type="#_x0000_t75" style="width:13pt;height:11.5pt" o:ole="">
                  <v:imagedata r:id="rId268" o:title=""/>
                </v:shape>
                <o:OLEObject Type="Embed" ProgID="Equation.DSMT4" ShapeID="_x0000_i1154" DrawAspect="Content" ObjectID="_1461351705" r:id="rId269"/>
              </w:object>
            </w:r>
            <w:r>
              <w:rPr>
                <w:rFonts w:hint="eastAsia"/>
                <w:sz w:val="15"/>
              </w:rPr>
              <w:t>的虚拟根结点</w:t>
            </w:r>
            <w:r w:rsidRPr="00F976FA">
              <w:rPr>
                <w:rFonts w:hint="eastAsia"/>
                <w:i/>
                <w:sz w:val="15"/>
              </w:rPr>
              <w:t>Root</w:t>
            </w:r>
            <w:r>
              <w:rPr>
                <w:rFonts w:hint="eastAsia"/>
                <w:sz w:val="15"/>
              </w:rPr>
              <w:t>;</w:t>
            </w:r>
          </w:p>
        </w:tc>
      </w:tr>
      <w:tr w:rsidR="00F12326" w:rsidRPr="004E4AE1" w:rsidTr="00D26595">
        <w:trPr>
          <w:trHeight w:val="173"/>
        </w:trPr>
        <w:tc>
          <w:tcPr>
            <w:tcW w:w="4678" w:type="dxa"/>
          </w:tcPr>
          <w:p w:rsidR="00F12326" w:rsidRPr="005962F3" w:rsidRDefault="009027EA" w:rsidP="003B5BD5">
            <w:pPr>
              <w:pStyle w:val="a0"/>
              <w:numPr>
                <w:ilvl w:val="0"/>
                <w:numId w:val="21"/>
              </w:numPr>
              <w:snapToGrid w:val="0"/>
              <w:spacing w:line="180" w:lineRule="auto"/>
              <w:ind w:firstLineChars="0"/>
              <w:jc w:val="left"/>
              <w:rPr>
                <w:sz w:val="15"/>
              </w:rPr>
            </w:pPr>
            <w:r w:rsidRPr="009027EA">
              <w:rPr>
                <w:i/>
                <w:position w:val="-8"/>
                <w:sz w:val="15"/>
              </w:rPr>
              <w:object w:dxaOrig="360" w:dyaOrig="220">
                <v:shape id="_x0000_i1155" type="#_x0000_t75" style="width:18pt;height:11.5pt" o:ole="">
                  <v:imagedata r:id="rId270" o:title=""/>
                </v:shape>
                <o:OLEObject Type="Embed" ProgID="Equation.DSMT4" ShapeID="_x0000_i1155" DrawAspect="Content" ObjectID="_1461351706" r:id="rId271"/>
              </w:object>
            </w:r>
          </w:p>
        </w:tc>
      </w:tr>
      <w:tr w:rsidR="00F12326" w:rsidRPr="004E4AE1" w:rsidTr="00D26595">
        <w:trPr>
          <w:trHeight w:val="173"/>
        </w:trPr>
        <w:tc>
          <w:tcPr>
            <w:tcW w:w="4678" w:type="dxa"/>
          </w:tcPr>
          <w:p w:rsidR="00F12326" w:rsidRPr="0019469A" w:rsidRDefault="009027EA" w:rsidP="003B5BD5">
            <w:pPr>
              <w:pStyle w:val="a0"/>
              <w:numPr>
                <w:ilvl w:val="0"/>
                <w:numId w:val="21"/>
              </w:numPr>
              <w:snapToGrid w:val="0"/>
              <w:spacing w:line="180" w:lineRule="auto"/>
              <w:ind w:firstLineChars="0"/>
              <w:jc w:val="left"/>
              <w:rPr>
                <w:i/>
                <w:sz w:val="15"/>
              </w:rPr>
            </w:pPr>
            <w:r w:rsidRPr="009027EA">
              <w:rPr>
                <w:i/>
                <w:position w:val="-10"/>
                <w:sz w:val="15"/>
              </w:rPr>
              <w:object w:dxaOrig="720" w:dyaOrig="279">
                <v:shape id="_x0000_i1156" type="#_x0000_t75" style="width:36pt;height:14.5pt" o:ole="">
                  <v:imagedata r:id="rId272" o:title=""/>
                </v:shape>
                <o:OLEObject Type="Embed" ProgID="Equation.DSMT4" ShapeID="_x0000_i1156" DrawAspect="Content" ObjectID="_1461351707" r:id="rId273"/>
              </w:object>
            </w:r>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sidRPr="0019469A">
              <w:rPr>
                <w:rFonts w:hint="eastAsia"/>
                <w:b/>
                <w:sz w:val="15"/>
              </w:rPr>
              <w:t>while</w:t>
            </w:r>
            <w:r w:rsidR="000719D4">
              <w:rPr>
                <w:rFonts w:hint="eastAsia"/>
                <w:sz w:val="15"/>
              </w:rPr>
              <w:t xml:space="preserve"> </w:t>
            </w:r>
            <w:r w:rsidR="009027EA" w:rsidRPr="009027EA">
              <w:rPr>
                <w:position w:val="-10"/>
                <w:sz w:val="15"/>
              </w:rPr>
              <w:object w:dxaOrig="400" w:dyaOrig="260">
                <v:shape id="_x0000_i1157" type="#_x0000_t75" style="width:20.5pt;height:13pt" o:ole="">
                  <v:imagedata r:id="rId274" o:title=""/>
                </v:shape>
                <o:OLEObject Type="Embed" ProgID="Equation.DSMT4" ShapeID="_x0000_i1157" DrawAspect="Content" ObjectID="_1461351708" r:id="rId275"/>
              </w:object>
            </w:r>
            <w:r w:rsidR="000719D4">
              <w:rPr>
                <w:sz w:val="15"/>
              </w:rPr>
              <w:t xml:space="preserve"> </w:t>
            </w:r>
            <w:r w:rsidRPr="0019469A">
              <w:rPr>
                <w:rFonts w:hint="eastAsia"/>
                <w:b/>
                <w:sz w:val="15"/>
                <w:szCs w:val="21"/>
              </w:rPr>
              <w:t>do</w:t>
            </w:r>
          </w:p>
        </w:tc>
      </w:tr>
      <w:tr w:rsidR="00F12326" w:rsidRPr="004E4AE1" w:rsidTr="00D26595">
        <w:trPr>
          <w:trHeight w:val="173"/>
        </w:trPr>
        <w:tc>
          <w:tcPr>
            <w:tcW w:w="4678" w:type="dxa"/>
          </w:tcPr>
          <w:p w:rsidR="00F12326" w:rsidRPr="000719D4"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sidRPr="0019469A">
              <w:rPr>
                <w:rFonts w:hint="eastAsia"/>
                <w:b/>
                <w:sz w:val="15"/>
              </w:rPr>
              <w:t>for each</w:t>
            </w:r>
            <w:r>
              <w:rPr>
                <w:rFonts w:hint="eastAsia"/>
                <w:sz w:val="15"/>
              </w:rPr>
              <w:t xml:space="preserve"> </w:t>
            </w:r>
            <w:r>
              <w:rPr>
                <w:rFonts w:hint="eastAsia"/>
                <w:sz w:val="15"/>
              </w:rPr>
              <w:t>非叶子结点</w:t>
            </w:r>
            <w:r w:rsidR="009027EA" w:rsidRPr="009027EA">
              <w:rPr>
                <w:position w:val="-8"/>
                <w:sz w:val="15"/>
              </w:rPr>
              <w:object w:dxaOrig="1120" w:dyaOrig="260">
                <v:shape id="_x0000_i1158" type="#_x0000_t75" style="width:56pt;height:13pt" o:ole="">
                  <v:imagedata r:id="rId276" o:title=""/>
                </v:shape>
                <o:OLEObject Type="Embed" ProgID="Equation.DSMT4" ShapeID="_x0000_i1158" DrawAspect="Content" ObjectID="_1461351709" r:id="rId277"/>
              </w:object>
            </w:r>
            <w:r w:rsidR="000719D4">
              <w:rPr>
                <w:rFonts w:hint="eastAsia"/>
                <w:sz w:val="15"/>
              </w:rPr>
              <w:t xml:space="preserve"> and </w:t>
            </w:r>
            <w:r w:rsidR="009027EA" w:rsidRPr="009027EA">
              <w:rPr>
                <w:position w:val="-8"/>
                <w:sz w:val="15"/>
              </w:rPr>
              <w:object w:dxaOrig="620" w:dyaOrig="240">
                <v:shape id="_x0000_i1159" type="#_x0000_t75" style="width:31pt;height:12pt" o:ole="">
                  <v:imagedata r:id="rId278" o:title=""/>
                </v:shape>
                <o:OLEObject Type="Embed" ProgID="Equation.DSMT4" ShapeID="_x0000_i1159" DrawAspect="Content" ObjectID="_1461351710" r:id="rId279"/>
              </w:object>
            </w:r>
            <w:r w:rsidR="000719D4">
              <w:rPr>
                <w:rFonts w:hint="eastAsia"/>
                <w:sz w:val="15"/>
              </w:rPr>
              <w:t xml:space="preserve"> </w:t>
            </w:r>
            <w:r w:rsidRPr="000719D4">
              <w:rPr>
                <w:rFonts w:hint="eastAsia"/>
                <w:b/>
                <w:sz w:val="15"/>
                <w:szCs w:val="21"/>
              </w:rPr>
              <w:t>do</w:t>
            </w:r>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Pr>
                <w:rFonts w:hint="eastAsia"/>
                <w:sz w:val="15"/>
              </w:rPr>
              <w:t>结点集合</w:t>
            </w:r>
            <w:r w:rsidR="009027EA" w:rsidRPr="009027EA">
              <w:rPr>
                <w:position w:val="-8"/>
                <w:sz w:val="15"/>
              </w:rPr>
              <w:object w:dxaOrig="400" w:dyaOrig="240">
                <v:shape id="_x0000_i1160" type="#_x0000_t75" style="width:20.5pt;height:12pt" o:ole="">
                  <v:imagedata r:id="rId280" o:title=""/>
                </v:shape>
                <o:OLEObject Type="Embed" ProgID="Equation.DSMT4" ShapeID="_x0000_i1160" DrawAspect="Content" ObjectID="_1461351711" r:id="rId281"/>
              </w:object>
            </w:r>
            <w:r w:rsidR="000719D4" w:rsidRPr="000719D4">
              <w:rPr>
                <w:rFonts w:hint="eastAsia"/>
                <w:sz w:val="15"/>
              </w:rPr>
              <w:t>结点</w:t>
            </w:r>
            <w:r w:rsidR="009027EA" w:rsidRPr="009027EA">
              <w:rPr>
                <w:position w:val="-8"/>
                <w:sz w:val="15"/>
              </w:rPr>
              <w:object w:dxaOrig="160" w:dyaOrig="240">
                <v:shape id="_x0000_i1161" type="#_x0000_t75" style="width:8pt;height:12pt" o:ole="">
                  <v:imagedata r:id="rId282" o:title=""/>
                </v:shape>
                <o:OLEObject Type="Embed" ProgID="Equation.DSMT4" ShapeID="_x0000_i1161" DrawAspect="Content" ObjectID="_1461351712" r:id="rId283"/>
              </w:object>
            </w:r>
            <w:r w:rsidR="000719D4" w:rsidRPr="000719D4">
              <w:rPr>
                <w:rFonts w:hint="eastAsia"/>
                <w:sz w:val="15"/>
              </w:rPr>
              <w:t>所有可能的后继结点</w:t>
            </w:r>
            <w:r w:rsidR="009027EA" w:rsidRPr="009027EA">
              <w:rPr>
                <w:position w:val="-8"/>
                <w:sz w:val="15"/>
              </w:rPr>
              <w:object w:dxaOrig="580" w:dyaOrig="220">
                <v:shape id="_x0000_i1162" type="#_x0000_t75" style="width:29.5pt;height:11.5pt" o:ole="">
                  <v:imagedata r:id="rId284" o:title=""/>
                </v:shape>
                <o:OLEObject Type="Embed" ProgID="Equation.DSMT4" ShapeID="_x0000_i1162" DrawAspect="Content" ObjectID="_1461351713" r:id="rId285"/>
              </w:object>
            </w:r>
          </w:p>
        </w:tc>
      </w:tr>
      <w:tr w:rsidR="00F12326" w:rsidRPr="004E4AE1" w:rsidTr="00D26595">
        <w:trPr>
          <w:trHeight w:val="173"/>
        </w:trPr>
        <w:tc>
          <w:tcPr>
            <w:tcW w:w="4678" w:type="dxa"/>
          </w:tcPr>
          <w:p w:rsidR="00EB5481"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bookmarkStart w:id="76" w:name="OLE_LINK18"/>
            <w:bookmarkStart w:id="77" w:name="OLE_LINK23"/>
            <w:r w:rsidR="004B5FCB" w:rsidRPr="009027EA">
              <w:rPr>
                <w:position w:val="-12"/>
                <w:sz w:val="15"/>
              </w:rPr>
              <w:object w:dxaOrig="2160" w:dyaOrig="279">
                <v:shape id="_x0000_i1254" type="#_x0000_t75" style="width:108pt;height:14.5pt" o:ole="">
                  <v:imagedata r:id="rId286" o:title=""/>
                </v:shape>
                <o:OLEObject Type="Embed" ProgID="Equation.DSMT4" ShapeID="_x0000_i1254" DrawAspect="Content" ObjectID="_1461351714" r:id="rId287"/>
              </w:object>
            </w:r>
            <w:r w:rsidR="009027EA" w:rsidRPr="009027EA">
              <w:rPr>
                <w:position w:val="-10"/>
                <w:sz w:val="15"/>
              </w:rPr>
              <w:object w:dxaOrig="420" w:dyaOrig="260">
                <v:shape id="_x0000_i1163" type="#_x0000_t75" style="width:21pt;height:13pt" o:ole="">
                  <v:imagedata r:id="rId288" o:title=""/>
                </v:shape>
                <o:OLEObject Type="Embed" ProgID="Equation.DSMT4" ShapeID="_x0000_i1163" DrawAspect="Content" ObjectID="_1461351715" r:id="rId289"/>
              </w:object>
            </w:r>
            <w:r w:rsidR="00EB5481">
              <w:rPr>
                <w:rFonts w:hint="eastAsia"/>
                <w:sz w:val="15"/>
              </w:rPr>
              <w:t>为序列模式</w:t>
            </w:r>
          </w:p>
          <w:p w:rsidR="00F12326" w:rsidRPr="00D3753C" w:rsidRDefault="00EB5481" w:rsidP="00EB5481">
            <w:pPr>
              <w:pStyle w:val="a0"/>
              <w:snapToGrid w:val="0"/>
              <w:spacing w:line="180" w:lineRule="auto"/>
              <w:ind w:left="113" w:firstLineChars="150" w:firstLine="225"/>
              <w:jc w:val="left"/>
              <w:rPr>
                <w:sz w:val="15"/>
              </w:rPr>
            </w:pPr>
            <w:r w:rsidRPr="00EB5481">
              <w:rPr>
                <w:position w:val="-12"/>
                <w:sz w:val="15"/>
              </w:rPr>
              <w:object w:dxaOrig="260" w:dyaOrig="300">
                <v:shape id="_x0000_i1164" type="#_x0000_t75" style="width:13pt;height:15pt" o:ole="">
                  <v:imagedata r:id="rId290" o:title=""/>
                </v:shape>
                <o:OLEObject Type="Embed" ProgID="Equation.DSMT4" ShapeID="_x0000_i1164" DrawAspect="Content" ObjectID="_1461351716" r:id="rId291"/>
              </w:object>
            </w:r>
            <w:r>
              <w:rPr>
                <w:rFonts w:hint="eastAsia"/>
                <w:sz w:val="15"/>
              </w:rPr>
              <w:t>对应的</w:t>
            </w:r>
            <w:bookmarkEnd w:id="76"/>
            <w:bookmarkEnd w:id="77"/>
            <w:r>
              <w:rPr>
                <w:rFonts w:hint="eastAsia"/>
                <w:sz w:val="15"/>
              </w:rPr>
              <w:t>真实支持度计数</w:t>
            </w:r>
          </w:p>
        </w:tc>
      </w:tr>
      <w:tr w:rsidR="00F12326" w:rsidRPr="004E4AE1" w:rsidTr="00D26595">
        <w:trPr>
          <w:trHeight w:val="173"/>
        </w:trPr>
        <w:tc>
          <w:tcPr>
            <w:tcW w:w="4678" w:type="dxa"/>
          </w:tcPr>
          <w:p w:rsidR="006262FB" w:rsidRPr="006262FB" w:rsidRDefault="00F12326" w:rsidP="003B5BD5">
            <w:pPr>
              <w:pStyle w:val="a0"/>
              <w:numPr>
                <w:ilvl w:val="0"/>
                <w:numId w:val="21"/>
              </w:numPr>
              <w:snapToGrid w:val="0"/>
              <w:spacing w:line="180" w:lineRule="auto"/>
              <w:ind w:firstLineChars="0"/>
              <w:jc w:val="left"/>
              <w:rPr>
                <w:i/>
                <w:sz w:val="15"/>
              </w:rPr>
            </w:pPr>
            <w:r>
              <w:rPr>
                <w:rFonts w:hint="eastAsia"/>
                <w:sz w:val="15"/>
              </w:rPr>
              <w:t xml:space="preserve"> </w:t>
            </w:r>
            <w:r w:rsidR="00D3753C">
              <w:rPr>
                <w:rFonts w:hint="eastAsia"/>
                <w:sz w:val="15"/>
              </w:rPr>
              <w:t xml:space="preserve"> </w:t>
            </w:r>
            <w:r w:rsidR="0002512D">
              <w:rPr>
                <w:rFonts w:hint="eastAsia"/>
                <w:sz w:val="15"/>
              </w:rPr>
              <w:t xml:space="preserve">  </w:t>
            </w:r>
            <w:r w:rsidR="004B5FCB" w:rsidRPr="00D3753C">
              <w:rPr>
                <w:position w:val="-12"/>
                <w:sz w:val="15"/>
              </w:rPr>
              <w:object w:dxaOrig="2340" w:dyaOrig="300">
                <v:shape id="_x0000_i1253" type="#_x0000_t75" style="width:117pt;height:15pt" o:ole="">
                  <v:imagedata r:id="rId292" o:title=""/>
                </v:shape>
                <o:OLEObject Type="Embed" ProgID="Equation.DSMT4" ShapeID="_x0000_i1253" DrawAspect="Content" ObjectID="_1461351717" r:id="rId293"/>
              </w:object>
            </w:r>
            <w:r w:rsidR="006262FB" w:rsidRPr="006262FB">
              <w:rPr>
                <w:position w:val="-8"/>
                <w:sz w:val="15"/>
              </w:rPr>
              <w:object w:dxaOrig="660" w:dyaOrig="240">
                <v:shape id="_x0000_i1165" type="#_x0000_t75" style="width:33pt;height:12pt" o:ole="">
                  <v:imagedata r:id="rId294" o:title=""/>
                </v:shape>
                <o:OLEObject Type="Embed" ProgID="Equation.DSMT4" ShapeID="_x0000_i1165" DrawAspect="Content" ObjectID="_1461351718" r:id="rId295"/>
              </w:object>
            </w:r>
          </w:p>
          <w:p w:rsidR="00F12326" w:rsidRPr="00D3753C" w:rsidRDefault="006262FB" w:rsidP="00D26595">
            <w:pPr>
              <w:pStyle w:val="a0"/>
              <w:snapToGrid w:val="0"/>
              <w:spacing w:line="180" w:lineRule="auto"/>
              <w:ind w:left="113" w:firstLineChars="150" w:firstLine="225"/>
              <w:jc w:val="left"/>
              <w:rPr>
                <w:i/>
                <w:sz w:val="15"/>
              </w:rPr>
            </w:pPr>
            <w:r w:rsidRPr="00D3753C">
              <w:rPr>
                <w:position w:val="-12"/>
                <w:sz w:val="15"/>
              </w:rPr>
              <w:object w:dxaOrig="3540" w:dyaOrig="320">
                <v:shape id="_x0000_i1166" type="#_x0000_t75" style="width:177.5pt;height:15.5pt" o:ole="">
                  <v:imagedata r:id="rId296" o:title=""/>
                </v:shape>
                <o:OLEObject Type="Embed" ProgID="Equation.DSMT4" ShapeID="_x0000_i1166" DrawAspect="Content" ObjectID="_1461351719" r:id="rId297"/>
              </w:object>
            </w:r>
          </w:p>
        </w:tc>
      </w:tr>
      <w:tr w:rsidR="00F976FA" w:rsidRPr="004E4AE1" w:rsidTr="00D26595">
        <w:trPr>
          <w:trHeight w:val="173"/>
        </w:trPr>
        <w:tc>
          <w:tcPr>
            <w:tcW w:w="4678" w:type="dxa"/>
          </w:tcPr>
          <w:p w:rsidR="00F976FA" w:rsidRDefault="00F976FA" w:rsidP="003B5BD5">
            <w:pPr>
              <w:pStyle w:val="a0"/>
              <w:numPr>
                <w:ilvl w:val="0"/>
                <w:numId w:val="21"/>
              </w:numPr>
              <w:snapToGrid w:val="0"/>
              <w:spacing w:line="180" w:lineRule="auto"/>
              <w:ind w:firstLineChars="0"/>
              <w:jc w:val="left"/>
              <w:rPr>
                <w:sz w:val="15"/>
              </w:rPr>
            </w:pPr>
            <w:r>
              <w:rPr>
                <w:rFonts w:hint="eastAsia"/>
                <w:sz w:val="15"/>
              </w:rPr>
              <w:t xml:space="preserve">    </w:t>
            </w:r>
            <w:r w:rsidR="0002512D" w:rsidRPr="0002512D">
              <w:rPr>
                <w:rFonts w:hint="eastAsia"/>
                <w:b/>
                <w:sz w:val="15"/>
              </w:rPr>
              <w:t>if</w:t>
            </w:r>
            <w:r w:rsidR="0002512D">
              <w:rPr>
                <w:rFonts w:hint="eastAsia"/>
                <w:sz w:val="15"/>
              </w:rPr>
              <w:t xml:space="preserve"> </w:t>
            </w:r>
            <w:r w:rsidR="0002512D" w:rsidRPr="0002512D">
              <w:rPr>
                <w:position w:val="-6"/>
                <w:sz w:val="15"/>
              </w:rPr>
              <w:object w:dxaOrig="360" w:dyaOrig="220">
                <v:shape id="_x0000_i1167" type="#_x0000_t75" style="width:19pt;height:10.5pt" o:ole="">
                  <v:imagedata r:id="rId298" o:title=""/>
                </v:shape>
                <o:OLEObject Type="Embed" ProgID="Equation.DSMT4" ShapeID="_x0000_i1167" DrawAspect="Content" ObjectID="_1461351720" r:id="rId299"/>
              </w:object>
            </w:r>
            <w:r w:rsidR="0002512D" w:rsidRPr="0002512D">
              <w:rPr>
                <w:rFonts w:hint="eastAsia"/>
                <w:b/>
                <w:sz w:val="15"/>
              </w:rPr>
              <w:t>then</w:t>
            </w:r>
          </w:p>
        </w:tc>
      </w:tr>
      <w:tr w:rsidR="0022435C" w:rsidRPr="004E4AE1" w:rsidTr="00D26595">
        <w:trPr>
          <w:trHeight w:val="173"/>
        </w:trPr>
        <w:tc>
          <w:tcPr>
            <w:tcW w:w="4678" w:type="dxa"/>
          </w:tcPr>
          <w:p w:rsidR="00D26595" w:rsidRDefault="0002512D" w:rsidP="003B5BD5">
            <w:pPr>
              <w:pStyle w:val="a0"/>
              <w:numPr>
                <w:ilvl w:val="0"/>
                <w:numId w:val="21"/>
              </w:numPr>
              <w:snapToGrid w:val="0"/>
              <w:spacing w:line="180" w:lineRule="auto"/>
              <w:ind w:firstLineChars="0"/>
              <w:jc w:val="left"/>
              <w:rPr>
                <w:sz w:val="15"/>
              </w:rPr>
            </w:pPr>
            <w:r>
              <w:rPr>
                <w:rFonts w:hint="eastAsia"/>
                <w:sz w:val="15"/>
              </w:rPr>
              <w:t xml:space="preserve">      </w:t>
            </w:r>
            <w:r w:rsidR="00D26595" w:rsidRPr="00D3753C">
              <w:rPr>
                <w:position w:val="-12"/>
                <w:sz w:val="15"/>
              </w:rPr>
              <w:object w:dxaOrig="2580" w:dyaOrig="300">
                <v:shape id="_x0000_i1168" type="#_x0000_t75" style="width:129pt;height:15pt" o:ole="">
                  <v:imagedata r:id="rId300" o:title=""/>
                </v:shape>
                <o:OLEObject Type="Embed" ProgID="Equation.DSMT4" ShapeID="_x0000_i1168" DrawAspect="Content" ObjectID="_1461351721" r:id="rId301"/>
              </w:object>
            </w:r>
            <w:r w:rsidR="00D26595" w:rsidRPr="00EB5481">
              <w:rPr>
                <w:position w:val="-12"/>
                <w:sz w:val="15"/>
              </w:rPr>
              <w:object w:dxaOrig="499" w:dyaOrig="300">
                <v:shape id="_x0000_i1169" type="#_x0000_t75" style="width:25pt;height:15pt" o:ole="">
                  <v:imagedata r:id="rId302" o:title=""/>
                </v:shape>
                <o:OLEObject Type="Embed" ProgID="Equation.DSMT4" ShapeID="_x0000_i1169" DrawAspect="Content" ObjectID="_1461351722" r:id="rId303"/>
              </w:object>
            </w:r>
            <w:r w:rsidR="00D26595">
              <w:rPr>
                <w:rFonts w:hint="eastAsia"/>
                <w:sz w:val="15"/>
              </w:rPr>
              <w:t>为序列</w:t>
            </w:r>
          </w:p>
          <w:p w:rsidR="0022435C" w:rsidRDefault="00D26595" w:rsidP="00D26595">
            <w:pPr>
              <w:pStyle w:val="a0"/>
              <w:snapToGrid w:val="0"/>
              <w:spacing w:line="180" w:lineRule="auto"/>
              <w:ind w:left="113" w:firstLineChars="150" w:firstLine="225"/>
              <w:jc w:val="left"/>
              <w:rPr>
                <w:sz w:val="15"/>
              </w:rPr>
            </w:pPr>
            <w:r>
              <w:rPr>
                <w:rFonts w:hint="eastAsia"/>
                <w:sz w:val="15"/>
              </w:rPr>
              <w:t>模式</w:t>
            </w:r>
            <w:r w:rsidRPr="00EB5481">
              <w:rPr>
                <w:position w:val="-12"/>
                <w:sz w:val="15"/>
              </w:rPr>
              <w:object w:dxaOrig="260" w:dyaOrig="300">
                <v:shape id="_x0000_i1170" type="#_x0000_t75" style="width:13pt;height:15pt" o:ole="">
                  <v:imagedata r:id="rId290" o:title=""/>
                </v:shape>
                <o:OLEObject Type="Embed" ProgID="Equation.DSMT4" ShapeID="_x0000_i1170" DrawAspect="Content" ObjectID="_1461351723" r:id="rId304"/>
              </w:object>
            </w:r>
            <w:r>
              <w:rPr>
                <w:rFonts w:hint="eastAsia"/>
                <w:sz w:val="15"/>
              </w:rPr>
              <w:t>对应的</w:t>
            </w:r>
            <w:r w:rsidRPr="0002512D">
              <w:rPr>
                <w:rFonts w:hint="eastAsia"/>
                <w:sz w:val="15"/>
              </w:rPr>
              <w:t>预测支持度计数</w:t>
            </w:r>
          </w:p>
        </w:tc>
      </w:tr>
      <w:tr w:rsidR="0002512D" w:rsidRPr="004E4AE1" w:rsidTr="00D26595">
        <w:trPr>
          <w:trHeight w:val="173"/>
        </w:trPr>
        <w:tc>
          <w:tcPr>
            <w:tcW w:w="4678" w:type="dxa"/>
          </w:tcPr>
          <w:p w:rsidR="0002512D" w:rsidRPr="0002512D" w:rsidRDefault="0002512D" w:rsidP="003B5BD5">
            <w:pPr>
              <w:pStyle w:val="a0"/>
              <w:numPr>
                <w:ilvl w:val="0"/>
                <w:numId w:val="21"/>
              </w:numPr>
              <w:snapToGrid w:val="0"/>
              <w:spacing w:line="180" w:lineRule="auto"/>
              <w:ind w:firstLineChars="0"/>
              <w:jc w:val="left"/>
              <w:rPr>
                <w:b/>
                <w:sz w:val="15"/>
              </w:rPr>
            </w:pPr>
            <w:r>
              <w:rPr>
                <w:rFonts w:hint="eastAsia"/>
                <w:sz w:val="15"/>
              </w:rPr>
              <w:t xml:space="preserve">    </w:t>
            </w:r>
            <w:r w:rsidRPr="0002512D">
              <w:rPr>
                <w:rFonts w:hint="eastAsia"/>
                <w:b/>
                <w:sz w:val="15"/>
              </w:rPr>
              <w:t>end if</w:t>
            </w:r>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sidRPr="00E24C76">
              <w:rPr>
                <w:rFonts w:hint="eastAsia"/>
                <w:b/>
                <w:sz w:val="15"/>
              </w:rPr>
              <w:t>for each</w:t>
            </w:r>
            <w:r>
              <w:rPr>
                <w:rFonts w:hint="eastAsia"/>
                <w:sz w:val="15"/>
              </w:rPr>
              <w:t xml:space="preserve"> </w:t>
            </w:r>
            <w:r>
              <w:rPr>
                <w:rFonts w:hint="eastAsia"/>
                <w:sz w:val="15"/>
              </w:rPr>
              <w:t>结点</w:t>
            </w:r>
            <w:r w:rsidR="00C34183">
              <w:rPr>
                <w:rFonts w:hint="eastAsia"/>
                <w:sz w:val="15"/>
              </w:rPr>
              <w:t xml:space="preserve"> </w:t>
            </w:r>
            <w:r w:rsidR="00C34183" w:rsidRPr="000719D4">
              <w:rPr>
                <w:position w:val="-10"/>
                <w:sz w:val="15"/>
              </w:rPr>
              <w:object w:dxaOrig="540" w:dyaOrig="279">
                <v:shape id="_x0000_i1171" type="#_x0000_t75" style="width:27pt;height:14.5pt" o:ole="">
                  <v:imagedata r:id="rId305" o:title=""/>
                </v:shape>
                <o:OLEObject Type="Embed" ProgID="Equation.DSMT4" ShapeID="_x0000_i1171" DrawAspect="Content" ObjectID="_1461351724" r:id="rId306"/>
              </w:object>
            </w:r>
            <w:r w:rsidR="00C34183">
              <w:rPr>
                <w:rFonts w:hint="eastAsia"/>
                <w:sz w:val="15"/>
              </w:rPr>
              <w:t xml:space="preserve"> </w:t>
            </w:r>
            <w:r w:rsidRPr="00E24C76">
              <w:rPr>
                <w:rFonts w:hint="eastAsia"/>
                <w:b/>
                <w:sz w:val="15"/>
              </w:rPr>
              <w:t>do</w:t>
            </w:r>
          </w:p>
        </w:tc>
      </w:tr>
      <w:tr w:rsidR="00F976FA" w:rsidRPr="004E4AE1" w:rsidTr="00D26595">
        <w:trPr>
          <w:trHeight w:val="173"/>
        </w:trPr>
        <w:tc>
          <w:tcPr>
            <w:tcW w:w="4678" w:type="dxa"/>
          </w:tcPr>
          <w:p w:rsidR="00F976FA" w:rsidRDefault="00F976FA" w:rsidP="003B5BD5">
            <w:pPr>
              <w:pStyle w:val="a0"/>
              <w:numPr>
                <w:ilvl w:val="0"/>
                <w:numId w:val="21"/>
              </w:numPr>
              <w:snapToGrid w:val="0"/>
              <w:spacing w:line="180" w:lineRule="auto"/>
              <w:ind w:firstLineChars="0"/>
              <w:jc w:val="left"/>
              <w:rPr>
                <w:sz w:val="15"/>
              </w:rPr>
            </w:pPr>
            <w:r>
              <w:rPr>
                <w:rFonts w:hint="eastAsia"/>
                <w:sz w:val="15"/>
              </w:rPr>
              <w:t xml:space="preserve">      </w:t>
            </w:r>
            <w:r w:rsidRPr="00676FEA">
              <w:rPr>
                <w:rFonts w:hint="eastAsia"/>
                <w:sz w:val="15"/>
              </w:rPr>
              <w:t>扰动支持度计数</w:t>
            </w:r>
            <w:r w:rsidR="001276A3" w:rsidRPr="00C34183">
              <w:rPr>
                <w:color w:val="FF0000"/>
                <w:position w:val="-12"/>
                <w:sz w:val="15"/>
              </w:rPr>
              <w:object w:dxaOrig="2540" w:dyaOrig="300">
                <v:shape id="_x0000_i1172" type="#_x0000_t75" style="width:126.5pt;height:15pt" o:ole="">
                  <v:imagedata r:id="rId307" o:title=""/>
                </v:shape>
                <o:OLEObject Type="Embed" ProgID="Equation.DSMT4" ShapeID="_x0000_i1172" DrawAspect="Content" ObjectID="_1461351725" r:id="rId308"/>
              </w:object>
            </w:r>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Pr>
                <w:rFonts w:hint="eastAsia"/>
                <w:sz w:val="15"/>
              </w:rPr>
              <w:t>添加</w:t>
            </w:r>
            <w:r w:rsidR="00676FEA" w:rsidRPr="00676FEA">
              <w:rPr>
                <w:position w:val="-10"/>
                <w:sz w:val="15"/>
              </w:rPr>
              <w:object w:dxaOrig="200" w:dyaOrig="279">
                <v:shape id="_x0000_i1173" type="#_x0000_t75" style="width:10pt;height:14.5pt" o:ole="">
                  <v:imagedata r:id="rId309" o:title=""/>
                </v:shape>
                <o:OLEObject Type="Embed" ProgID="Equation.DSMT4" ShapeID="_x0000_i1173" DrawAspect="Content" ObjectID="_1461351726" r:id="rId310"/>
              </w:object>
            </w:r>
            <w:r>
              <w:rPr>
                <w:rFonts w:hint="eastAsia"/>
                <w:sz w:val="15"/>
              </w:rPr>
              <w:t>到</w:t>
            </w:r>
            <w:r w:rsidR="00676FEA" w:rsidRPr="00F976FA">
              <w:rPr>
                <w:position w:val="-4"/>
                <w:sz w:val="15"/>
              </w:rPr>
              <w:object w:dxaOrig="300" w:dyaOrig="240">
                <v:shape id="_x0000_i1174" type="#_x0000_t75" style="width:15pt;height:12pt" o:ole="">
                  <v:imagedata r:id="rId311" o:title=""/>
                </v:shape>
                <o:OLEObject Type="Embed" ProgID="Equation.DSMT4" ShapeID="_x0000_i1174" DrawAspect="Content" ObjectID="_1461351727" r:id="rId312"/>
              </w:object>
            </w:r>
            <w:r>
              <w:rPr>
                <w:rFonts w:hint="eastAsia"/>
                <w:sz w:val="15"/>
              </w:rPr>
              <w:t>中</w:t>
            </w:r>
            <w:r>
              <w:rPr>
                <w:rFonts w:hint="eastAsia"/>
                <w:sz w:val="15"/>
              </w:rPr>
              <w:t>;</w:t>
            </w:r>
            <w:bookmarkStart w:id="78" w:name="_GoBack"/>
            <w:bookmarkEnd w:id="78"/>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sidRPr="00E24C76">
              <w:rPr>
                <w:rFonts w:hint="eastAsia"/>
                <w:b/>
                <w:sz w:val="15"/>
              </w:rPr>
              <w:t>if</w:t>
            </w:r>
            <w:r>
              <w:rPr>
                <w:rFonts w:hint="eastAsia"/>
                <w:sz w:val="15"/>
              </w:rPr>
              <w:t xml:space="preserve"> </w:t>
            </w:r>
            <w:r w:rsidR="00676FEA" w:rsidRPr="00676FEA">
              <w:rPr>
                <w:position w:val="-10"/>
                <w:sz w:val="15"/>
              </w:rPr>
              <w:object w:dxaOrig="1140" w:dyaOrig="279">
                <v:shape id="_x0000_i1175" type="#_x0000_t75" style="width:57pt;height:14.5pt" o:ole="">
                  <v:imagedata r:id="rId313" o:title=""/>
                </v:shape>
                <o:OLEObject Type="Embed" ProgID="Equation.DSMT4" ShapeID="_x0000_i1175" DrawAspect="Content" ObjectID="_1461351728" r:id="rId314"/>
              </w:object>
            </w:r>
            <w:r w:rsidR="00676FEA">
              <w:rPr>
                <w:rFonts w:hint="eastAsia"/>
                <w:sz w:val="15"/>
              </w:rPr>
              <w:t xml:space="preserve"> </w:t>
            </w:r>
            <w:r w:rsidRPr="00E24C76">
              <w:rPr>
                <w:rFonts w:hint="eastAsia"/>
                <w:b/>
                <w:sz w:val="15"/>
              </w:rPr>
              <w:t>then</w:t>
            </w:r>
          </w:p>
        </w:tc>
      </w:tr>
      <w:tr w:rsidR="00F12326" w:rsidRPr="004E4AE1" w:rsidTr="00D26595">
        <w:trPr>
          <w:trHeight w:val="173"/>
        </w:trPr>
        <w:tc>
          <w:tcPr>
            <w:tcW w:w="4678" w:type="dxa"/>
          </w:tcPr>
          <w:p w:rsidR="00F12326" w:rsidRPr="0019469A"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Pr>
                <w:rFonts w:hint="eastAsia"/>
                <w:sz w:val="15"/>
              </w:rPr>
              <w:t>标记</w:t>
            </w:r>
            <w:r w:rsidR="00676FEA" w:rsidRPr="00676FEA">
              <w:rPr>
                <w:position w:val="-10"/>
                <w:sz w:val="15"/>
              </w:rPr>
              <w:object w:dxaOrig="200" w:dyaOrig="279">
                <v:shape id="_x0000_i1176" type="#_x0000_t75" style="width:10pt;height:14.5pt" o:ole="">
                  <v:imagedata r:id="rId309" o:title=""/>
                </v:shape>
                <o:OLEObject Type="Embed" ProgID="Equation.DSMT4" ShapeID="_x0000_i1176" DrawAspect="Content" ObjectID="_1461351729" r:id="rId315"/>
              </w:object>
            </w:r>
            <w:r>
              <w:rPr>
                <w:rFonts w:hint="eastAsia"/>
                <w:sz w:val="15"/>
              </w:rPr>
              <w:t>为叶子结点</w:t>
            </w:r>
            <w:r>
              <w:rPr>
                <w:rFonts w:hint="eastAsia"/>
                <w:sz w:val="15"/>
              </w:rPr>
              <w:t>;</w:t>
            </w:r>
          </w:p>
        </w:tc>
      </w:tr>
      <w:tr w:rsidR="00F12326" w:rsidRPr="004E4AE1" w:rsidTr="00D26595">
        <w:trPr>
          <w:trHeight w:val="173"/>
        </w:trPr>
        <w:tc>
          <w:tcPr>
            <w:tcW w:w="4678" w:type="dxa"/>
          </w:tcPr>
          <w:p w:rsidR="00F12326" w:rsidRPr="00E24C76" w:rsidRDefault="00F12326" w:rsidP="003B5BD5">
            <w:pPr>
              <w:pStyle w:val="a0"/>
              <w:numPr>
                <w:ilvl w:val="0"/>
                <w:numId w:val="21"/>
              </w:numPr>
              <w:snapToGrid w:val="0"/>
              <w:spacing w:line="180" w:lineRule="auto"/>
              <w:ind w:firstLineChars="0"/>
              <w:jc w:val="left"/>
              <w:rPr>
                <w:b/>
                <w:sz w:val="15"/>
              </w:rPr>
            </w:pPr>
            <w:r>
              <w:rPr>
                <w:rFonts w:hint="eastAsia"/>
                <w:sz w:val="15"/>
              </w:rPr>
              <w:t xml:space="preserve">      </w:t>
            </w:r>
            <w:r w:rsidRPr="00E24C76">
              <w:rPr>
                <w:rFonts w:hint="eastAsia"/>
                <w:b/>
                <w:sz w:val="15"/>
              </w:rPr>
              <w:t>end if</w:t>
            </w:r>
          </w:p>
        </w:tc>
      </w:tr>
      <w:tr w:rsidR="00F12326" w:rsidRPr="004E4AE1" w:rsidTr="00D26595">
        <w:trPr>
          <w:trHeight w:val="173"/>
        </w:trPr>
        <w:tc>
          <w:tcPr>
            <w:tcW w:w="4678" w:type="dxa"/>
          </w:tcPr>
          <w:p w:rsidR="00F12326" w:rsidRPr="00E24C76" w:rsidRDefault="00F12326" w:rsidP="003B5BD5">
            <w:pPr>
              <w:pStyle w:val="a0"/>
              <w:numPr>
                <w:ilvl w:val="0"/>
                <w:numId w:val="21"/>
              </w:numPr>
              <w:snapToGrid w:val="0"/>
              <w:spacing w:line="180" w:lineRule="auto"/>
              <w:ind w:firstLineChars="0"/>
              <w:jc w:val="left"/>
              <w:rPr>
                <w:b/>
                <w:sz w:val="15"/>
              </w:rPr>
            </w:pPr>
            <w:r>
              <w:rPr>
                <w:rFonts w:hint="eastAsia"/>
                <w:sz w:val="15"/>
              </w:rPr>
              <w:t xml:space="preserve">    </w:t>
            </w:r>
            <w:r w:rsidRPr="00E24C76">
              <w:rPr>
                <w:rFonts w:hint="eastAsia"/>
                <w:b/>
                <w:sz w:val="15"/>
              </w:rPr>
              <w:t>end for</w:t>
            </w:r>
          </w:p>
        </w:tc>
      </w:tr>
      <w:tr w:rsidR="00F12326" w:rsidRPr="004E4AE1" w:rsidTr="00D26595">
        <w:trPr>
          <w:trHeight w:val="173"/>
        </w:trPr>
        <w:tc>
          <w:tcPr>
            <w:tcW w:w="4678" w:type="dxa"/>
          </w:tcPr>
          <w:p w:rsidR="00F12326" w:rsidRDefault="00F12326" w:rsidP="003B5BD5">
            <w:pPr>
              <w:pStyle w:val="a0"/>
              <w:numPr>
                <w:ilvl w:val="0"/>
                <w:numId w:val="21"/>
              </w:numPr>
              <w:snapToGrid w:val="0"/>
              <w:spacing w:line="180" w:lineRule="auto"/>
              <w:ind w:firstLineChars="0"/>
              <w:jc w:val="left"/>
              <w:rPr>
                <w:sz w:val="15"/>
              </w:rPr>
            </w:pPr>
            <w:r>
              <w:rPr>
                <w:rFonts w:hint="eastAsia"/>
                <w:b/>
                <w:sz w:val="15"/>
              </w:rPr>
              <w:t xml:space="preserve">  </w:t>
            </w:r>
            <w:r w:rsidRPr="0019469A">
              <w:rPr>
                <w:rFonts w:hint="eastAsia"/>
                <w:b/>
                <w:sz w:val="15"/>
              </w:rPr>
              <w:t>end for</w:t>
            </w:r>
          </w:p>
        </w:tc>
      </w:tr>
      <w:tr w:rsidR="00F12326" w:rsidRPr="004E4AE1" w:rsidTr="00D26595">
        <w:trPr>
          <w:trHeight w:val="173"/>
        </w:trPr>
        <w:tc>
          <w:tcPr>
            <w:tcW w:w="4678" w:type="dxa"/>
          </w:tcPr>
          <w:p w:rsidR="00F12326" w:rsidRPr="005962F3" w:rsidRDefault="00F12326" w:rsidP="003B5BD5">
            <w:pPr>
              <w:pStyle w:val="a0"/>
              <w:numPr>
                <w:ilvl w:val="0"/>
                <w:numId w:val="21"/>
              </w:numPr>
              <w:snapToGrid w:val="0"/>
              <w:spacing w:line="180" w:lineRule="auto"/>
              <w:ind w:firstLineChars="0"/>
              <w:jc w:val="left"/>
              <w:rPr>
                <w:sz w:val="15"/>
              </w:rPr>
            </w:pPr>
            <w:r>
              <w:rPr>
                <w:rFonts w:hint="eastAsia"/>
                <w:sz w:val="15"/>
              </w:rPr>
              <w:t xml:space="preserve">  </w:t>
            </w:r>
            <w:r w:rsidR="004F64E8" w:rsidRPr="00F976FA">
              <w:rPr>
                <w:i/>
                <w:position w:val="-8"/>
                <w:sz w:val="15"/>
              </w:rPr>
              <w:object w:dxaOrig="400" w:dyaOrig="220">
                <v:shape id="_x0000_i1177" type="#_x0000_t75" style="width:20.5pt;height:10.5pt" o:ole="">
                  <v:imagedata r:id="rId316" o:title=""/>
                </v:shape>
                <o:OLEObject Type="Embed" ProgID="Equation.DSMT4" ShapeID="_x0000_i1177" DrawAspect="Content" ObjectID="_1461351730" r:id="rId317"/>
              </w:object>
            </w:r>
          </w:p>
        </w:tc>
      </w:tr>
      <w:tr w:rsidR="00F12326" w:rsidRPr="004E4AE1" w:rsidTr="00D26595">
        <w:trPr>
          <w:trHeight w:val="173"/>
        </w:trPr>
        <w:tc>
          <w:tcPr>
            <w:tcW w:w="4678" w:type="dxa"/>
          </w:tcPr>
          <w:p w:rsidR="00F12326" w:rsidRPr="005962F3" w:rsidRDefault="00F12326" w:rsidP="003B5BD5">
            <w:pPr>
              <w:pStyle w:val="a0"/>
              <w:numPr>
                <w:ilvl w:val="0"/>
                <w:numId w:val="21"/>
              </w:numPr>
              <w:snapToGrid w:val="0"/>
              <w:spacing w:line="180" w:lineRule="auto"/>
              <w:ind w:firstLineChars="0"/>
              <w:jc w:val="left"/>
              <w:rPr>
                <w:b/>
                <w:sz w:val="15"/>
              </w:rPr>
            </w:pPr>
            <w:r>
              <w:rPr>
                <w:rFonts w:hint="eastAsia"/>
                <w:b/>
                <w:sz w:val="15"/>
              </w:rPr>
              <w:t>end while</w:t>
            </w:r>
          </w:p>
        </w:tc>
      </w:tr>
      <w:tr w:rsidR="00F976FA" w:rsidRPr="004E4AE1" w:rsidTr="00D26595">
        <w:trPr>
          <w:trHeight w:val="173"/>
        </w:trPr>
        <w:tc>
          <w:tcPr>
            <w:tcW w:w="4678" w:type="dxa"/>
          </w:tcPr>
          <w:p w:rsidR="00F976FA" w:rsidRPr="00F976FA" w:rsidRDefault="00F976FA" w:rsidP="00191949">
            <w:pPr>
              <w:pStyle w:val="a0"/>
              <w:snapToGrid w:val="0"/>
              <w:ind w:left="113" w:firstLineChars="0" w:firstLine="0"/>
              <w:jc w:val="left"/>
              <w:rPr>
                <w:sz w:val="15"/>
              </w:rPr>
            </w:pPr>
          </w:p>
        </w:tc>
      </w:tr>
      <w:tr w:rsidR="0022435C" w:rsidRPr="004E4AE1" w:rsidTr="00D26595">
        <w:trPr>
          <w:trHeight w:val="173"/>
        </w:trPr>
        <w:tc>
          <w:tcPr>
            <w:tcW w:w="4678" w:type="dxa"/>
          </w:tcPr>
          <w:p w:rsidR="0022435C" w:rsidRPr="00191949" w:rsidRDefault="004F64E8" w:rsidP="003B5BD5">
            <w:pPr>
              <w:pStyle w:val="a0"/>
              <w:numPr>
                <w:ilvl w:val="0"/>
                <w:numId w:val="21"/>
              </w:numPr>
              <w:snapToGrid w:val="0"/>
              <w:spacing w:line="180" w:lineRule="auto"/>
              <w:ind w:firstLineChars="0"/>
              <w:jc w:val="left"/>
              <w:rPr>
                <w:sz w:val="15"/>
              </w:rPr>
            </w:pPr>
            <w:del w:id="79" w:author="Lu Guoqing" w:date="2014-05-07T09:16:00Z">
              <w:r w:rsidRPr="00191949" w:rsidDel="00E15EB1">
                <w:rPr>
                  <w:rFonts w:hint="eastAsia"/>
                  <w:b/>
                  <w:sz w:val="15"/>
                </w:rPr>
                <w:delText>while</w:delText>
              </w:r>
              <w:r w:rsidRPr="00191949" w:rsidDel="00E15EB1">
                <w:rPr>
                  <w:rFonts w:hint="eastAsia"/>
                  <w:sz w:val="15"/>
                </w:rPr>
                <w:delText xml:space="preserve"> </w:delText>
              </w:r>
              <w:r w:rsidR="0045637A" w:rsidRPr="0045637A" w:rsidDel="00E15EB1">
                <w:rPr>
                  <w:position w:val="-8"/>
                  <w:sz w:val="15"/>
                </w:rPr>
                <w:object w:dxaOrig="999" w:dyaOrig="279">
                  <v:shape id="_x0000_i1178" type="#_x0000_t75" style="width:50pt;height:14.5pt" o:ole="">
                    <v:imagedata r:id="rId318" o:title=""/>
                  </v:shape>
                  <o:OLEObject Type="Embed" ProgID="Equation.DSMT4" ShapeID="_x0000_i1178" DrawAspect="Content" ObjectID="_1461351731" r:id="rId319"/>
                </w:object>
              </w:r>
              <w:r w:rsidRPr="00191949" w:rsidDel="00E15EB1">
                <w:rPr>
                  <w:rFonts w:hint="eastAsia"/>
                  <w:sz w:val="15"/>
                </w:rPr>
                <w:delText>存在</w:delText>
              </w:r>
              <w:r w:rsidR="00DA1F46" w:rsidDel="00E15EB1">
                <w:rPr>
                  <w:rFonts w:hint="eastAsia"/>
                  <w:sz w:val="15"/>
                </w:rPr>
                <w:delText>可预测</w:delText>
              </w:r>
              <w:r w:rsidRPr="00191949" w:rsidDel="00E15EB1">
                <w:rPr>
                  <w:rFonts w:hint="eastAsia"/>
                  <w:sz w:val="15"/>
                </w:rPr>
                <w:delText>节点</w:delText>
              </w:r>
              <w:r w:rsidR="00DA1F46" w:rsidRPr="00DA1F46" w:rsidDel="00E15EB1">
                <w:rPr>
                  <w:position w:val="-10"/>
                  <w:sz w:val="15"/>
                </w:rPr>
                <w:object w:dxaOrig="1100" w:dyaOrig="279">
                  <v:shape id="_x0000_i1179" type="#_x0000_t75" style="width:54.5pt;height:14.5pt" o:ole="">
                    <v:imagedata r:id="rId320" o:title=""/>
                  </v:shape>
                  <o:OLEObject Type="Embed" ProgID="Equation.DSMT4" ShapeID="_x0000_i1179" DrawAspect="Content" ObjectID="_1461351732" r:id="rId321"/>
                </w:object>
              </w:r>
              <w:r w:rsidR="00492928" w:rsidRPr="00191949" w:rsidDel="00E15EB1">
                <w:rPr>
                  <w:rFonts w:hint="eastAsia"/>
                  <w:sz w:val="15"/>
                </w:rPr>
                <w:delText xml:space="preserve"> </w:delText>
              </w:r>
              <w:r w:rsidR="00492928" w:rsidRPr="00191949" w:rsidDel="00E15EB1">
                <w:rPr>
                  <w:rFonts w:hint="eastAsia"/>
                  <w:b/>
                  <w:sz w:val="15"/>
                </w:rPr>
                <w:delText>do</w:delText>
              </w:r>
            </w:del>
          </w:p>
        </w:tc>
      </w:tr>
      <w:tr w:rsidR="0022435C" w:rsidRPr="004E4AE1" w:rsidTr="00D26595">
        <w:trPr>
          <w:trHeight w:val="173"/>
        </w:trPr>
        <w:tc>
          <w:tcPr>
            <w:tcW w:w="4678" w:type="dxa"/>
          </w:tcPr>
          <w:p w:rsidR="0022435C" w:rsidRPr="00191949" w:rsidRDefault="00492928" w:rsidP="003B5BD5">
            <w:pPr>
              <w:pStyle w:val="a0"/>
              <w:numPr>
                <w:ilvl w:val="0"/>
                <w:numId w:val="21"/>
              </w:numPr>
              <w:snapToGrid w:val="0"/>
              <w:spacing w:line="180" w:lineRule="auto"/>
              <w:ind w:firstLineChars="0"/>
              <w:jc w:val="left"/>
              <w:rPr>
                <w:sz w:val="15"/>
              </w:rPr>
            </w:pPr>
            <w:del w:id="80" w:author="Lu Guoqing" w:date="2014-05-07T09:16:00Z">
              <w:r w:rsidRPr="00191949" w:rsidDel="00E15EB1">
                <w:rPr>
                  <w:rFonts w:hint="eastAsia"/>
                  <w:sz w:val="15"/>
                </w:rPr>
                <w:delText xml:space="preserve">  </w:delText>
              </w:r>
              <w:r w:rsidRPr="00191949" w:rsidDel="00E15EB1">
                <w:rPr>
                  <w:rFonts w:hint="eastAsia"/>
                  <w:b/>
                  <w:sz w:val="15"/>
                </w:rPr>
                <w:delText>for each</w:delText>
              </w:r>
              <w:r w:rsidR="00DA1F46" w:rsidDel="00E15EB1">
                <w:rPr>
                  <w:rFonts w:hint="eastAsia"/>
                  <w:sz w:val="15"/>
                </w:rPr>
                <w:delText>可预测</w:delText>
              </w:r>
              <w:r w:rsidRPr="00191949" w:rsidDel="00E15EB1">
                <w:rPr>
                  <w:rFonts w:hint="eastAsia"/>
                  <w:sz w:val="15"/>
                </w:rPr>
                <w:delText>结点</w:delText>
              </w:r>
              <w:r w:rsidR="0045637A" w:rsidRPr="00191949" w:rsidDel="00E15EB1">
                <w:rPr>
                  <w:position w:val="-10"/>
                  <w:sz w:val="15"/>
                </w:rPr>
                <w:object w:dxaOrig="1280" w:dyaOrig="300">
                  <v:shape id="_x0000_i1180" type="#_x0000_t75" style="width:63.5pt;height:15pt" o:ole="">
                    <v:imagedata r:id="rId322" o:title=""/>
                  </v:shape>
                  <o:OLEObject Type="Embed" ProgID="Equation.DSMT4" ShapeID="_x0000_i1180" DrawAspect="Content" ObjectID="_1461351733" r:id="rId323"/>
                </w:object>
              </w:r>
              <w:r w:rsidRPr="00191949" w:rsidDel="00E15EB1">
                <w:rPr>
                  <w:rFonts w:hint="eastAsia"/>
                  <w:sz w:val="15"/>
                </w:rPr>
                <w:delText xml:space="preserve"> and </w:delText>
              </w:r>
              <w:r w:rsidRPr="00191949" w:rsidDel="00E15EB1">
                <w:rPr>
                  <w:position w:val="-10"/>
                  <w:sz w:val="15"/>
                </w:rPr>
                <w:object w:dxaOrig="720" w:dyaOrig="279">
                  <v:shape id="_x0000_i1181" type="#_x0000_t75" style="width:36pt;height:14.5pt" o:ole="">
                    <v:imagedata r:id="rId324" o:title=""/>
                  </v:shape>
                  <o:OLEObject Type="Embed" ProgID="Equation.DSMT4" ShapeID="_x0000_i1181" DrawAspect="Content" ObjectID="_1461351734" r:id="rId325"/>
                </w:object>
              </w:r>
              <w:r w:rsidRPr="00191949" w:rsidDel="00E15EB1">
                <w:rPr>
                  <w:rFonts w:hint="eastAsia"/>
                  <w:sz w:val="15"/>
                </w:rPr>
                <w:delText xml:space="preserve"> </w:delText>
              </w:r>
              <w:r w:rsidRPr="00191949" w:rsidDel="00E15EB1">
                <w:rPr>
                  <w:rFonts w:hint="eastAsia"/>
                  <w:b/>
                  <w:sz w:val="15"/>
                </w:rPr>
                <w:delText>do</w:delText>
              </w:r>
            </w:del>
          </w:p>
        </w:tc>
      </w:tr>
      <w:tr w:rsidR="00DA1F46" w:rsidRPr="004E4AE1" w:rsidTr="00D26595">
        <w:trPr>
          <w:trHeight w:val="173"/>
        </w:trPr>
        <w:tc>
          <w:tcPr>
            <w:tcW w:w="4678" w:type="dxa"/>
          </w:tcPr>
          <w:p w:rsidR="00DA1F46" w:rsidRPr="00191949" w:rsidRDefault="00DA1F46" w:rsidP="003B5BD5">
            <w:pPr>
              <w:pStyle w:val="a0"/>
              <w:numPr>
                <w:ilvl w:val="0"/>
                <w:numId w:val="21"/>
              </w:numPr>
              <w:snapToGrid w:val="0"/>
              <w:spacing w:line="180" w:lineRule="auto"/>
              <w:ind w:firstLineChars="0"/>
              <w:jc w:val="left"/>
              <w:rPr>
                <w:sz w:val="15"/>
              </w:rPr>
            </w:pPr>
            <w:del w:id="81" w:author="Lu Guoqing" w:date="2014-05-07T09:16:00Z">
              <w:r w:rsidDel="00E15EB1">
                <w:rPr>
                  <w:rFonts w:hint="eastAsia"/>
                  <w:sz w:val="15"/>
                </w:rPr>
                <w:delText xml:space="preserve">    </w:delText>
              </w:r>
              <w:r w:rsidDel="00E15EB1">
                <w:rPr>
                  <w:rFonts w:hint="eastAsia"/>
                  <w:sz w:val="15"/>
                </w:rPr>
                <w:delText>结点集合</w:delText>
              </w:r>
              <w:r w:rsidRPr="000719D4" w:rsidDel="00E15EB1">
                <w:rPr>
                  <w:position w:val="-10"/>
                  <w:sz w:val="15"/>
                </w:rPr>
                <w:object w:dxaOrig="440" w:dyaOrig="279">
                  <v:shape id="_x0000_i1182" type="#_x0000_t75" style="width:22pt;height:14.5pt" o:ole="">
                    <v:imagedata r:id="rId326" o:title=""/>
                  </v:shape>
                  <o:OLEObject Type="Embed" ProgID="Equation.DSMT4" ShapeID="_x0000_i1182" DrawAspect="Content" ObjectID="_1461351735" r:id="rId327"/>
                </w:object>
              </w:r>
              <w:r w:rsidRPr="000719D4" w:rsidDel="00E15EB1">
                <w:rPr>
                  <w:position w:val="-10"/>
                  <w:sz w:val="15"/>
                </w:rPr>
                <w:object w:dxaOrig="180" w:dyaOrig="279">
                  <v:shape id="_x0000_i1183" type="#_x0000_t75" style="width:9pt;height:14.5pt" o:ole="">
                    <v:imagedata r:id="rId328" o:title=""/>
                  </v:shape>
                  <o:OLEObject Type="Embed" ProgID="Equation.DSMT4" ShapeID="_x0000_i1183" DrawAspect="Content" ObjectID="_1461351736" r:id="rId329"/>
                </w:object>
              </w:r>
              <w:r w:rsidR="00B20B51" w:rsidDel="00E15EB1">
                <w:rPr>
                  <w:rFonts w:hint="eastAsia"/>
                  <w:sz w:val="15"/>
                </w:rPr>
                <w:delText>所有可</w:delText>
              </w:r>
              <w:r w:rsidDel="00E15EB1">
                <w:rPr>
                  <w:rFonts w:hint="eastAsia"/>
                  <w:sz w:val="15"/>
                </w:rPr>
                <w:delText>预测后缀</w:delText>
              </w:r>
              <w:r w:rsidRPr="000719D4" w:rsidDel="00E15EB1">
                <w:rPr>
                  <w:rFonts w:hint="eastAsia"/>
                  <w:sz w:val="15"/>
                </w:rPr>
                <w:delText>结点</w:delText>
              </w:r>
              <w:r w:rsidR="00B20B51" w:rsidDel="00E15EB1">
                <w:rPr>
                  <w:rFonts w:hint="eastAsia"/>
                  <w:sz w:val="15"/>
                </w:rPr>
                <w:delText>,</w:delText>
              </w:r>
              <w:r w:rsidR="00274415" w:rsidDel="00E15EB1">
                <w:rPr>
                  <w:rFonts w:hint="eastAsia"/>
                  <w:sz w:val="15"/>
                </w:rPr>
                <w:delText xml:space="preserve"> </w:delText>
              </w:r>
              <w:r w:rsidR="00B20B51" w:rsidDel="00E15EB1">
                <w:rPr>
                  <w:rFonts w:hint="eastAsia"/>
                  <w:sz w:val="15"/>
                </w:rPr>
                <w:delText>即</w:delText>
              </w:r>
              <w:r w:rsidR="00B20B51" w:rsidRPr="00B20B51" w:rsidDel="00E15EB1">
                <w:rPr>
                  <w:position w:val="-10"/>
                  <w:sz w:val="15"/>
                </w:rPr>
                <w:object w:dxaOrig="960" w:dyaOrig="279">
                  <v:shape id="_x0000_i1184" type="#_x0000_t75" style="width:48pt;height:14.5pt" o:ole="">
                    <v:imagedata r:id="rId330" o:title=""/>
                  </v:shape>
                  <o:OLEObject Type="Embed" ProgID="Equation.DSMT4" ShapeID="_x0000_i1184" DrawAspect="Content" ObjectID="_1461351737" r:id="rId331"/>
                </w:object>
              </w:r>
            </w:del>
          </w:p>
        </w:tc>
      </w:tr>
      <w:tr w:rsidR="00DA1F46" w:rsidRPr="004E4AE1" w:rsidTr="00D26595">
        <w:trPr>
          <w:trHeight w:val="173"/>
        </w:trPr>
        <w:tc>
          <w:tcPr>
            <w:tcW w:w="4678" w:type="dxa"/>
          </w:tcPr>
          <w:p w:rsidR="00DA1F46" w:rsidRDefault="00DA1F46" w:rsidP="003B5BD5">
            <w:pPr>
              <w:pStyle w:val="a0"/>
              <w:numPr>
                <w:ilvl w:val="0"/>
                <w:numId w:val="21"/>
              </w:numPr>
              <w:snapToGrid w:val="0"/>
              <w:spacing w:line="180" w:lineRule="auto"/>
              <w:ind w:firstLineChars="0"/>
              <w:jc w:val="left"/>
              <w:rPr>
                <w:sz w:val="15"/>
              </w:rPr>
            </w:pPr>
            <w:del w:id="82" w:author="Lu Guoqing" w:date="2014-05-07T09:16:00Z">
              <w:r w:rsidDel="00E15EB1">
                <w:rPr>
                  <w:rFonts w:hint="eastAsia"/>
                  <w:b/>
                  <w:sz w:val="15"/>
                </w:rPr>
                <w:delText xml:space="preserve">    </w:delText>
              </w:r>
              <w:r w:rsidRPr="00E24C76" w:rsidDel="00E15EB1">
                <w:rPr>
                  <w:rFonts w:hint="eastAsia"/>
                  <w:b/>
                  <w:sz w:val="15"/>
                </w:rPr>
                <w:delText>for each</w:delText>
              </w:r>
              <w:r w:rsidDel="00E15EB1">
                <w:rPr>
                  <w:rFonts w:hint="eastAsia"/>
                  <w:sz w:val="15"/>
                </w:rPr>
                <w:delText xml:space="preserve"> </w:delText>
              </w:r>
              <w:r w:rsidDel="00E15EB1">
                <w:rPr>
                  <w:rFonts w:hint="eastAsia"/>
                  <w:sz w:val="15"/>
                </w:rPr>
                <w:delText>结点</w:delText>
              </w:r>
              <w:r w:rsidDel="00E15EB1">
                <w:rPr>
                  <w:rFonts w:hint="eastAsia"/>
                  <w:sz w:val="15"/>
                </w:rPr>
                <w:delText xml:space="preserve"> </w:delText>
              </w:r>
              <w:r w:rsidRPr="000719D4" w:rsidDel="00E15EB1">
                <w:rPr>
                  <w:position w:val="-10"/>
                  <w:sz w:val="15"/>
                </w:rPr>
                <w:object w:dxaOrig="540" w:dyaOrig="279">
                  <v:shape id="_x0000_i1185" type="#_x0000_t75" style="width:27pt;height:14.5pt" o:ole="">
                    <v:imagedata r:id="rId305" o:title=""/>
                  </v:shape>
                  <o:OLEObject Type="Embed" ProgID="Equation.DSMT4" ShapeID="_x0000_i1185" DrawAspect="Content" ObjectID="_1461351738" r:id="rId332"/>
                </w:object>
              </w:r>
              <w:r w:rsidDel="00E15EB1">
                <w:rPr>
                  <w:rFonts w:hint="eastAsia"/>
                  <w:sz w:val="15"/>
                </w:rPr>
                <w:delText xml:space="preserve"> </w:delText>
              </w:r>
              <w:r w:rsidRPr="00E24C76" w:rsidDel="00E15EB1">
                <w:rPr>
                  <w:rFonts w:hint="eastAsia"/>
                  <w:b/>
                  <w:sz w:val="15"/>
                </w:rPr>
                <w:delText>do</w:delText>
              </w:r>
            </w:del>
          </w:p>
        </w:tc>
      </w:tr>
      <w:tr w:rsidR="0022435C" w:rsidRPr="004E4AE1" w:rsidTr="00D26595">
        <w:trPr>
          <w:trHeight w:val="173"/>
        </w:trPr>
        <w:tc>
          <w:tcPr>
            <w:tcW w:w="4678" w:type="dxa"/>
          </w:tcPr>
          <w:p w:rsidR="0022435C" w:rsidRPr="00191949" w:rsidRDefault="00492928" w:rsidP="003B5BD5">
            <w:pPr>
              <w:pStyle w:val="a0"/>
              <w:numPr>
                <w:ilvl w:val="0"/>
                <w:numId w:val="21"/>
              </w:numPr>
              <w:snapToGrid w:val="0"/>
              <w:spacing w:line="180" w:lineRule="auto"/>
              <w:ind w:firstLineChars="0"/>
              <w:jc w:val="left"/>
              <w:rPr>
                <w:sz w:val="15"/>
              </w:rPr>
            </w:pPr>
            <w:del w:id="83" w:author="Lu Guoqing" w:date="2014-05-07T09:16:00Z">
              <w:r w:rsidRPr="00191949" w:rsidDel="00E15EB1">
                <w:rPr>
                  <w:rFonts w:hint="eastAsia"/>
                  <w:sz w:val="15"/>
                </w:rPr>
                <w:delText xml:space="preserve">    </w:delText>
              </w:r>
              <w:r w:rsidRPr="00191949" w:rsidDel="00E15EB1">
                <w:rPr>
                  <w:rFonts w:hint="eastAsia"/>
                  <w:sz w:val="15"/>
                </w:rPr>
                <w:delText>扰动支持度计数</w:delText>
              </w:r>
              <w:r w:rsidR="00274415" w:rsidRPr="00191949" w:rsidDel="00E15EB1">
                <w:rPr>
                  <w:position w:val="-12"/>
                  <w:sz w:val="15"/>
                </w:rPr>
                <w:object w:dxaOrig="1060" w:dyaOrig="300">
                  <v:shape id="_x0000_i1186" type="#_x0000_t75" style="width:53.5pt;height:15pt" o:ole="">
                    <v:imagedata r:id="rId333" o:title=""/>
                  </v:shape>
                  <o:OLEObject Type="Embed" ProgID="Equation.DSMT4" ShapeID="_x0000_i1186" DrawAspect="Content" ObjectID="_1461351739" r:id="rId334"/>
                </w:object>
              </w:r>
              <w:r w:rsidR="00274415" w:rsidRPr="00191949" w:rsidDel="00E15EB1">
                <w:rPr>
                  <w:rFonts w:hint="eastAsia"/>
                  <w:sz w:val="15"/>
                </w:rPr>
                <w:delText xml:space="preserve"> </w:delText>
              </w:r>
            </w:del>
          </w:p>
        </w:tc>
      </w:tr>
      <w:tr w:rsidR="00DA1F46" w:rsidRPr="004E4AE1" w:rsidTr="00D26595">
        <w:trPr>
          <w:trHeight w:val="173"/>
        </w:trPr>
        <w:tc>
          <w:tcPr>
            <w:tcW w:w="4678" w:type="dxa"/>
          </w:tcPr>
          <w:p w:rsidR="00DA1F46" w:rsidRPr="00191949" w:rsidRDefault="00DA1F46" w:rsidP="003B5BD5">
            <w:pPr>
              <w:pStyle w:val="a0"/>
              <w:numPr>
                <w:ilvl w:val="0"/>
                <w:numId w:val="21"/>
              </w:numPr>
              <w:snapToGrid w:val="0"/>
              <w:spacing w:line="180" w:lineRule="auto"/>
              <w:ind w:firstLineChars="0"/>
              <w:jc w:val="left"/>
              <w:rPr>
                <w:sz w:val="15"/>
              </w:rPr>
            </w:pPr>
            <w:del w:id="84" w:author="Lu Guoqing" w:date="2014-05-07T09:16:00Z">
              <w:r w:rsidDel="00E15EB1">
                <w:rPr>
                  <w:rFonts w:hint="eastAsia"/>
                  <w:b/>
                  <w:sz w:val="15"/>
                </w:rPr>
                <w:delText xml:space="preserve">    </w:delText>
              </w:r>
              <w:r w:rsidRPr="00E24C76" w:rsidDel="00E15EB1">
                <w:rPr>
                  <w:rFonts w:hint="eastAsia"/>
                  <w:b/>
                  <w:sz w:val="15"/>
                </w:rPr>
                <w:delText>if</w:delText>
              </w:r>
              <w:r w:rsidDel="00E15EB1">
                <w:rPr>
                  <w:rFonts w:hint="eastAsia"/>
                  <w:sz w:val="15"/>
                </w:rPr>
                <w:delText xml:space="preserve"> </w:delText>
              </w:r>
              <w:r w:rsidRPr="00676FEA" w:rsidDel="00E15EB1">
                <w:rPr>
                  <w:position w:val="-10"/>
                  <w:sz w:val="15"/>
                </w:rPr>
                <w:object w:dxaOrig="1140" w:dyaOrig="279">
                  <v:shape id="_x0000_i1187" type="#_x0000_t75" style="width:57pt;height:14.5pt" o:ole="">
                    <v:imagedata r:id="rId335" o:title=""/>
                  </v:shape>
                  <o:OLEObject Type="Embed" ProgID="Equation.DSMT4" ShapeID="_x0000_i1187" DrawAspect="Content" ObjectID="_1461351740" r:id="rId336"/>
                </w:object>
              </w:r>
              <w:r w:rsidDel="00E15EB1">
                <w:rPr>
                  <w:rFonts w:hint="eastAsia"/>
                  <w:sz w:val="15"/>
                </w:rPr>
                <w:delText xml:space="preserve"> </w:delText>
              </w:r>
              <w:r w:rsidRPr="00E24C76" w:rsidDel="00E15EB1">
                <w:rPr>
                  <w:rFonts w:hint="eastAsia"/>
                  <w:b/>
                  <w:sz w:val="15"/>
                </w:rPr>
                <w:delText>then</w:delText>
              </w:r>
            </w:del>
          </w:p>
        </w:tc>
      </w:tr>
      <w:tr w:rsidR="00DA1F46" w:rsidRPr="004E4AE1" w:rsidTr="00D26595">
        <w:trPr>
          <w:trHeight w:val="173"/>
        </w:trPr>
        <w:tc>
          <w:tcPr>
            <w:tcW w:w="4678" w:type="dxa"/>
          </w:tcPr>
          <w:p w:rsidR="00DA1F46" w:rsidRPr="00191949" w:rsidRDefault="00DA1F46" w:rsidP="003B5BD5">
            <w:pPr>
              <w:pStyle w:val="a0"/>
              <w:numPr>
                <w:ilvl w:val="0"/>
                <w:numId w:val="21"/>
              </w:numPr>
              <w:snapToGrid w:val="0"/>
              <w:spacing w:line="180" w:lineRule="auto"/>
              <w:ind w:firstLineChars="0"/>
              <w:jc w:val="left"/>
              <w:rPr>
                <w:sz w:val="15"/>
              </w:rPr>
            </w:pPr>
            <w:del w:id="85" w:author="Lu Guoqing" w:date="2014-05-07T09:16:00Z">
              <w:r w:rsidDel="00E15EB1">
                <w:rPr>
                  <w:rFonts w:hint="eastAsia"/>
                  <w:sz w:val="15"/>
                </w:rPr>
                <w:delText xml:space="preserve">      </w:delText>
              </w:r>
              <w:r w:rsidDel="00E15EB1">
                <w:rPr>
                  <w:rFonts w:hint="eastAsia"/>
                  <w:sz w:val="15"/>
                </w:rPr>
                <w:delText>添加</w:delText>
              </w:r>
              <w:r w:rsidRPr="00DA1F46" w:rsidDel="00E15EB1">
                <w:rPr>
                  <w:position w:val="-10"/>
                  <w:sz w:val="15"/>
                </w:rPr>
                <w:object w:dxaOrig="200" w:dyaOrig="279">
                  <v:shape id="_x0000_i1188" type="#_x0000_t75" style="width:10pt;height:14.5pt" o:ole="">
                    <v:imagedata r:id="rId337" o:title=""/>
                  </v:shape>
                  <o:OLEObject Type="Embed" ProgID="Equation.DSMT4" ShapeID="_x0000_i1188" DrawAspect="Content" ObjectID="_1461351741" r:id="rId338"/>
                </w:object>
              </w:r>
              <w:r w:rsidDel="00E15EB1">
                <w:rPr>
                  <w:rFonts w:hint="eastAsia"/>
                  <w:sz w:val="15"/>
                </w:rPr>
                <w:delText>到</w:delText>
              </w:r>
              <w:r w:rsidRPr="00F976FA" w:rsidDel="00E15EB1">
                <w:rPr>
                  <w:position w:val="-4"/>
                  <w:sz w:val="15"/>
                </w:rPr>
                <w:object w:dxaOrig="300" w:dyaOrig="240">
                  <v:shape id="_x0000_i1189" type="#_x0000_t75" style="width:15pt;height:12pt" o:ole="">
                    <v:imagedata r:id="rId311" o:title=""/>
                  </v:shape>
                  <o:OLEObject Type="Embed" ProgID="Equation.DSMT4" ShapeID="_x0000_i1189" DrawAspect="Content" ObjectID="_1461351742" r:id="rId339"/>
                </w:object>
              </w:r>
              <w:r w:rsidDel="00E15EB1">
                <w:rPr>
                  <w:rFonts w:hint="eastAsia"/>
                  <w:sz w:val="15"/>
                </w:rPr>
                <w:delText>中</w:delText>
              </w:r>
              <w:r w:rsidDel="00E15EB1">
                <w:rPr>
                  <w:rFonts w:hint="eastAsia"/>
                  <w:sz w:val="15"/>
                </w:rPr>
                <w:delText>;</w:delText>
              </w:r>
            </w:del>
          </w:p>
        </w:tc>
      </w:tr>
      <w:tr w:rsidR="00274415" w:rsidRPr="004E4AE1" w:rsidTr="00D26595">
        <w:trPr>
          <w:trHeight w:val="173"/>
        </w:trPr>
        <w:tc>
          <w:tcPr>
            <w:tcW w:w="4678" w:type="dxa"/>
          </w:tcPr>
          <w:p w:rsidR="00274415" w:rsidRDefault="00274415" w:rsidP="003B5BD5">
            <w:pPr>
              <w:pStyle w:val="a0"/>
              <w:numPr>
                <w:ilvl w:val="0"/>
                <w:numId w:val="21"/>
              </w:numPr>
              <w:snapToGrid w:val="0"/>
              <w:spacing w:line="180" w:lineRule="auto"/>
              <w:ind w:firstLineChars="0"/>
              <w:jc w:val="left"/>
              <w:rPr>
                <w:sz w:val="15"/>
              </w:rPr>
            </w:pPr>
            <w:del w:id="86" w:author="Lu Guoqing" w:date="2014-05-07T09:16:00Z">
              <w:r w:rsidDel="00E15EB1">
                <w:rPr>
                  <w:rFonts w:hint="eastAsia"/>
                  <w:b/>
                  <w:sz w:val="15"/>
                </w:rPr>
                <w:delText xml:space="preserve">    </w:delText>
              </w:r>
              <w:r w:rsidRPr="00E24C76" w:rsidDel="00E15EB1">
                <w:rPr>
                  <w:rFonts w:hint="eastAsia"/>
                  <w:b/>
                  <w:sz w:val="15"/>
                </w:rPr>
                <w:delText>end if</w:delText>
              </w:r>
            </w:del>
          </w:p>
        </w:tc>
      </w:tr>
      <w:tr w:rsidR="00191949" w:rsidRPr="004E4AE1" w:rsidTr="00D26595">
        <w:trPr>
          <w:trHeight w:val="173"/>
        </w:trPr>
        <w:tc>
          <w:tcPr>
            <w:tcW w:w="4678" w:type="dxa"/>
          </w:tcPr>
          <w:p w:rsidR="00191949" w:rsidRPr="00191949" w:rsidRDefault="00191949" w:rsidP="003B5BD5">
            <w:pPr>
              <w:pStyle w:val="a0"/>
              <w:numPr>
                <w:ilvl w:val="0"/>
                <w:numId w:val="21"/>
              </w:numPr>
              <w:snapToGrid w:val="0"/>
              <w:spacing w:line="180" w:lineRule="auto"/>
              <w:ind w:firstLineChars="0"/>
              <w:jc w:val="left"/>
              <w:rPr>
                <w:sz w:val="15"/>
              </w:rPr>
            </w:pPr>
            <w:del w:id="87" w:author="Lu Guoqing" w:date="2014-05-07T09:16:00Z">
              <w:r w:rsidDel="00E15EB1">
                <w:rPr>
                  <w:rFonts w:hint="eastAsia"/>
                  <w:sz w:val="15"/>
                </w:rPr>
                <w:delText xml:space="preserve">  </w:delText>
              </w:r>
              <w:r w:rsidRPr="00E24C76" w:rsidDel="00E15EB1">
                <w:rPr>
                  <w:rFonts w:hint="eastAsia"/>
                  <w:b/>
                  <w:sz w:val="15"/>
                </w:rPr>
                <w:delText>end for</w:delText>
              </w:r>
            </w:del>
          </w:p>
        </w:tc>
      </w:tr>
      <w:tr w:rsidR="0045637A" w:rsidRPr="004E4AE1" w:rsidTr="00D26595">
        <w:trPr>
          <w:trHeight w:val="173"/>
        </w:trPr>
        <w:tc>
          <w:tcPr>
            <w:tcW w:w="4678" w:type="dxa"/>
          </w:tcPr>
          <w:p w:rsidR="0045637A" w:rsidRDefault="0045637A" w:rsidP="003B5BD5">
            <w:pPr>
              <w:pStyle w:val="a0"/>
              <w:numPr>
                <w:ilvl w:val="0"/>
                <w:numId w:val="21"/>
              </w:numPr>
              <w:snapToGrid w:val="0"/>
              <w:spacing w:line="180" w:lineRule="auto"/>
              <w:ind w:firstLineChars="0"/>
              <w:jc w:val="left"/>
              <w:rPr>
                <w:sz w:val="15"/>
              </w:rPr>
            </w:pPr>
            <w:del w:id="88" w:author="Lu Guoqing" w:date="2014-05-07T09:16:00Z">
              <w:r w:rsidDel="00E15EB1">
                <w:rPr>
                  <w:rFonts w:hint="eastAsia"/>
                  <w:sz w:val="15"/>
                </w:rPr>
                <w:delText xml:space="preserve">  </w:delText>
              </w:r>
              <w:r w:rsidRPr="00F976FA" w:rsidDel="00E15EB1">
                <w:rPr>
                  <w:i/>
                  <w:position w:val="-8"/>
                  <w:sz w:val="15"/>
                </w:rPr>
                <w:object w:dxaOrig="400" w:dyaOrig="220">
                  <v:shape id="_x0000_i1190" type="#_x0000_t75" style="width:20.5pt;height:10.5pt" o:ole="">
                    <v:imagedata r:id="rId316" o:title=""/>
                  </v:shape>
                  <o:OLEObject Type="Embed" ProgID="Equation.DSMT4" ShapeID="_x0000_i1190" DrawAspect="Content" ObjectID="_1461351743" r:id="rId340"/>
                </w:object>
              </w:r>
            </w:del>
          </w:p>
        </w:tc>
      </w:tr>
      <w:tr w:rsidR="00191949" w:rsidRPr="004E4AE1" w:rsidTr="00D26595">
        <w:trPr>
          <w:trHeight w:val="173"/>
        </w:trPr>
        <w:tc>
          <w:tcPr>
            <w:tcW w:w="4678" w:type="dxa"/>
          </w:tcPr>
          <w:p w:rsidR="00191949" w:rsidRPr="00191949" w:rsidRDefault="00191949" w:rsidP="003B5BD5">
            <w:pPr>
              <w:pStyle w:val="a0"/>
              <w:numPr>
                <w:ilvl w:val="0"/>
                <w:numId w:val="21"/>
              </w:numPr>
              <w:snapToGrid w:val="0"/>
              <w:spacing w:line="180" w:lineRule="auto"/>
              <w:ind w:firstLineChars="0"/>
              <w:jc w:val="left"/>
              <w:rPr>
                <w:sz w:val="15"/>
              </w:rPr>
            </w:pPr>
            <w:del w:id="89" w:author="Lu Guoqing" w:date="2014-05-07T09:16:00Z">
              <w:r w:rsidDel="00E15EB1">
                <w:rPr>
                  <w:rFonts w:hint="eastAsia"/>
                  <w:b/>
                  <w:sz w:val="15"/>
                </w:rPr>
                <w:delText>end while</w:delText>
              </w:r>
            </w:del>
          </w:p>
        </w:tc>
      </w:tr>
      <w:tr w:rsidR="00191949" w:rsidRPr="004E4AE1" w:rsidTr="00D26595">
        <w:trPr>
          <w:trHeight w:val="173"/>
        </w:trPr>
        <w:tc>
          <w:tcPr>
            <w:tcW w:w="4678" w:type="dxa"/>
          </w:tcPr>
          <w:p w:rsidR="00191949" w:rsidRDefault="00191949" w:rsidP="00191949">
            <w:pPr>
              <w:pStyle w:val="a0"/>
              <w:snapToGrid w:val="0"/>
              <w:ind w:left="113" w:firstLineChars="0" w:firstLine="0"/>
              <w:jc w:val="left"/>
              <w:rPr>
                <w:color w:val="FF0000"/>
                <w:sz w:val="15"/>
              </w:rPr>
            </w:pPr>
          </w:p>
        </w:tc>
      </w:tr>
      <w:tr w:rsidR="00F12326" w:rsidRPr="004E4AE1" w:rsidTr="00D26595">
        <w:trPr>
          <w:trHeight w:val="173"/>
        </w:trPr>
        <w:tc>
          <w:tcPr>
            <w:tcW w:w="4678" w:type="dxa"/>
          </w:tcPr>
          <w:p w:rsidR="00F12326" w:rsidRDefault="00F12326" w:rsidP="003B5BD5">
            <w:pPr>
              <w:pStyle w:val="a0"/>
              <w:numPr>
                <w:ilvl w:val="0"/>
                <w:numId w:val="21"/>
              </w:numPr>
              <w:snapToGrid w:val="0"/>
              <w:ind w:firstLineChars="0"/>
              <w:jc w:val="left"/>
              <w:rPr>
                <w:b/>
                <w:sz w:val="15"/>
              </w:rPr>
            </w:pPr>
            <w:r w:rsidRPr="0019469A">
              <w:rPr>
                <w:rFonts w:hint="eastAsia"/>
                <w:sz w:val="15"/>
              </w:rPr>
              <w:t>依据一致性约束后置处理优化</w:t>
            </w:r>
            <m:oMath>
              <m:acc>
                <m:accPr>
                  <m:chr m:val="̃"/>
                  <m:ctrlPr>
                    <w:rPr>
                      <w:rFonts w:ascii="Cambria Math" w:hAnsi="Cambria Math"/>
                      <w:i/>
                      <w:sz w:val="15"/>
                    </w:rPr>
                  </m:ctrlPr>
                </m:accPr>
                <m:e>
                  <m:r>
                    <w:rPr>
                      <w:rFonts w:ascii="Cambria Math" w:hAnsi="Cambria Math"/>
                      <w:sz w:val="15"/>
                    </w:rPr>
                    <m:t>PT</m:t>
                  </m:r>
                </m:e>
              </m:acc>
            </m:oMath>
            <w:r>
              <w:rPr>
                <w:rFonts w:hint="eastAsia"/>
                <w:sz w:val="15"/>
              </w:rPr>
              <w:t>;</w:t>
            </w:r>
          </w:p>
        </w:tc>
      </w:tr>
      <w:tr w:rsidR="00F12326" w:rsidRPr="004E4AE1" w:rsidTr="00D26595">
        <w:trPr>
          <w:trHeight w:val="173"/>
        </w:trPr>
        <w:tc>
          <w:tcPr>
            <w:tcW w:w="4678" w:type="dxa"/>
            <w:tcBorders>
              <w:bottom w:val="single" w:sz="12" w:space="0" w:color="auto"/>
            </w:tcBorders>
          </w:tcPr>
          <w:p w:rsidR="00F12326" w:rsidRPr="005962F3" w:rsidRDefault="00F12326" w:rsidP="003B5BD5">
            <w:pPr>
              <w:pStyle w:val="a0"/>
              <w:numPr>
                <w:ilvl w:val="0"/>
                <w:numId w:val="21"/>
              </w:numPr>
              <w:snapToGrid w:val="0"/>
              <w:ind w:firstLineChars="0"/>
              <w:jc w:val="left"/>
              <w:rPr>
                <w:sz w:val="15"/>
              </w:rPr>
            </w:pPr>
            <w:r w:rsidRPr="005962F3">
              <w:rPr>
                <w:rFonts w:hint="eastAsia"/>
                <w:b/>
                <w:sz w:val="15"/>
              </w:rPr>
              <w:t>return</w:t>
            </w:r>
            <w:r w:rsidRPr="005962F3">
              <w:rPr>
                <w:rFonts w:hint="eastAsia"/>
                <w:sz w:val="15"/>
              </w:rPr>
              <w:t xml:space="preserve"> </w:t>
            </w:r>
            <m:oMath>
              <m:acc>
                <m:accPr>
                  <m:chr m:val="̃"/>
                  <m:ctrlPr>
                    <w:rPr>
                      <w:rFonts w:ascii="Cambria Math" w:hAnsi="Cambria Math"/>
                      <w:i/>
                      <w:sz w:val="15"/>
                    </w:rPr>
                  </m:ctrlPr>
                </m:accPr>
                <m:e>
                  <m:r>
                    <w:rPr>
                      <w:rFonts w:ascii="Cambria Math" w:hAnsi="Cambria Math"/>
                      <w:sz w:val="15"/>
                    </w:rPr>
                    <m:t>PT</m:t>
                  </m:r>
                </m:e>
              </m:acc>
            </m:oMath>
          </w:p>
        </w:tc>
      </w:tr>
    </w:tbl>
    <w:p w:rsidR="008D7926" w:rsidRDefault="00C76A13" w:rsidP="000B1924">
      <w:pPr>
        <w:pStyle w:val="a0"/>
        <w:spacing w:beforeLines="25" w:before="78"/>
        <w:ind w:firstLine="420"/>
        <w:rPr>
          <w:sz w:val="21"/>
          <w:szCs w:val="21"/>
        </w:rPr>
      </w:pPr>
      <w:r>
        <w:rPr>
          <w:rFonts w:hint="eastAsia"/>
          <w:sz w:val="21"/>
        </w:rPr>
        <w:t>扰动</w:t>
      </w:r>
      <w:r w:rsidR="008D7926" w:rsidRPr="00D61380">
        <w:rPr>
          <w:rFonts w:hint="eastAsia"/>
          <w:sz w:val="21"/>
        </w:rPr>
        <w:t>前</w:t>
      </w:r>
      <w:r w:rsidR="008D7926" w:rsidRPr="006D452E">
        <w:rPr>
          <w:rFonts w:hint="eastAsia"/>
          <w:sz w:val="21"/>
          <w:szCs w:val="21"/>
        </w:rPr>
        <w:t>缀</w:t>
      </w:r>
      <w:r w:rsidR="003E663C">
        <w:rPr>
          <w:rFonts w:hint="eastAsia"/>
          <w:sz w:val="21"/>
          <w:szCs w:val="21"/>
        </w:rPr>
        <w:t>序列</w:t>
      </w:r>
      <w:r w:rsidR="008D7926" w:rsidRPr="006D452E">
        <w:rPr>
          <w:rFonts w:hint="eastAsia"/>
          <w:sz w:val="21"/>
          <w:szCs w:val="21"/>
        </w:rPr>
        <w:t>树</w:t>
      </w:r>
      <w:bookmarkStart w:id="90" w:name="OLE_LINK29"/>
      <w:bookmarkStart w:id="91" w:name="OLE_LINK32"/>
      <m:oMath>
        <m:acc>
          <m:accPr>
            <m:chr m:val="̃"/>
            <m:ctrlPr>
              <w:rPr>
                <w:rFonts w:ascii="Cambria Math" w:hAnsi="Cambria Math"/>
                <w:i/>
                <w:sz w:val="21"/>
                <w:szCs w:val="21"/>
              </w:rPr>
            </m:ctrlPr>
          </m:accPr>
          <m:e>
            <m:r>
              <w:rPr>
                <w:rFonts w:ascii="Cambria Math" w:hAnsi="Cambria Math"/>
                <w:sz w:val="21"/>
                <w:szCs w:val="21"/>
              </w:rPr>
              <m:t>PT</m:t>
            </m:r>
          </m:e>
        </m:acc>
      </m:oMath>
      <w:bookmarkEnd w:id="90"/>
      <w:bookmarkEnd w:id="91"/>
      <w:r w:rsidR="006D452E" w:rsidRPr="006D452E">
        <w:rPr>
          <w:rFonts w:hint="eastAsia"/>
          <w:sz w:val="21"/>
          <w:szCs w:val="21"/>
        </w:rPr>
        <w:t>的</w:t>
      </w:r>
      <w:r>
        <w:rPr>
          <w:rFonts w:hint="eastAsia"/>
          <w:sz w:val="21"/>
          <w:szCs w:val="21"/>
        </w:rPr>
        <w:t>构建过程</w:t>
      </w:r>
      <w:r w:rsidR="006D452E">
        <w:rPr>
          <w:rFonts w:hint="eastAsia"/>
          <w:sz w:val="21"/>
          <w:szCs w:val="21"/>
        </w:rPr>
        <w:t>如下</w:t>
      </w:r>
      <w:r w:rsidR="006D452E">
        <w:rPr>
          <w:rFonts w:hint="eastAsia"/>
          <w:sz w:val="21"/>
          <w:szCs w:val="21"/>
        </w:rPr>
        <w:t xml:space="preserve">: </w:t>
      </w:r>
      <w:r w:rsidR="006D452E">
        <w:rPr>
          <w:rFonts w:hint="eastAsia"/>
          <w:sz w:val="21"/>
          <w:szCs w:val="21"/>
        </w:rPr>
        <w:t>首先</w:t>
      </w:r>
      <w:r w:rsidR="006D452E">
        <w:rPr>
          <w:rFonts w:hint="eastAsia"/>
          <w:sz w:val="21"/>
          <w:szCs w:val="21"/>
        </w:rPr>
        <w:t xml:space="preserve">, </w:t>
      </w:r>
      <w:r w:rsidR="006D452E">
        <w:rPr>
          <w:rFonts w:hint="eastAsia"/>
          <w:sz w:val="21"/>
          <w:szCs w:val="21"/>
        </w:rPr>
        <w:t>创建</w:t>
      </w:r>
      <w:r>
        <w:rPr>
          <w:rFonts w:hint="eastAsia"/>
          <w:sz w:val="21"/>
          <w:szCs w:val="21"/>
        </w:rPr>
        <w:t>前缀</w:t>
      </w:r>
      <w:r w:rsidR="006D452E">
        <w:rPr>
          <w:rFonts w:hint="eastAsia"/>
          <w:sz w:val="21"/>
          <w:szCs w:val="21"/>
        </w:rPr>
        <w:t>树的</w:t>
      </w:r>
      <w:r w:rsidR="0019469A">
        <w:rPr>
          <w:rFonts w:hint="eastAsia"/>
          <w:sz w:val="21"/>
          <w:szCs w:val="21"/>
        </w:rPr>
        <w:t>虚拟</w:t>
      </w:r>
      <w:r w:rsidR="006D452E">
        <w:rPr>
          <w:rFonts w:hint="eastAsia"/>
          <w:sz w:val="21"/>
          <w:szCs w:val="21"/>
        </w:rPr>
        <w:t>根结点</w:t>
      </w:r>
      <w:r w:rsidR="006D452E">
        <w:rPr>
          <w:rFonts w:hint="eastAsia"/>
          <w:sz w:val="21"/>
          <w:szCs w:val="21"/>
        </w:rPr>
        <w:t xml:space="preserve">, </w:t>
      </w:r>
      <w:r w:rsidR="006D452E">
        <w:rPr>
          <w:rFonts w:hint="eastAsia"/>
          <w:sz w:val="21"/>
          <w:szCs w:val="21"/>
        </w:rPr>
        <w:t>用“</w:t>
      </w:r>
      <w:r w:rsidR="006D452E">
        <w:rPr>
          <w:rFonts w:hint="eastAsia"/>
          <w:sz w:val="21"/>
          <w:szCs w:val="21"/>
        </w:rPr>
        <w:t>Root</w:t>
      </w:r>
      <w:r w:rsidR="006D452E">
        <w:rPr>
          <w:rFonts w:hint="eastAsia"/>
          <w:sz w:val="21"/>
          <w:szCs w:val="21"/>
        </w:rPr>
        <w:t>”标记</w:t>
      </w:r>
      <w:r w:rsidR="0019469A">
        <w:rPr>
          <w:rFonts w:hint="eastAsia"/>
          <w:sz w:val="21"/>
          <w:szCs w:val="21"/>
        </w:rPr>
        <w:t>(</w:t>
      </w:r>
      <w:r w:rsidR="0019469A">
        <w:rPr>
          <w:rFonts w:hint="eastAsia"/>
          <w:sz w:val="21"/>
          <w:szCs w:val="21"/>
        </w:rPr>
        <w:t>行</w:t>
      </w:r>
      <w:r w:rsidR="0019469A">
        <w:rPr>
          <w:rFonts w:hint="eastAsia"/>
          <w:sz w:val="21"/>
          <w:szCs w:val="21"/>
        </w:rPr>
        <w:t>1)</w:t>
      </w:r>
      <w:r w:rsidR="003D2E41">
        <w:rPr>
          <w:rFonts w:hint="eastAsia"/>
          <w:sz w:val="21"/>
          <w:szCs w:val="21"/>
        </w:rPr>
        <w:t xml:space="preserve">, </w:t>
      </w:r>
      <w:r w:rsidR="00617A6D">
        <w:rPr>
          <w:rFonts w:hint="eastAsia"/>
          <w:sz w:val="21"/>
          <w:szCs w:val="21"/>
        </w:rPr>
        <w:t>后</w:t>
      </w:r>
      <w:r w:rsidR="00D61380">
        <w:rPr>
          <w:rFonts w:hint="eastAsia"/>
          <w:sz w:val="21"/>
          <w:szCs w:val="21"/>
        </w:rPr>
        <w:t>扫描截断</w:t>
      </w:r>
      <w:r w:rsidR="00D61380" w:rsidRPr="006D452E">
        <w:rPr>
          <w:rFonts w:hint="eastAsia"/>
          <w:sz w:val="21"/>
        </w:rPr>
        <w:t>数据集</w:t>
      </w:r>
      <m:oMath>
        <m:acc>
          <m:accPr>
            <m:chr m:val="̅"/>
            <m:ctrlPr>
              <w:rPr>
                <w:rFonts w:ascii="Cambria Math" w:hAnsi="Cambria Math"/>
                <w:i/>
                <w:sz w:val="21"/>
              </w:rPr>
            </m:ctrlPr>
          </m:accPr>
          <m:e>
            <m:r>
              <w:rPr>
                <w:rFonts w:ascii="Cambria Math" w:hAnsi="Cambria Math"/>
                <w:sz w:val="21"/>
              </w:rPr>
              <m:t>DB</m:t>
            </m:r>
          </m:e>
        </m:acc>
      </m:oMath>
      <w:r w:rsidR="00617A6D">
        <w:rPr>
          <w:rFonts w:hint="eastAsia"/>
          <w:sz w:val="21"/>
          <w:szCs w:val="21"/>
        </w:rPr>
        <w:t>迭代构造</w:t>
      </w:r>
      <m:oMath>
        <m:acc>
          <m:accPr>
            <m:chr m:val="̃"/>
            <m:ctrlPr>
              <w:rPr>
                <w:rFonts w:ascii="Cambria Math" w:hAnsi="Cambria Math"/>
                <w:i/>
                <w:sz w:val="21"/>
                <w:szCs w:val="21"/>
              </w:rPr>
            </m:ctrlPr>
          </m:accPr>
          <m:e>
            <m:r>
              <w:rPr>
                <w:rFonts w:ascii="Cambria Math" w:hAnsi="Cambria Math"/>
                <w:sz w:val="21"/>
                <w:szCs w:val="21"/>
              </w:rPr>
              <m:t>PT</m:t>
            </m:r>
          </m:e>
        </m:acc>
      </m:oMath>
      <w:r w:rsidR="00617A6D">
        <w:rPr>
          <w:rFonts w:hint="eastAsia"/>
          <w:sz w:val="21"/>
          <w:szCs w:val="21"/>
        </w:rPr>
        <w:t>每一层</w:t>
      </w:r>
      <w:r w:rsidR="003E663C">
        <w:rPr>
          <w:rFonts w:hint="eastAsia"/>
          <w:sz w:val="21"/>
          <w:szCs w:val="21"/>
        </w:rPr>
        <w:t>(</w:t>
      </w:r>
      <w:r w:rsidR="003E663C">
        <w:rPr>
          <w:rFonts w:hint="eastAsia"/>
          <w:sz w:val="21"/>
          <w:szCs w:val="21"/>
        </w:rPr>
        <w:t>行</w:t>
      </w:r>
      <w:r w:rsidR="003E663C">
        <w:rPr>
          <w:rFonts w:hint="eastAsia"/>
          <w:sz w:val="21"/>
          <w:szCs w:val="21"/>
        </w:rPr>
        <w:t xml:space="preserve">4-17), </w:t>
      </w:r>
      <w:r w:rsidR="003E663C">
        <w:rPr>
          <w:rFonts w:hint="eastAsia"/>
          <w:sz w:val="21"/>
          <w:szCs w:val="21"/>
        </w:rPr>
        <w:t>最后依据一致性约束后置处理优化</w:t>
      </w:r>
      <m:oMath>
        <m:acc>
          <m:accPr>
            <m:chr m:val="̃"/>
            <m:ctrlPr>
              <w:rPr>
                <w:rFonts w:ascii="Cambria Math" w:hAnsi="Cambria Math"/>
                <w:i/>
                <w:sz w:val="21"/>
                <w:szCs w:val="21"/>
              </w:rPr>
            </m:ctrlPr>
          </m:accPr>
          <m:e>
            <m:r>
              <w:rPr>
                <w:rFonts w:ascii="Cambria Math" w:hAnsi="Cambria Math"/>
                <w:sz w:val="21"/>
                <w:szCs w:val="21"/>
              </w:rPr>
              <m:t>PT</m:t>
            </m:r>
          </m:e>
        </m:acc>
      </m:oMath>
      <w:r w:rsidR="003E663C">
        <w:rPr>
          <w:rFonts w:hint="eastAsia"/>
          <w:sz w:val="21"/>
          <w:szCs w:val="21"/>
        </w:rPr>
        <w:t xml:space="preserve">. </w:t>
      </w:r>
      <m:oMath>
        <m:acc>
          <m:accPr>
            <m:chr m:val="̃"/>
            <m:ctrlPr>
              <w:rPr>
                <w:rFonts w:ascii="Cambria Math" w:hAnsi="Cambria Math"/>
                <w:i/>
                <w:sz w:val="21"/>
                <w:szCs w:val="21"/>
              </w:rPr>
            </m:ctrlPr>
          </m:accPr>
          <m:e>
            <m:r>
              <w:rPr>
                <w:rFonts w:ascii="Cambria Math" w:hAnsi="Cambria Math"/>
                <w:sz w:val="21"/>
                <w:szCs w:val="21"/>
              </w:rPr>
              <m:t>PT</m:t>
            </m:r>
          </m:e>
        </m:acc>
      </m:oMath>
      <w:r>
        <w:rPr>
          <w:rFonts w:hint="eastAsia"/>
          <w:sz w:val="21"/>
          <w:szCs w:val="21"/>
        </w:rPr>
        <w:t>构建过程</w:t>
      </w:r>
      <w:r w:rsidR="003E663C">
        <w:rPr>
          <w:rFonts w:hint="eastAsia"/>
          <w:sz w:val="21"/>
          <w:szCs w:val="21"/>
        </w:rPr>
        <w:t>中非叶子</w:t>
      </w:r>
      <w:r w:rsidR="007901AE">
        <w:rPr>
          <w:rFonts w:hint="eastAsia"/>
          <w:sz w:val="21"/>
          <w:szCs w:val="21"/>
        </w:rPr>
        <w:t>结点</w:t>
      </w:r>
      <w:r w:rsidR="00DB451E">
        <w:rPr>
          <w:rFonts w:hint="eastAsia"/>
          <w:sz w:val="21"/>
          <w:szCs w:val="21"/>
        </w:rPr>
        <w:t>划分需要同时满足以下四</w:t>
      </w:r>
      <w:r w:rsidR="003E663C">
        <w:rPr>
          <w:rFonts w:hint="eastAsia"/>
          <w:sz w:val="21"/>
          <w:szCs w:val="21"/>
        </w:rPr>
        <w:t>个条件</w:t>
      </w:r>
      <w:r w:rsidR="003E663C">
        <w:rPr>
          <w:rFonts w:hint="eastAsia"/>
          <w:sz w:val="21"/>
          <w:szCs w:val="21"/>
        </w:rPr>
        <w:t xml:space="preserve">: (1) </w:t>
      </w:r>
      <w:r w:rsidR="003E663C">
        <w:rPr>
          <w:rFonts w:hint="eastAsia"/>
          <w:sz w:val="21"/>
          <w:szCs w:val="21"/>
        </w:rPr>
        <w:t>树的深度小于</w:t>
      </w:r>
      <m:oMath>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oMath>
      <w:r w:rsidR="003E663C">
        <w:rPr>
          <w:rFonts w:hint="eastAsia"/>
          <w:sz w:val="21"/>
          <w:szCs w:val="21"/>
        </w:rPr>
        <w:t xml:space="preserve">; (2) </w:t>
      </w:r>
      <w:r>
        <w:rPr>
          <w:rFonts w:hint="eastAsia"/>
          <w:sz w:val="21"/>
          <w:szCs w:val="21"/>
        </w:rPr>
        <w:t>扰动</w:t>
      </w:r>
      <w:r w:rsidR="003E663C">
        <w:rPr>
          <w:rFonts w:hint="eastAsia"/>
          <w:sz w:val="21"/>
          <w:szCs w:val="21"/>
        </w:rPr>
        <w:t>计数不小于</w:t>
      </w:r>
      <w:r w:rsidR="003E663C" w:rsidRPr="003E663C">
        <w:rPr>
          <w:rFonts w:hint="eastAsia"/>
          <w:i/>
          <w:sz w:val="21"/>
          <w:szCs w:val="21"/>
        </w:rPr>
        <w:t>min_sup</w:t>
      </w:r>
      <w:r w:rsidR="003E663C">
        <w:rPr>
          <w:rFonts w:hint="eastAsia"/>
          <w:sz w:val="21"/>
          <w:szCs w:val="21"/>
        </w:rPr>
        <w:t xml:space="preserve">; (3) </w:t>
      </w:r>
      <w:r w:rsidR="003E663C">
        <w:rPr>
          <w:rFonts w:hint="eastAsia"/>
          <w:sz w:val="21"/>
          <w:szCs w:val="21"/>
        </w:rPr>
        <w:t>隐私预算</w:t>
      </w:r>
      <m:oMath>
        <m:r>
          <m:rPr>
            <m:sty m:val="p"/>
          </m:rPr>
          <w:rPr>
            <w:rFonts w:ascii="Cambria Math" w:hAnsi="Cambria Math"/>
            <w:sz w:val="21"/>
            <w:szCs w:val="21"/>
          </w:rPr>
          <m:t>ε</m:t>
        </m:r>
      </m:oMath>
      <w:r w:rsidR="003E663C">
        <w:rPr>
          <w:rFonts w:hint="eastAsia"/>
          <w:sz w:val="21"/>
          <w:szCs w:val="21"/>
        </w:rPr>
        <w:t>未耗尽</w:t>
      </w:r>
      <w:r w:rsidR="00DB451E">
        <w:rPr>
          <w:rFonts w:hint="eastAsia"/>
          <w:sz w:val="21"/>
          <w:szCs w:val="21"/>
        </w:rPr>
        <w:t xml:space="preserve">; (4) </w:t>
      </w:r>
      <w:r w:rsidR="00DB451E">
        <w:rPr>
          <w:rFonts w:hint="eastAsia"/>
          <w:sz w:val="21"/>
          <w:szCs w:val="21"/>
        </w:rPr>
        <w:t>未满足等价关系</w:t>
      </w:r>
      <w:r w:rsidR="00DB451E">
        <w:rPr>
          <w:rFonts w:hint="eastAsia"/>
          <w:sz w:val="21"/>
          <w:szCs w:val="21"/>
        </w:rPr>
        <w:t>(</w:t>
      </w:r>
      <w:r w:rsidR="00DB451E">
        <w:rPr>
          <w:rFonts w:hint="eastAsia"/>
          <w:sz w:val="21"/>
          <w:szCs w:val="21"/>
        </w:rPr>
        <w:t>反向子模式剪枝和反向超模式剪枝</w:t>
      </w:r>
      <w:r w:rsidR="00DB451E">
        <w:rPr>
          <w:rFonts w:hint="eastAsia"/>
          <w:sz w:val="21"/>
          <w:szCs w:val="21"/>
        </w:rPr>
        <w:t>).</w:t>
      </w:r>
      <w:r w:rsidR="003E663C">
        <w:rPr>
          <w:rFonts w:hint="eastAsia"/>
          <w:sz w:val="21"/>
          <w:szCs w:val="21"/>
        </w:rPr>
        <w:t xml:space="preserve"> </w:t>
      </w:r>
      <w:r w:rsidR="00DB451E">
        <w:rPr>
          <w:rFonts w:hint="eastAsia"/>
          <w:sz w:val="21"/>
          <w:szCs w:val="21"/>
        </w:rPr>
        <w:t>例</w:t>
      </w:r>
      <w:r w:rsidR="00DB451E">
        <w:rPr>
          <w:rFonts w:hint="eastAsia"/>
          <w:sz w:val="21"/>
          <w:szCs w:val="21"/>
        </w:rPr>
        <w:t>1</w:t>
      </w:r>
      <w:r>
        <w:rPr>
          <w:rFonts w:hint="eastAsia"/>
          <w:sz w:val="21"/>
          <w:szCs w:val="21"/>
        </w:rPr>
        <w:t>给出</w:t>
      </w:r>
      <w:r w:rsidR="003E663C">
        <w:rPr>
          <w:rFonts w:hint="eastAsia"/>
          <w:sz w:val="21"/>
          <w:szCs w:val="21"/>
        </w:rPr>
        <w:t>样本序列数据</w:t>
      </w:r>
      <w:r>
        <w:rPr>
          <w:rFonts w:hint="eastAsia"/>
          <w:sz w:val="21"/>
          <w:szCs w:val="21"/>
        </w:rPr>
        <w:t>集</w:t>
      </w:r>
      <w:r w:rsidR="003E663C">
        <w:rPr>
          <w:rFonts w:hint="eastAsia"/>
          <w:sz w:val="21"/>
          <w:szCs w:val="21"/>
        </w:rPr>
        <w:t>对应前缀序列树可能的构建过程</w:t>
      </w:r>
      <w:r w:rsidR="003E663C">
        <w:rPr>
          <w:rFonts w:hint="eastAsia"/>
          <w:sz w:val="21"/>
          <w:szCs w:val="21"/>
        </w:rPr>
        <w:t>.</w:t>
      </w:r>
    </w:p>
    <w:p w:rsidR="00176A9E" w:rsidRDefault="00D14413" w:rsidP="003B5BD5">
      <w:pPr>
        <w:pStyle w:val="a0"/>
        <w:numPr>
          <w:ilvl w:val="0"/>
          <w:numId w:val="22"/>
        </w:numPr>
        <w:spacing w:afterLines="25" w:after="78"/>
        <w:ind w:firstLine="420"/>
        <w:rPr>
          <w:sz w:val="21"/>
          <w:szCs w:val="21"/>
        </w:rPr>
      </w:pPr>
      <w:r w:rsidRPr="006630A3">
        <w:rPr>
          <w:rFonts w:ascii="宋体" w:hAnsi="宋体" w:hint="eastAsia"/>
          <w:sz w:val="21"/>
          <w:szCs w:val="21"/>
        </w:rPr>
        <w:t>设</w:t>
      </w:r>
      <w:r w:rsidRPr="009D4898">
        <w:rPr>
          <w:rFonts w:hint="eastAsia"/>
          <w:i/>
          <w:sz w:val="21"/>
          <w:szCs w:val="21"/>
        </w:rPr>
        <w:t>min_sup</w:t>
      </w:r>
      <w:r w:rsidRPr="009D4898">
        <w:rPr>
          <w:rFonts w:hint="eastAsia"/>
          <w:sz w:val="21"/>
          <w:szCs w:val="21"/>
        </w:rPr>
        <w:t xml:space="preserve">=3, </w:t>
      </w:r>
      <m:oMath>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oMath>
      <w:r>
        <w:rPr>
          <w:rFonts w:hint="eastAsia"/>
          <w:sz w:val="21"/>
          <w:szCs w:val="21"/>
        </w:rPr>
        <w:t xml:space="preserve">=3. </w:t>
      </w:r>
      <w:r>
        <w:rPr>
          <w:rFonts w:hint="eastAsia"/>
          <w:sz w:val="21"/>
          <w:szCs w:val="21"/>
        </w:rPr>
        <w:t>针对表</w:t>
      </w:r>
      <w:r>
        <w:rPr>
          <w:rFonts w:hint="eastAsia"/>
          <w:sz w:val="21"/>
          <w:szCs w:val="21"/>
        </w:rPr>
        <w:t>2</w:t>
      </w:r>
      <w:r>
        <w:rPr>
          <w:rFonts w:hint="eastAsia"/>
          <w:sz w:val="21"/>
          <w:szCs w:val="21"/>
        </w:rPr>
        <w:t>样本序列数据</w:t>
      </w:r>
      <w:r w:rsidR="00137099">
        <w:rPr>
          <w:rFonts w:hint="eastAsia"/>
          <w:sz w:val="21"/>
          <w:szCs w:val="21"/>
        </w:rPr>
        <w:t>集</w:t>
      </w:r>
      <w:r>
        <w:rPr>
          <w:rFonts w:hint="eastAsia"/>
          <w:sz w:val="21"/>
          <w:szCs w:val="21"/>
        </w:rPr>
        <w:t>可能的前缀序列树如图</w:t>
      </w:r>
      <w:r>
        <w:rPr>
          <w:rFonts w:hint="eastAsia"/>
          <w:sz w:val="21"/>
          <w:szCs w:val="21"/>
        </w:rPr>
        <w:t>3</w:t>
      </w:r>
      <w:r>
        <w:rPr>
          <w:rFonts w:hint="eastAsia"/>
          <w:sz w:val="21"/>
          <w:szCs w:val="21"/>
        </w:rPr>
        <w:t>所示</w:t>
      </w:r>
      <w:r w:rsidR="00025EF8">
        <w:rPr>
          <w:rFonts w:hint="eastAsia"/>
          <w:sz w:val="21"/>
          <w:szCs w:val="21"/>
        </w:rPr>
        <w:t>(</w:t>
      </w:r>
      <w:r w:rsidR="00025EF8">
        <w:rPr>
          <w:rFonts w:hint="eastAsia"/>
          <w:sz w:val="21"/>
          <w:szCs w:val="21"/>
        </w:rPr>
        <w:t>先不考虑</w:t>
      </w:r>
      <w:ins w:id="92" w:author="Lu Guoqing" w:date="2014-04-25T15:42:00Z">
        <w:r w:rsidR="006C333C">
          <w:rPr>
            <w:rFonts w:hint="eastAsia"/>
            <w:sz w:val="21"/>
            <w:szCs w:val="21"/>
          </w:rPr>
          <w:t>隐私预算信息、</w:t>
        </w:r>
      </w:ins>
      <w:r w:rsidR="00025EF8">
        <w:rPr>
          <w:rFonts w:hint="eastAsia"/>
          <w:sz w:val="21"/>
          <w:szCs w:val="21"/>
        </w:rPr>
        <w:t>结点</w:t>
      </w:r>
      <m:oMath>
        <m:sSub>
          <m:sSubPr>
            <m:ctrlPr>
              <w:rPr>
                <w:rFonts w:ascii="Cambria Math" w:hAnsi="Cambria Math"/>
                <w:sz w:val="21"/>
              </w:rPr>
            </m:ctrlPr>
          </m:sSubPr>
          <m:e>
            <m:r>
              <w:rPr>
                <w:rFonts w:ascii="Cambria Math" w:hAnsi="Cambria Math"/>
                <w:sz w:val="21"/>
              </w:rPr>
              <m:t>v</m:t>
            </m:r>
          </m:e>
          <m:sub>
            <m:r>
              <w:rPr>
                <w:rFonts w:ascii="Cambria Math" w:hAnsi="Cambria Math"/>
                <w:sz w:val="21"/>
              </w:rPr>
              <m:t>5</m:t>
            </m:r>
          </m:sub>
        </m:sSub>
      </m:oMath>
      <w:r w:rsidR="00025EF8">
        <w:rPr>
          <w:rFonts w:hint="eastAsia"/>
          <w:sz w:val="21"/>
        </w:rPr>
        <w:t>及红色实线和虚线部分</w:t>
      </w:r>
      <w:r w:rsidR="00025EF8">
        <w:rPr>
          <w:rFonts w:hint="eastAsia"/>
          <w:sz w:val="21"/>
          <w:szCs w:val="21"/>
        </w:rPr>
        <w:t>)</w:t>
      </w:r>
      <w:r>
        <w:rPr>
          <w:rFonts w:hint="eastAsia"/>
          <w:sz w:val="21"/>
          <w:szCs w:val="21"/>
        </w:rPr>
        <w:t>.</w:t>
      </w:r>
    </w:p>
    <w:p w:rsidR="00C91207" w:rsidRDefault="00C91207" w:rsidP="00C91207">
      <w:pPr>
        <w:pStyle w:val="a0"/>
        <w:spacing w:afterLines="25" w:after="78"/>
        <w:ind w:firstLineChars="0"/>
        <w:rPr>
          <w:sz w:val="21"/>
          <w:szCs w:val="21"/>
        </w:rPr>
      </w:pPr>
    </w:p>
    <w:p w:rsidR="00C91207" w:rsidRDefault="00C91207" w:rsidP="00C91207">
      <w:pPr>
        <w:pStyle w:val="a0"/>
        <w:spacing w:afterLines="25" w:after="78"/>
        <w:ind w:firstLineChars="0" w:firstLine="0"/>
        <w:rPr>
          <w:sz w:val="21"/>
          <w:szCs w:val="21"/>
        </w:rPr>
        <w:sectPr w:rsidR="00C91207" w:rsidSect="00C91207">
          <w:type w:val="continuous"/>
          <w:pgSz w:w="11905" w:h="16837" w:code="9"/>
          <w:pgMar w:top="1474" w:right="1134" w:bottom="1134" w:left="1134" w:header="964" w:footer="964" w:gutter="0"/>
          <w:cols w:num="2" w:space="720" w:equalWidth="0">
            <w:col w:w="4606" w:space="425"/>
            <w:col w:w="4606"/>
          </w:cols>
          <w:docGrid w:type="lines" w:linePitch="312"/>
        </w:sectPr>
      </w:pPr>
    </w:p>
    <w:p w:rsidR="00176A9E" w:rsidRDefault="00484C9F" w:rsidP="00176A9E">
      <w:pPr>
        <w:pStyle w:val="a0"/>
        <w:keepNext/>
        <w:ind w:firstLineChars="95" w:firstLine="171"/>
        <w:jc w:val="center"/>
      </w:pPr>
      <w:r>
        <w:object w:dxaOrig="3773" w:dyaOrig="1087">
          <v:shape id="_x0000_i1191" type="#_x0000_t75" style="width:411pt;height:119pt" o:ole="">
            <v:imagedata r:id="rId341" o:title=""/>
          </v:shape>
          <o:OLEObject Type="Embed" ProgID="Visio.Drawing.11" ShapeID="_x0000_i1191" DrawAspect="Content" ObjectID="_1461351744" r:id="rId342"/>
        </w:object>
      </w:r>
    </w:p>
    <w:p w:rsidR="00176A9E" w:rsidRDefault="00176A9E" w:rsidP="00176A9E">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3</w:t>
      </w:r>
      <w:r>
        <w:fldChar w:fldCharType="end"/>
      </w:r>
      <w:r>
        <w:rPr>
          <w:rFonts w:hint="eastAsia"/>
        </w:rPr>
        <w:t xml:space="preserve"> </w:t>
      </w:r>
      <w:r>
        <w:rPr>
          <w:rFonts w:hint="eastAsia"/>
        </w:rPr>
        <w:t>样本序列数据集对应的前缀序列树</w:t>
      </w:r>
    </w:p>
    <w:p w:rsidR="00176A9E" w:rsidRDefault="00176A9E" w:rsidP="00176A9E">
      <w:pPr>
        <w:pStyle w:val="a9"/>
        <w:spacing w:before="0" w:after="0"/>
        <w:jc w:val="center"/>
      </w:pPr>
      <w:r>
        <w:t xml:space="preserve">Figure </w:t>
      </w:r>
      <w:r w:rsidR="001A3F18">
        <w:fldChar w:fldCharType="begin"/>
      </w:r>
      <w:r w:rsidR="001A3F18">
        <w:instrText xml:space="preserve"> SEQ Figure \* ARABIC </w:instrText>
      </w:r>
      <w:r w:rsidR="001A3F18">
        <w:fldChar w:fldCharType="separate"/>
      </w:r>
      <w:r w:rsidR="00287DCD">
        <w:rPr>
          <w:noProof/>
        </w:rPr>
        <w:t>3</w:t>
      </w:r>
      <w:r w:rsidR="001A3F18">
        <w:rPr>
          <w:noProof/>
        </w:rPr>
        <w:fldChar w:fldCharType="end"/>
      </w:r>
      <w:r>
        <w:rPr>
          <w:rFonts w:hint="eastAsia"/>
        </w:rPr>
        <w:t xml:space="preserve"> The exploration tree of the sample database</w:t>
      </w:r>
    </w:p>
    <w:p w:rsidR="00176A9E" w:rsidRPr="00176A9E" w:rsidRDefault="00176A9E" w:rsidP="00176A9E">
      <w:pPr>
        <w:pStyle w:val="a0"/>
        <w:spacing w:afterLines="25" w:after="78"/>
        <w:ind w:left="360" w:firstLineChars="0" w:firstLine="0"/>
        <w:sectPr w:rsidR="00176A9E" w:rsidRPr="00176A9E" w:rsidSect="00C91207">
          <w:type w:val="continuous"/>
          <w:pgSz w:w="11905" w:h="16837" w:code="9"/>
          <w:pgMar w:top="1474" w:right="1134" w:bottom="1134" w:left="1134" w:header="964" w:footer="964" w:gutter="0"/>
          <w:cols w:space="425"/>
          <w:docGrid w:type="lines" w:linePitch="312"/>
        </w:sectPr>
      </w:pPr>
    </w:p>
    <w:p w:rsidR="00FC349F" w:rsidRDefault="00FC349F" w:rsidP="000B1924">
      <w:pPr>
        <w:pStyle w:val="a0"/>
        <w:spacing w:beforeLines="25" w:before="78"/>
        <w:ind w:leftChars="50" w:left="90" w:firstLineChars="150" w:firstLine="315"/>
        <w:rPr>
          <w:sz w:val="21"/>
        </w:rPr>
      </w:pPr>
      <w:r>
        <w:rPr>
          <w:rFonts w:hint="eastAsia"/>
          <w:sz w:val="21"/>
        </w:rPr>
        <w:lastRenderedPageBreak/>
        <w:t>下面将重点介绍</w:t>
      </w:r>
      <w:r w:rsidR="00D34895" w:rsidRPr="00863E02">
        <w:rPr>
          <w:rFonts w:hint="eastAsia"/>
          <w:sz w:val="21"/>
        </w:rPr>
        <w:t>BuildNoisyPreSeqTree</w:t>
      </w:r>
      <w:r>
        <w:rPr>
          <w:rFonts w:hint="eastAsia"/>
          <w:sz w:val="21"/>
        </w:rPr>
        <w:t>过程</w:t>
      </w:r>
      <w:r w:rsidR="00453C58">
        <w:rPr>
          <w:rFonts w:hint="eastAsia"/>
          <w:sz w:val="21"/>
        </w:rPr>
        <w:t>中</w:t>
      </w:r>
      <w:r w:rsidR="007901AE">
        <w:rPr>
          <w:rFonts w:hint="eastAsia"/>
          <w:sz w:val="21"/>
        </w:rPr>
        <w:t>三</w:t>
      </w:r>
      <w:r>
        <w:rPr>
          <w:rFonts w:hint="eastAsia"/>
          <w:sz w:val="21"/>
        </w:rPr>
        <w:t>个重要组成部分</w:t>
      </w:r>
      <w:r w:rsidR="007901AE">
        <w:rPr>
          <w:rFonts w:hint="eastAsia"/>
          <w:sz w:val="21"/>
        </w:rPr>
        <w:t xml:space="preserve">: (1) </w:t>
      </w:r>
      <w:r w:rsidR="00453C58">
        <w:rPr>
          <w:rFonts w:hint="eastAsia"/>
          <w:sz w:val="21"/>
        </w:rPr>
        <w:t>采用</w:t>
      </w:r>
      <w:r w:rsidR="007901AE">
        <w:rPr>
          <w:rFonts w:hint="eastAsia"/>
          <w:sz w:val="21"/>
        </w:rPr>
        <w:t>闭频繁序列模式</w:t>
      </w:r>
      <w:r w:rsidR="00453C58">
        <w:rPr>
          <w:rFonts w:hint="eastAsia"/>
          <w:sz w:val="21"/>
        </w:rPr>
        <w:t>技术</w:t>
      </w:r>
      <w:r w:rsidR="007901AE">
        <w:rPr>
          <w:rFonts w:hint="eastAsia"/>
          <w:sz w:val="21"/>
        </w:rPr>
        <w:t xml:space="preserve">, </w:t>
      </w:r>
      <w:r w:rsidR="00D34895">
        <w:rPr>
          <w:rFonts w:hint="eastAsia"/>
          <w:sz w:val="21"/>
        </w:rPr>
        <w:t>降低序列冗余</w:t>
      </w:r>
      <w:r w:rsidR="00D34895">
        <w:rPr>
          <w:rFonts w:hint="eastAsia"/>
          <w:sz w:val="21"/>
        </w:rPr>
        <w:t xml:space="preserve">, </w:t>
      </w:r>
      <w:r w:rsidR="00D34895">
        <w:rPr>
          <w:rFonts w:hint="eastAsia"/>
          <w:sz w:val="21"/>
        </w:rPr>
        <w:t>进而</w:t>
      </w:r>
      <w:r w:rsidR="007901AE">
        <w:rPr>
          <w:rFonts w:hint="eastAsia"/>
          <w:sz w:val="21"/>
        </w:rPr>
        <w:t>避免前缀</w:t>
      </w:r>
      <w:r w:rsidR="00D34895">
        <w:rPr>
          <w:rFonts w:hint="eastAsia"/>
          <w:sz w:val="21"/>
        </w:rPr>
        <w:t>序列</w:t>
      </w:r>
      <w:r w:rsidR="007901AE">
        <w:rPr>
          <w:rFonts w:hint="eastAsia"/>
          <w:sz w:val="21"/>
        </w:rPr>
        <w:t>树构建过程中隐私预算的重复添加</w:t>
      </w:r>
      <w:r w:rsidR="00453C58">
        <w:rPr>
          <w:rFonts w:hint="eastAsia"/>
          <w:sz w:val="21"/>
        </w:rPr>
        <w:t xml:space="preserve">, </w:t>
      </w:r>
      <w:r w:rsidR="00453C58">
        <w:rPr>
          <w:rFonts w:hint="eastAsia"/>
          <w:sz w:val="21"/>
        </w:rPr>
        <w:t>保证数据可用性</w:t>
      </w:r>
      <w:r w:rsidR="007901AE">
        <w:rPr>
          <w:rFonts w:hint="eastAsia"/>
          <w:sz w:val="21"/>
        </w:rPr>
        <w:t xml:space="preserve">; </w:t>
      </w:r>
      <w:r>
        <w:rPr>
          <w:sz w:val="21"/>
        </w:rPr>
        <w:t>(</w:t>
      </w:r>
      <w:r w:rsidR="007901AE">
        <w:rPr>
          <w:rFonts w:hint="eastAsia"/>
          <w:sz w:val="21"/>
        </w:rPr>
        <w:t>2</w:t>
      </w:r>
      <w:r>
        <w:rPr>
          <w:sz w:val="21"/>
        </w:rPr>
        <w:t>)</w:t>
      </w:r>
      <w:r>
        <w:rPr>
          <w:rFonts w:hint="eastAsia"/>
          <w:sz w:val="21"/>
        </w:rPr>
        <w:t xml:space="preserve"> </w:t>
      </w:r>
      <w:r w:rsidR="00D34895">
        <w:rPr>
          <w:rFonts w:hint="eastAsia"/>
          <w:sz w:val="21"/>
        </w:rPr>
        <w:t>基于</w:t>
      </w:r>
      <w:r>
        <w:rPr>
          <w:rFonts w:hint="eastAsia"/>
          <w:sz w:val="21"/>
        </w:rPr>
        <w:t>马尔科夫</w:t>
      </w:r>
      <w:r w:rsidR="00503555">
        <w:rPr>
          <w:rFonts w:hint="eastAsia"/>
          <w:sz w:val="21"/>
        </w:rPr>
        <w:t>假设</w:t>
      </w:r>
      <w:r w:rsidR="00453C58">
        <w:rPr>
          <w:rFonts w:hint="eastAsia"/>
          <w:sz w:val="21"/>
        </w:rPr>
        <w:t>(Markov A</w:t>
      </w:r>
      <w:r>
        <w:rPr>
          <w:rFonts w:hint="eastAsia"/>
          <w:sz w:val="21"/>
        </w:rPr>
        <w:t>ssumption)</w:t>
      </w:r>
      <w:r w:rsidR="00D34895">
        <w:rPr>
          <w:rFonts w:hint="eastAsia"/>
          <w:sz w:val="21"/>
        </w:rPr>
        <w:t>引入预测计数值</w:t>
      </w:r>
      <w:r w:rsidR="00D34895">
        <w:rPr>
          <w:rFonts w:hint="eastAsia"/>
          <w:sz w:val="21"/>
        </w:rPr>
        <w:t xml:space="preserve">, </w:t>
      </w:r>
      <w:r w:rsidR="00453C58">
        <w:rPr>
          <w:rFonts w:hint="eastAsia"/>
          <w:sz w:val="21"/>
        </w:rPr>
        <w:t>节约隐私预算的</w:t>
      </w:r>
      <w:r w:rsidR="00D34895">
        <w:rPr>
          <w:rFonts w:hint="eastAsia"/>
          <w:sz w:val="21"/>
        </w:rPr>
        <w:t>同时保证数据可用性</w:t>
      </w:r>
      <w:r w:rsidR="007901AE">
        <w:rPr>
          <w:rFonts w:hint="eastAsia"/>
          <w:sz w:val="21"/>
        </w:rPr>
        <w:t>; (3</w:t>
      </w:r>
      <w:r>
        <w:rPr>
          <w:rFonts w:hint="eastAsia"/>
          <w:sz w:val="21"/>
        </w:rPr>
        <w:t xml:space="preserve">) </w:t>
      </w:r>
      <w:r w:rsidR="00503555">
        <w:rPr>
          <w:rFonts w:hint="eastAsia"/>
          <w:sz w:val="21"/>
        </w:rPr>
        <w:t>依据</w:t>
      </w:r>
      <w:r>
        <w:rPr>
          <w:rFonts w:hint="eastAsia"/>
          <w:sz w:val="21"/>
        </w:rPr>
        <w:t>一致性约束</w:t>
      </w:r>
      <w:r w:rsidR="00503555">
        <w:rPr>
          <w:rFonts w:hint="eastAsia"/>
          <w:sz w:val="21"/>
        </w:rPr>
        <w:t>实施</w:t>
      </w:r>
      <w:r>
        <w:rPr>
          <w:rFonts w:hint="eastAsia"/>
          <w:sz w:val="21"/>
        </w:rPr>
        <w:t>后置处理</w:t>
      </w:r>
      <w:r w:rsidR="00D34895">
        <w:rPr>
          <w:rFonts w:hint="eastAsia"/>
          <w:sz w:val="21"/>
        </w:rPr>
        <w:t xml:space="preserve">, </w:t>
      </w:r>
      <w:r w:rsidR="00D34895">
        <w:rPr>
          <w:rFonts w:hint="eastAsia"/>
          <w:sz w:val="21"/>
        </w:rPr>
        <w:t>保证数据可用性</w:t>
      </w:r>
      <w:r>
        <w:rPr>
          <w:rFonts w:hint="eastAsia"/>
          <w:sz w:val="21"/>
        </w:rPr>
        <w:t>.</w:t>
      </w:r>
    </w:p>
    <w:p w:rsidR="007901AE" w:rsidRDefault="007901AE" w:rsidP="00FC349F">
      <w:pPr>
        <w:pStyle w:val="a0"/>
        <w:ind w:leftChars="50" w:left="90" w:firstLineChars="150" w:firstLine="315"/>
        <w:rPr>
          <w:sz w:val="21"/>
        </w:rPr>
      </w:pPr>
      <w:r>
        <w:rPr>
          <w:rFonts w:hint="eastAsia"/>
          <w:sz w:val="21"/>
        </w:rPr>
        <w:t>已有方法在前缀序列树的构建过程中</w:t>
      </w:r>
      <w:r>
        <w:rPr>
          <w:rFonts w:hint="eastAsia"/>
          <w:sz w:val="21"/>
        </w:rPr>
        <w:t xml:space="preserve">, </w:t>
      </w:r>
      <w:r>
        <w:rPr>
          <w:rFonts w:hint="eastAsia"/>
          <w:sz w:val="21"/>
        </w:rPr>
        <w:t>非叶子结点划分</w:t>
      </w:r>
      <w:r w:rsidR="00874431">
        <w:rPr>
          <w:rFonts w:hint="eastAsia"/>
          <w:sz w:val="21"/>
        </w:rPr>
        <w:t>孩子结点集合</w:t>
      </w:r>
      <w:r>
        <w:rPr>
          <w:rFonts w:hint="eastAsia"/>
          <w:sz w:val="21"/>
        </w:rPr>
        <w:t>为</w:t>
      </w:r>
      <m:oMath>
        <m:r>
          <m:rPr>
            <m:sty m:val="p"/>
          </m:rPr>
          <w:rPr>
            <w:rFonts w:ascii="Cambria Math" w:hAnsi="Cambria Math"/>
            <w:sz w:val="21"/>
          </w:rPr>
          <m:t>τ∪{&amp;}</m:t>
        </m:r>
      </m:oMath>
      <w:r w:rsidR="00E94D67">
        <w:rPr>
          <w:rFonts w:hint="eastAsia"/>
          <w:sz w:val="21"/>
        </w:rPr>
        <w:t xml:space="preserve">, </w:t>
      </w:r>
      <w:r w:rsidR="00874431">
        <w:rPr>
          <w:rFonts w:hint="eastAsia"/>
          <w:sz w:val="21"/>
        </w:rPr>
        <w:t>其中</w:t>
      </w:r>
      <m:oMath>
        <m:r>
          <m:rPr>
            <m:sty m:val="p"/>
          </m:rPr>
          <w:rPr>
            <w:rFonts w:ascii="Cambria Math" w:hAnsi="Cambria Math"/>
            <w:sz w:val="21"/>
          </w:rPr>
          <m:t>&amp;</m:t>
        </m:r>
      </m:oMath>
      <w:r w:rsidR="00874431">
        <w:rPr>
          <w:rFonts w:hint="eastAsia"/>
          <w:sz w:val="21"/>
        </w:rPr>
        <w:t>表示序列结束符</w:t>
      </w:r>
      <w:r w:rsidR="00874431">
        <w:rPr>
          <w:rFonts w:hint="eastAsia"/>
          <w:sz w:val="21"/>
        </w:rPr>
        <w:t xml:space="preserve">. </w:t>
      </w:r>
      <w:r w:rsidR="00874431">
        <w:rPr>
          <w:rFonts w:hint="eastAsia"/>
          <w:sz w:val="21"/>
        </w:rPr>
        <w:t>由此候选频繁序列集呈指数规模增长</w:t>
      </w:r>
      <w:r w:rsidR="00874431">
        <w:rPr>
          <w:rFonts w:hint="eastAsia"/>
          <w:sz w:val="21"/>
        </w:rPr>
        <w:t xml:space="preserve">, </w:t>
      </w:r>
      <w:r w:rsidR="001212D3">
        <w:rPr>
          <w:rFonts w:hint="eastAsia"/>
          <w:sz w:val="21"/>
        </w:rPr>
        <w:t>序列冗余问题较严重</w:t>
      </w:r>
      <w:r w:rsidR="001212D3">
        <w:rPr>
          <w:rFonts w:hint="eastAsia"/>
          <w:sz w:val="21"/>
        </w:rPr>
        <w:t xml:space="preserve">, </w:t>
      </w:r>
      <w:r w:rsidR="001212D3">
        <w:rPr>
          <w:rFonts w:hint="eastAsia"/>
          <w:sz w:val="21"/>
        </w:rPr>
        <w:t>造成了较多</w:t>
      </w:r>
      <w:r w:rsidR="00D06D11">
        <w:rPr>
          <w:rFonts w:hint="eastAsia"/>
          <w:sz w:val="21"/>
        </w:rPr>
        <w:t>的隐私预算重复分配情况</w:t>
      </w:r>
      <w:r w:rsidR="00874431">
        <w:rPr>
          <w:rFonts w:hint="eastAsia"/>
          <w:sz w:val="21"/>
        </w:rPr>
        <w:t>出现</w:t>
      </w:r>
      <w:r w:rsidR="00E94D67">
        <w:rPr>
          <w:rFonts w:hint="eastAsia"/>
          <w:sz w:val="21"/>
        </w:rPr>
        <w:t xml:space="preserve">. </w:t>
      </w:r>
      <w:r w:rsidR="00E94D67">
        <w:rPr>
          <w:rFonts w:hint="eastAsia"/>
          <w:sz w:val="21"/>
        </w:rPr>
        <w:t>如例</w:t>
      </w:r>
      <w:r w:rsidR="00E94D67">
        <w:rPr>
          <w:rFonts w:hint="eastAsia"/>
          <w:sz w:val="21"/>
        </w:rPr>
        <w:t>1</w:t>
      </w:r>
      <w:r w:rsidR="00E94D67">
        <w:rPr>
          <w:rFonts w:hint="eastAsia"/>
          <w:sz w:val="21"/>
        </w:rPr>
        <w:t>所述前缀序列树</w:t>
      </w:r>
      <w:r w:rsidR="00E94D67">
        <w:rPr>
          <w:rFonts w:hint="eastAsia"/>
          <w:sz w:val="21"/>
        </w:rPr>
        <w:t xml:space="preserve">, </w:t>
      </w:r>
      <w:r w:rsidR="00F560D8">
        <w:rPr>
          <w:rFonts w:hint="eastAsia"/>
          <w:sz w:val="21"/>
        </w:rPr>
        <w:t>易得以</w:t>
      </w:r>
      <w:r w:rsidR="00F560D8">
        <w:rPr>
          <w:rFonts w:hint="eastAsia"/>
          <w:kern w:val="20"/>
          <w:sz w:val="21"/>
        </w:rPr>
        <w:t>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Calibri"/>
            <w:color w:val="000000"/>
            <w:sz w:val="21"/>
            <w:szCs w:val="15"/>
          </w:rPr>
          <m:t>}</m:t>
        </m:r>
      </m:oMath>
      <w:r w:rsidR="00F560D8">
        <w:rPr>
          <w:rFonts w:hint="eastAsia"/>
          <w:kern w:val="20"/>
          <w:sz w:val="21"/>
        </w:rPr>
        <w:t>为</w:t>
      </w:r>
      <w:r w:rsidR="00521412">
        <w:rPr>
          <w:rFonts w:hint="eastAsia"/>
          <w:kern w:val="20"/>
          <w:sz w:val="21"/>
        </w:rPr>
        <w:t>前缀</w:t>
      </w:r>
      <w:r w:rsidR="00F560D8">
        <w:rPr>
          <w:rFonts w:hint="eastAsia"/>
          <w:kern w:val="20"/>
          <w:sz w:val="21"/>
        </w:rPr>
        <w:t>的分支和以序列</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I</m:t>
            </m:r>
          </m:e>
          <m:sub>
            <m:r>
              <w:rPr>
                <w:rFonts w:ascii="Cambria Math" w:hAnsi="Cambria Math"/>
                <w:kern w:val="20"/>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m:rPr>
            <m:sty m:val="p"/>
          </m:rPr>
          <w:rPr>
            <w:rFonts w:ascii="Cambria Math" w:hAnsi="Cambria Math"/>
            <w:color w:val="000000"/>
            <w:sz w:val="21"/>
            <w:szCs w:val="15"/>
          </w:rPr>
          <m:t>}</m:t>
        </m:r>
      </m:oMath>
      <w:r w:rsidR="00F560D8">
        <w:rPr>
          <w:rFonts w:hint="eastAsia"/>
          <w:color w:val="000000"/>
          <w:sz w:val="21"/>
          <w:szCs w:val="15"/>
        </w:rPr>
        <w:t>为前缀的分支</w:t>
      </w:r>
      <w:r w:rsidR="00F560D8">
        <w:rPr>
          <w:rFonts w:hint="eastAsia"/>
          <w:kern w:val="20"/>
          <w:sz w:val="21"/>
        </w:rPr>
        <w:t>满足等价关系</w:t>
      </w:r>
      <w:r w:rsidR="00F560D8">
        <w:rPr>
          <w:rFonts w:hint="eastAsia"/>
          <w:kern w:val="20"/>
          <w:sz w:val="21"/>
        </w:rPr>
        <w:t xml:space="preserve">. </w:t>
      </w:r>
      <w:r w:rsidR="00E94D67">
        <w:rPr>
          <w:rFonts w:hint="eastAsia"/>
          <w:sz w:val="21"/>
        </w:rPr>
        <w:t>若直接划分</w:t>
      </w:r>
      <w:r w:rsidR="00E94D67">
        <w:rPr>
          <w:rFonts w:hint="eastAsia"/>
          <w:sz w:val="21"/>
        </w:rPr>
        <w:t>,</w:t>
      </w:r>
      <w:r w:rsidR="00F560D8">
        <w:rPr>
          <w:rFonts w:hint="eastAsia"/>
          <w:sz w:val="21"/>
        </w:rPr>
        <w:t xml:space="preserve"> </w:t>
      </w:r>
      <w:r w:rsidR="00F560D8">
        <w:rPr>
          <w:rFonts w:hint="eastAsia"/>
          <w:sz w:val="21"/>
        </w:rPr>
        <w:t>则对应两个分支重复分配隐私预算</w:t>
      </w:r>
      <w:r w:rsidR="00F560D8">
        <w:rPr>
          <w:rFonts w:hint="eastAsia"/>
          <w:sz w:val="21"/>
        </w:rPr>
        <w:t xml:space="preserve">, </w:t>
      </w:r>
      <w:r w:rsidR="00F560D8">
        <w:rPr>
          <w:rFonts w:hint="eastAsia"/>
          <w:sz w:val="21"/>
        </w:rPr>
        <w:t>即存在大小为</w:t>
      </w:r>
      <m:oMath>
        <m:f>
          <m:fPr>
            <m:type m:val="lin"/>
            <m:ctrlPr>
              <w:rPr>
                <w:rFonts w:ascii="Cambria Math" w:hAnsi="Cambria Math"/>
                <w:i/>
                <w:sz w:val="21"/>
              </w:rPr>
            </m:ctrlPr>
          </m:fPr>
          <m:num>
            <m:r>
              <w:rPr>
                <w:rFonts w:ascii="Cambria Math" w:hAnsi="Cambria Math"/>
                <w:sz w:val="21"/>
              </w:rPr>
              <m:t>2∙ε</m:t>
            </m:r>
          </m:num>
          <m:den>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den>
        </m:f>
        <m:r>
          <w:rPr>
            <w:rFonts w:ascii="Cambria Math" w:hAnsi="Cambria Math"/>
            <w:sz w:val="21"/>
          </w:rPr>
          <m:t>=</m:t>
        </m:r>
        <m:f>
          <m:fPr>
            <m:type m:val="lin"/>
            <m:ctrlPr>
              <w:rPr>
                <w:rFonts w:ascii="Cambria Math" w:hAnsi="Cambria Math"/>
                <w:i/>
                <w:sz w:val="21"/>
              </w:rPr>
            </m:ctrlPr>
          </m:fPr>
          <m:num>
            <m:r>
              <w:rPr>
                <w:rFonts w:ascii="Cambria Math" w:hAnsi="Cambria Math"/>
                <w:sz w:val="21"/>
              </w:rPr>
              <m:t>2ε</m:t>
            </m:r>
          </m:num>
          <m:den>
            <m:r>
              <m:rPr>
                <m:sty m:val="p"/>
              </m:rPr>
              <w:rPr>
                <w:rFonts w:ascii="Cambria Math" w:hAnsi="Cambria Math"/>
                <w:sz w:val="21"/>
                <w:szCs w:val="21"/>
              </w:rPr>
              <m:t>3</m:t>
            </m:r>
          </m:den>
        </m:f>
      </m:oMath>
      <w:r w:rsidR="00F560D8">
        <w:rPr>
          <w:rFonts w:hint="eastAsia"/>
          <w:sz w:val="21"/>
        </w:rPr>
        <w:t>的浪费</w:t>
      </w:r>
      <w:r w:rsidR="00F560D8">
        <w:rPr>
          <w:rFonts w:hint="eastAsia"/>
          <w:sz w:val="21"/>
        </w:rPr>
        <w:t xml:space="preserve">. </w:t>
      </w:r>
      <w:r w:rsidR="00F560D8" w:rsidRPr="009A5B85">
        <w:rPr>
          <w:rFonts w:hint="eastAsia"/>
          <w:color w:val="FF0000"/>
          <w:sz w:val="21"/>
        </w:rPr>
        <w:t>本文借鉴</w:t>
      </w:r>
      <w:r w:rsidR="000F62E8" w:rsidRPr="009A5B85">
        <w:rPr>
          <w:rFonts w:hint="eastAsia"/>
          <w:color w:val="FF0000"/>
          <w:sz w:val="21"/>
        </w:rPr>
        <w:t>文献</w:t>
      </w:r>
      <w:r w:rsidR="000F62E8" w:rsidRPr="009A5B85">
        <w:rPr>
          <w:rFonts w:hint="eastAsia"/>
          <w:color w:val="FF0000"/>
          <w:sz w:val="21"/>
        </w:rPr>
        <w:t>[</w:t>
      </w:r>
      <w:r w:rsidR="00521412" w:rsidRPr="009A5B85">
        <w:rPr>
          <w:rFonts w:hint="eastAsia"/>
          <w:color w:val="FF0000"/>
          <w:sz w:val="21"/>
        </w:rPr>
        <w:t>15</w:t>
      </w:r>
      <w:r w:rsidR="000F62E8" w:rsidRPr="009A5B85">
        <w:rPr>
          <w:rFonts w:hint="eastAsia"/>
          <w:color w:val="FF0000"/>
          <w:sz w:val="21"/>
        </w:rPr>
        <w:t>]</w:t>
      </w:r>
      <w:r w:rsidR="000F62E8" w:rsidRPr="009A5B85">
        <w:rPr>
          <w:rFonts w:hint="eastAsia"/>
          <w:color w:val="FF0000"/>
          <w:sz w:val="21"/>
        </w:rPr>
        <w:t>提出的</w:t>
      </w:r>
      <w:r w:rsidR="00F560D8" w:rsidRPr="009A5B85">
        <w:rPr>
          <w:rFonts w:hint="eastAsia"/>
          <w:color w:val="FF0000"/>
          <w:sz w:val="21"/>
        </w:rPr>
        <w:t>CloSpan</w:t>
      </w:r>
      <w:r w:rsidR="00F560D8" w:rsidRPr="009A5B85">
        <w:rPr>
          <w:rFonts w:hint="eastAsia"/>
          <w:color w:val="FF0000"/>
          <w:sz w:val="21"/>
        </w:rPr>
        <w:t>方法添加反向子模式和反向超模式剪枝条件</w:t>
      </w:r>
      <w:r w:rsidR="00F560D8" w:rsidRPr="009A5B85">
        <w:rPr>
          <w:rFonts w:hint="eastAsia"/>
          <w:color w:val="FF0000"/>
          <w:sz w:val="21"/>
        </w:rPr>
        <w:t xml:space="preserve">, </w:t>
      </w:r>
      <w:r w:rsidR="00F560D8" w:rsidRPr="009A5B85">
        <w:rPr>
          <w:rFonts w:hint="eastAsia"/>
          <w:color w:val="FF0000"/>
          <w:sz w:val="21"/>
        </w:rPr>
        <w:t>对等价分支只添加</w:t>
      </w:r>
      <w:r w:rsidR="00874431" w:rsidRPr="009A5B85">
        <w:rPr>
          <w:rFonts w:hint="eastAsia"/>
          <w:color w:val="FF0000"/>
          <w:sz w:val="21"/>
        </w:rPr>
        <w:t>一次</w:t>
      </w:r>
      <w:r w:rsidR="00F560D8" w:rsidRPr="009A5B85">
        <w:rPr>
          <w:rFonts w:hint="eastAsia"/>
          <w:color w:val="FF0000"/>
          <w:sz w:val="21"/>
        </w:rPr>
        <w:t>隐私预算</w:t>
      </w:r>
      <w:r w:rsidR="00F560D8" w:rsidRPr="009A5B85">
        <w:rPr>
          <w:rFonts w:hint="eastAsia"/>
          <w:color w:val="FF0000"/>
          <w:sz w:val="21"/>
        </w:rPr>
        <w:t>.</w:t>
      </w:r>
      <w:r w:rsidR="00F560D8">
        <w:rPr>
          <w:rFonts w:hint="eastAsia"/>
          <w:sz w:val="21"/>
        </w:rPr>
        <w:t xml:space="preserve"> </w:t>
      </w:r>
      <w:r w:rsidR="00874431">
        <w:rPr>
          <w:rFonts w:hint="eastAsia"/>
          <w:sz w:val="21"/>
        </w:rPr>
        <w:t>上述分支</w:t>
      </w:r>
      <w:r w:rsidR="00F560D8">
        <w:rPr>
          <w:rFonts w:hint="eastAsia"/>
          <w:sz w:val="21"/>
        </w:rPr>
        <w:t>满足反向超模式剪枝</w:t>
      </w:r>
      <w:r w:rsidR="00F560D8">
        <w:rPr>
          <w:rFonts w:hint="eastAsia"/>
          <w:sz w:val="21"/>
        </w:rPr>
        <w:t xml:space="preserve">, </w:t>
      </w:r>
      <w:r w:rsidR="00F560D8">
        <w:rPr>
          <w:rFonts w:hint="eastAsia"/>
          <w:sz w:val="21"/>
        </w:rPr>
        <w:t>即</w:t>
      </w:r>
      <w:r w:rsidR="00874431">
        <w:rPr>
          <w:rFonts w:hint="eastAsia"/>
          <w:sz w:val="21"/>
        </w:rPr>
        <w:t>只有</w:t>
      </w:r>
      <w:r w:rsidR="00F560D8">
        <w:rPr>
          <w:rFonts w:hint="eastAsia"/>
          <w:sz w:val="21"/>
        </w:rPr>
        <w:t>以</w:t>
      </w:r>
      <w:r w:rsidR="00F560D8">
        <w:rPr>
          <w:rFonts w:hint="eastAsia"/>
          <w:kern w:val="20"/>
          <w:sz w:val="21"/>
        </w:rPr>
        <w:t>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Calibri"/>
            <w:color w:val="000000"/>
            <w:sz w:val="21"/>
            <w:szCs w:val="15"/>
          </w:rPr>
          <m:t>}</m:t>
        </m:r>
      </m:oMath>
      <w:r w:rsidR="00874431">
        <w:rPr>
          <w:rFonts w:hint="eastAsia"/>
          <w:kern w:val="20"/>
          <w:sz w:val="21"/>
        </w:rPr>
        <w:t>为前缀</w:t>
      </w:r>
      <w:r w:rsidR="00F560D8">
        <w:rPr>
          <w:rFonts w:hint="eastAsia"/>
          <w:kern w:val="20"/>
          <w:sz w:val="21"/>
        </w:rPr>
        <w:t>的分支分配隐私预算</w:t>
      </w:r>
      <w:r w:rsidR="00F560D8">
        <w:rPr>
          <w:rFonts w:hint="eastAsia"/>
          <w:kern w:val="20"/>
          <w:sz w:val="21"/>
        </w:rPr>
        <w:t xml:space="preserve">, </w:t>
      </w:r>
      <w:r w:rsidR="00F560D8">
        <w:rPr>
          <w:rFonts w:hint="eastAsia"/>
          <w:sz w:val="21"/>
          <w:szCs w:val="21"/>
        </w:rPr>
        <w:t>将序列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Calibri"/>
            <w:color w:val="000000"/>
            <w:sz w:val="21"/>
            <w:szCs w:val="15"/>
          </w:rPr>
          <m:t>}</m:t>
        </m:r>
      </m:oMath>
      <w:r w:rsidR="00F560D8">
        <w:rPr>
          <w:rFonts w:hint="eastAsia"/>
          <w:sz w:val="21"/>
          <w:szCs w:val="21"/>
        </w:rPr>
        <w:t>在前缀序列树中的所有后代移植给序列</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I</m:t>
            </m:r>
          </m:e>
          <m:sub>
            <m:r>
              <w:rPr>
                <w:rFonts w:ascii="Cambria Math" w:hAnsi="Cambria Math"/>
                <w:kern w:val="20"/>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m:rPr>
            <m:sty m:val="p"/>
          </m:rPr>
          <w:rPr>
            <w:rFonts w:ascii="Cambria Math" w:hAnsi="Cambria Math"/>
            <w:color w:val="000000"/>
            <w:sz w:val="21"/>
            <w:szCs w:val="15"/>
          </w:rPr>
          <m:t>}</m:t>
        </m:r>
      </m:oMath>
      <w:r w:rsidR="00F560D8">
        <w:rPr>
          <w:rFonts w:hint="eastAsia"/>
          <w:sz w:val="21"/>
          <w:szCs w:val="21"/>
        </w:rPr>
        <w:t xml:space="preserve">, </w:t>
      </w:r>
      <w:r w:rsidR="00F560D8">
        <w:rPr>
          <w:rFonts w:hint="eastAsia"/>
          <w:sz w:val="21"/>
          <w:szCs w:val="21"/>
        </w:rPr>
        <w:t>而不必搜索序列</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I</m:t>
            </m:r>
          </m:e>
          <m:sub>
            <m:r>
              <w:rPr>
                <w:rFonts w:ascii="Cambria Math" w:hAnsi="Cambria Math"/>
                <w:kern w:val="20"/>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m:rPr>
            <m:sty m:val="p"/>
          </m:rPr>
          <w:rPr>
            <w:rFonts w:ascii="Cambria Math" w:hAnsi="Cambria Math"/>
            <w:color w:val="000000"/>
            <w:sz w:val="21"/>
            <w:szCs w:val="15"/>
          </w:rPr>
          <m:t>}</m:t>
        </m:r>
      </m:oMath>
      <w:r w:rsidR="00F560D8">
        <w:rPr>
          <w:rFonts w:hint="eastAsia"/>
          <w:sz w:val="21"/>
          <w:szCs w:val="21"/>
        </w:rPr>
        <w:t>在</w:t>
      </w:r>
      <w:r w:rsidR="00637668">
        <w:rPr>
          <w:rFonts w:hint="eastAsia"/>
          <w:sz w:val="21"/>
          <w:szCs w:val="21"/>
        </w:rPr>
        <w:t>前缀序列树</w:t>
      </w:r>
      <w:r w:rsidR="00F560D8">
        <w:rPr>
          <w:rFonts w:hint="eastAsia"/>
          <w:sz w:val="21"/>
          <w:szCs w:val="21"/>
        </w:rPr>
        <w:t>中的任何后代</w:t>
      </w:r>
      <w:r w:rsidR="00F560D8">
        <w:rPr>
          <w:rFonts w:hint="eastAsia"/>
          <w:sz w:val="21"/>
          <w:szCs w:val="21"/>
        </w:rPr>
        <w:t>.</w:t>
      </w:r>
    </w:p>
    <w:p w:rsidR="00EB2D98" w:rsidRDefault="008D7926" w:rsidP="00FA5D81">
      <w:pPr>
        <w:pStyle w:val="a0"/>
        <w:ind w:firstLine="420"/>
        <w:rPr>
          <w:sz w:val="21"/>
        </w:rPr>
      </w:pPr>
      <w:r w:rsidRPr="00531B48">
        <w:rPr>
          <w:rFonts w:hint="eastAsia"/>
          <w:sz w:val="21"/>
        </w:rPr>
        <w:t>获取最优序列长度</w:t>
      </w:r>
      <m:oMath>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oMath>
      <w:r>
        <w:rPr>
          <w:rFonts w:hint="eastAsia"/>
          <w:sz w:val="21"/>
          <w:szCs w:val="21"/>
        </w:rPr>
        <w:t>后</w:t>
      </w:r>
      <w:r>
        <w:rPr>
          <w:rFonts w:hint="eastAsia"/>
          <w:sz w:val="21"/>
          <w:szCs w:val="21"/>
        </w:rPr>
        <w:t xml:space="preserve">, </w:t>
      </w:r>
      <w:r w:rsidR="00FC349F">
        <w:rPr>
          <w:rFonts w:hint="eastAsia"/>
          <w:sz w:val="21"/>
          <w:szCs w:val="21"/>
        </w:rPr>
        <w:t>最简单的隐私预算分配策略就是平均分配</w:t>
      </w:r>
      <w:r w:rsidR="00FC349F">
        <w:rPr>
          <w:rFonts w:hint="eastAsia"/>
          <w:sz w:val="21"/>
          <w:szCs w:val="21"/>
        </w:rPr>
        <w:t xml:space="preserve">, </w:t>
      </w:r>
      <w:r w:rsidR="00FC349F">
        <w:rPr>
          <w:rFonts w:hint="eastAsia"/>
          <w:sz w:val="21"/>
          <w:szCs w:val="21"/>
        </w:rPr>
        <w:t>即前缀序列树每一层分得</w:t>
      </w:r>
      <m:oMath>
        <m:f>
          <m:fPr>
            <m:type m:val="lin"/>
            <m:ctrlPr>
              <w:rPr>
                <w:rFonts w:ascii="Cambria Math" w:hAnsi="Cambria Math"/>
                <w:i/>
                <w:sz w:val="21"/>
              </w:rPr>
            </m:ctrlPr>
          </m:fPr>
          <m:num>
            <m:r>
              <w:rPr>
                <w:rFonts w:ascii="Cambria Math" w:hAnsi="Cambria Math"/>
                <w:sz w:val="21"/>
              </w:rPr>
              <m:t>ε</m:t>
            </m:r>
          </m:num>
          <m:den>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den>
        </m:f>
      </m:oMath>
      <w:r w:rsidR="00FC349F">
        <w:rPr>
          <w:rFonts w:hint="eastAsia"/>
          <w:sz w:val="21"/>
        </w:rPr>
        <w:t>大小的隐私预算用以计算结点的噪音计数</w:t>
      </w:r>
      <w:r w:rsidR="00FA5D81">
        <w:rPr>
          <w:rFonts w:hint="eastAsia"/>
          <w:sz w:val="21"/>
        </w:rPr>
        <w:t xml:space="preserve">. </w:t>
      </w:r>
      <w:r w:rsidR="00EB2D98">
        <w:rPr>
          <w:rFonts w:hint="eastAsia"/>
          <w:sz w:val="21"/>
        </w:rPr>
        <w:t>本文提出应用马尔科夫假设</w:t>
      </w:r>
      <w:r w:rsidR="00EB2D98">
        <w:rPr>
          <w:rFonts w:hint="eastAsia"/>
          <w:sz w:val="21"/>
        </w:rPr>
        <w:t xml:space="preserve">, </w:t>
      </w:r>
      <w:r w:rsidR="00EB2D98">
        <w:rPr>
          <w:rFonts w:hint="eastAsia"/>
          <w:sz w:val="21"/>
        </w:rPr>
        <w:t>根据已划分得到的分割链来计算下一层结点的预测计数值</w:t>
      </w:r>
      <w:r w:rsidR="00EB2D98">
        <w:rPr>
          <w:rFonts w:hint="eastAsia"/>
          <w:sz w:val="21"/>
        </w:rPr>
        <w:t xml:space="preserve">, </w:t>
      </w:r>
      <w:r w:rsidR="00EB2D98">
        <w:rPr>
          <w:rFonts w:hint="eastAsia"/>
          <w:sz w:val="21"/>
        </w:rPr>
        <w:t>并与噪音计数对比</w:t>
      </w:r>
      <w:r w:rsidR="00EB2D98">
        <w:rPr>
          <w:rFonts w:hint="eastAsia"/>
          <w:sz w:val="21"/>
        </w:rPr>
        <w:t xml:space="preserve">, </w:t>
      </w:r>
      <w:r w:rsidR="00EB2D98">
        <w:rPr>
          <w:rFonts w:hint="eastAsia"/>
          <w:sz w:val="21"/>
        </w:rPr>
        <w:t>如果预测计数值更接近于真实</w:t>
      </w:r>
      <w:r w:rsidR="00521412">
        <w:rPr>
          <w:rFonts w:hint="eastAsia"/>
          <w:sz w:val="21"/>
        </w:rPr>
        <w:t>支持度</w:t>
      </w:r>
      <w:r w:rsidR="00EB2D98">
        <w:rPr>
          <w:rFonts w:hint="eastAsia"/>
          <w:sz w:val="21"/>
        </w:rPr>
        <w:t>计数</w:t>
      </w:r>
      <w:r w:rsidR="00EB2D98">
        <w:rPr>
          <w:rFonts w:hint="eastAsia"/>
          <w:sz w:val="21"/>
        </w:rPr>
        <w:t xml:space="preserve">, </w:t>
      </w:r>
      <w:r w:rsidR="00EB2D98">
        <w:rPr>
          <w:rFonts w:hint="eastAsia"/>
          <w:sz w:val="21"/>
        </w:rPr>
        <w:t>则此结点</w:t>
      </w:r>
      <w:r w:rsidR="00521412">
        <w:rPr>
          <w:rFonts w:hint="eastAsia"/>
          <w:sz w:val="21"/>
        </w:rPr>
        <w:t>对应扰动计数值定为预测计数值</w:t>
      </w:r>
      <w:r w:rsidR="00521412">
        <w:rPr>
          <w:rFonts w:hint="eastAsia"/>
          <w:sz w:val="21"/>
        </w:rPr>
        <w:t xml:space="preserve">, </w:t>
      </w:r>
      <w:r w:rsidR="00EB2D98">
        <w:rPr>
          <w:rFonts w:hint="eastAsia"/>
          <w:sz w:val="21"/>
        </w:rPr>
        <w:t>无需分配隐私预算</w:t>
      </w:r>
      <w:r w:rsidR="00EB2D98">
        <w:rPr>
          <w:rFonts w:hint="eastAsia"/>
          <w:sz w:val="21"/>
        </w:rPr>
        <w:t xml:space="preserve">, </w:t>
      </w:r>
      <w:r w:rsidR="00EB2D98">
        <w:rPr>
          <w:rFonts w:hint="eastAsia"/>
          <w:sz w:val="21"/>
        </w:rPr>
        <w:t>保证</w:t>
      </w:r>
      <w:r w:rsidR="00521412">
        <w:rPr>
          <w:rFonts w:hint="eastAsia"/>
          <w:sz w:val="21"/>
        </w:rPr>
        <w:t>节省</w:t>
      </w:r>
      <m:oMath>
        <m:f>
          <m:fPr>
            <m:type m:val="lin"/>
            <m:ctrlPr>
              <w:rPr>
                <w:rFonts w:ascii="Cambria Math" w:hAnsi="Cambria Math"/>
                <w:i/>
                <w:sz w:val="21"/>
              </w:rPr>
            </m:ctrlPr>
          </m:fPr>
          <m:num>
            <m:r>
              <w:rPr>
                <w:rFonts w:ascii="Cambria Math" w:hAnsi="Cambria Math"/>
                <w:sz w:val="21"/>
              </w:rPr>
              <m:t>ε</m:t>
            </m:r>
          </m:num>
          <m:den>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den>
        </m:f>
      </m:oMath>
      <w:r w:rsidR="00521412">
        <w:rPr>
          <w:rFonts w:hint="eastAsia"/>
          <w:sz w:val="21"/>
        </w:rPr>
        <w:t>大小的隐私预算</w:t>
      </w:r>
      <w:r w:rsidR="00EB2D98">
        <w:rPr>
          <w:rFonts w:hint="eastAsia"/>
          <w:sz w:val="21"/>
        </w:rPr>
        <w:t xml:space="preserve">, </w:t>
      </w:r>
      <w:r w:rsidR="00521412">
        <w:rPr>
          <w:rFonts w:hint="eastAsia"/>
          <w:sz w:val="21"/>
        </w:rPr>
        <w:t>保证</w:t>
      </w:r>
      <w:r w:rsidR="00EB2D98">
        <w:rPr>
          <w:rFonts w:hint="eastAsia"/>
          <w:sz w:val="21"/>
        </w:rPr>
        <w:t>更高的准确性</w:t>
      </w:r>
      <w:r w:rsidR="00EB2D98">
        <w:rPr>
          <w:rFonts w:hint="eastAsia"/>
          <w:sz w:val="21"/>
        </w:rPr>
        <w:t xml:space="preserve">. </w:t>
      </w:r>
      <w:r w:rsidR="000066A9">
        <w:rPr>
          <w:rFonts w:hint="eastAsia"/>
          <w:sz w:val="21"/>
        </w:rPr>
        <w:t>同时</w:t>
      </w:r>
      <w:r w:rsidR="000066A9">
        <w:rPr>
          <w:rFonts w:hint="eastAsia"/>
          <w:sz w:val="21"/>
        </w:rPr>
        <w:t xml:space="preserve">, </w:t>
      </w:r>
      <w:r w:rsidR="00797ACC">
        <w:rPr>
          <w:rFonts w:hint="eastAsia"/>
          <w:sz w:val="21"/>
        </w:rPr>
        <w:t>在前缀序列树构建结束后</w:t>
      </w:r>
      <w:r w:rsidR="00797ACC">
        <w:rPr>
          <w:rFonts w:hint="eastAsia"/>
          <w:sz w:val="21"/>
        </w:rPr>
        <w:t xml:space="preserve">, </w:t>
      </w:r>
      <w:r w:rsidR="00797ACC">
        <w:rPr>
          <w:rFonts w:hint="eastAsia"/>
          <w:sz w:val="21"/>
        </w:rPr>
        <w:t>如果依然存在孩子结点对应扰动计数值不小于</w:t>
      </w:r>
      <w:r w:rsidR="00797ACC" w:rsidRPr="00797ACC">
        <w:rPr>
          <w:rFonts w:hint="eastAsia"/>
          <w:sz w:val="21"/>
          <w:szCs w:val="21"/>
        </w:rPr>
        <w:t xml:space="preserve">min_sup, </w:t>
      </w:r>
      <w:r w:rsidR="00797ACC">
        <w:rPr>
          <w:rFonts w:hint="eastAsia"/>
          <w:sz w:val="21"/>
          <w:szCs w:val="21"/>
        </w:rPr>
        <w:t>仍可以采用预测计数值</w:t>
      </w:r>
      <w:r w:rsidR="00797ACC">
        <w:rPr>
          <w:rFonts w:hint="eastAsia"/>
          <w:sz w:val="21"/>
          <w:szCs w:val="21"/>
        </w:rPr>
        <w:t xml:space="preserve">, </w:t>
      </w:r>
      <w:r w:rsidR="00797ACC">
        <w:rPr>
          <w:rFonts w:hint="eastAsia"/>
          <w:sz w:val="21"/>
          <w:szCs w:val="21"/>
        </w:rPr>
        <w:t>直至找到所有</w:t>
      </w:r>
      <w:r w:rsidR="00797ACC">
        <w:rPr>
          <w:rFonts w:hint="eastAsia"/>
          <w:sz w:val="21"/>
        </w:rPr>
        <w:t>不小于</w:t>
      </w:r>
      <w:r w:rsidR="00797ACC" w:rsidRPr="00797ACC">
        <w:rPr>
          <w:rFonts w:hint="eastAsia"/>
          <w:sz w:val="21"/>
          <w:szCs w:val="21"/>
        </w:rPr>
        <w:t>min_sup</w:t>
      </w:r>
      <w:r w:rsidR="00797ACC" w:rsidRPr="00797ACC">
        <w:rPr>
          <w:rFonts w:hint="eastAsia"/>
          <w:sz w:val="21"/>
          <w:szCs w:val="21"/>
        </w:rPr>
        <w:t>的结点</w:t>
      </w:r>
      <w:r w:rsidR="00797ACC">
        <w:rPr>
          <w:rFonts w:hint="eastAsia"/>
          <w:sz w:val="21"/>
        </w:rPr>
        <w:t>或</w:t>
      </w:r>
      <w:r w:rsidR="00797ACC">
        <w:rPr>
          <w:rFonts w:hint="eastAsia"/>
          <w:sz w:val="21"/>
          <w:szCs w:val="21"/>
        </w:rPr>
        <w:t>为止</w:t>
      </w:r>
      <w:r w:rsidR="00797ACC">
        <w:rPr>
          <w:rFonts w:hint="eastAsia"/>
          <w:sz w:val="21"/>
          <w:szCs w:val="21"/>
        </w:rPr>
        <w:t xml:space="preserve">. </w:t>
      </w:r>
      <w:r w:rsidR="00503555">
        <w:rPr>
          <w:rFonts w:hint="eastAsia"/>
          <w:sz w:val="21"/>
        </w:rPr>
        <w:t>依据马尔科夫假设</w:t>
      </w:r>
      <w:r w:rsidR="00503555">
        <w:rPr>
          <w:rFonts w:hint="eastAsia"/>
          <w:sz w:val="21"/>
        </w:rPr>
        <w:t xml:space="preserve">, </w:t>
      </w:r>
      <w:r w:rsidR="00EB2D98">
        <w:rPr>
          <w:rFonts w:hint="eastAsia"/>
          <w:sz w:val="21"/>
        </w:rPr>
        <w:t>长序列</w:t>
      </w:r>
      <w:r w:rsidR="001F18B3">
        <w:rPr>
          <w:rFonts w:hint="eastAsia"/>
          <w:sz w:val="21"/>
        </w:rPr>
        <w:t>模式</w:t>
      </w:r>
      <w:r w:rsidR="00EB2D98">
        <w:rPr>
          <w:rFonts w:hint="eastAsia"/>
          <w:sz w:val="21"/>
        </w:rPr>
        <w:t>可以通过短序列</w:t>
      </w:r>
      <w:r w:rsidR="001F18B3">
        <w:rPr>
          <w:rFonts w:hint="eastAsia"/>
          <w:sz w:val="21"/>
        </w:rPr>
        <w:t>模式</w:t>
      </w:r>
      <w:r w:rsidR="004E1840">
        <w:rPr>
          <w:rFonts w:hint="eastAsia"/>
          <w:sz w:val="21"/>
        </w:rPr>
        <w:t>连接</w:t>
      </w:r>
      <w:r w:rsidR="00EB2D98">
        <w:rPr>
          <w:rFonts w:hint="eastAsia"/>
          <w:sz w:val="21"/>
        </w:rPr>
        <w:t>来获得</w:t>
      </w:r>
      <w:r w:rsidR="002C2042">
        <w:rPr>
          <w:rFonts w:hint="eastAsia"/>
          <w:sz w:val="21"/>
        </w:rPr>
        <w:t>.</w:t>
      </w:r>
    </w:p>
    <w:p w:rsidR="00630D62" w:rsidRPr="00377D66" w:rsidRDefault="002C2042" w:rsidP="00C66030">
      <w:pPr>
        <w:pStyle w:val="a0"/>
        <w:numPr>
          <w:ilvl w:val="0"/>
          <w:numId w:val="5"/>
        </w:numPr>
        <w:snapToGrid w:val="0"/>
        <w:ind w:firstLineChars="0"/>
        <w:rPr>
          <w:rFonts w:ascii="Times" w:hAnsi="Times"/>
          <w:sz w:val="21"/>
          <w:szCs w:val="21"/>
        </w:rPr>
      </w:pPr>
      <w:r w:rsidRPr="00377D66">
        <w:rPr>
          <w:rFonts w:ascii="Times" w:hAnsi="Times" w:hint="eastAsia"/>
          <w:sz w:val="21"/>
          <w:szCs w:val="21"/>
        </w:rPr>
        <w:lastRenderedPageBreak/>
        <w:t>(</w:t>
      </w:r>
      <w:r w:rsidRPr="00377D66">
        <w:rPr>
          <w:rFonts w:ascii="Times" w:hAnsi="Times" w:hint="eastAsia"/>
          <w:sz w:val="21"/>
          <w:szCs w:val="21"/>
        </w:rPr>
        <w:t>连接操作</w:t>
      </w:r>
      <w:r w:rsidRPr="00377D66">
        <w:rPr>
          <w:rFonts w:ascii="Times" w:hAnsi="Times" w:hint="eastAsia"/>
          <w:sz w:val="21"/>
          <w:szCs w:val="21"/>
        </w:rPr>
        <w:t xml:space="preserve">) </w:t>
      </w:r>
      <w:r w:rsidR="002E1713" w:rsidRPr="00377D66">
        <w:rPr>
          <w:rFonts w:ascii="Times" w:hAnsi="Times" w:hint="eastAsia"/>
          <w:sz w:val="21"/>
          <w:szCs w:val="21"/>
        </w:rPr>
        <w:t>给定两个长度为</w:t>
      </w:r>
      <w:r w:rsidR="00913C20" w:rsidRPr="00377D66">
        <w:rPr>
          <w:rFonts w:ascii="Times" w:hAnsi="Times"/>
          <w:position w:val="-6"/>
          <w:sz w:val="21"/>
          <w:szCs w:val="21"/>
        </w:rPr>
        <w:object w:dxaOrig="180" w:dyaOrig="200">
          <v:shape id="_x0000_i1192" type="#_x0000_t75" style="width:9pt;height:10pt" o:ole="">
            <v:imagedata r:id="rId343" o:title=""/>
          </v:shape>
          <o:OLEObject Type="Embed" ProgID="Equation.DSMT4" ShapeID="_x0000_i1192" DrawAspect="Content" ObjectID="_1461351745" r:id="rId344"/>
        </w:object>
      </w:r>
      <w:r w:rsidR="002E1713" w:rsidRPr="00377D66">
        <w:rPr>
          <w:rFonts w:ascii="Times" w:hAnsi="Times" w:hint="eastAsia"/>
          <w:sz w:val="21"/>
          <w:szCs w:val="21"/>
        </w:rPr>
        <w:t>的序列</w:t>
      </w:r>
      <w:r w:rsidR="00913C20" w:rsidRPr="00377D66">
        <w:rPr>
          <w:rFonts w:ascii="Times" w:hAnsi="Times"/>
          <w:position w:val="-10"/>
          <w:sz w:val="21"/>
          <w:szCs w:val="21"/>
        </w:rPr>
        <w:object w:dxaOrig="2299" w:dyaOrig="300">
          <v:shape id="_x0000_i1193" type="#_x0000_t75" style="width:114.5pt;height:15pt" o:ole="">
            <v:imagedata r:id="rId345" o:title=""/>
          </v:shape>
          <o:OLEObject Type="Embed" ProgID="Equation.DSMT4" ShapeID="_x0000_i1193" DrawAspect="Content" ObjectID="_1461351746" r:id="rId346"/>
        </w:object>
      </w:r>
      <w:r w:rsidR="00BF0DF9" w:rsidRPr="00377D66">
        <w:rPr>
          <w:rFonts w:ascii="Times" w:hAnsi="Times" w:hint="eastAsia"/>
          <w:sz w:val="21"/>
          <w:szCs w:val="21"/>
        </w:rPr>
        <w:t>和</w:t>
      </w:r>
      <w:r w:rsidR="00377D66" w:rsidRPr="00377D66">
        <w:rPr>
          <w:rFonts w:ascii="Times" w:hAnsi="Times"/>
          <w:position w:val="-10"/>
          <w:sz w:val="21"/>
          <w:szCs w:val="21"/>
        </w:rPr>
        <w:object w:dxaOrig="2000" w:dyaOrig="300">
          <v:shape id="_x0000_i1194" type="#_x0000_t75" style="width:100pt;height:15pt" o:ole="">
            <v:imagedata r:id="rId347" o:title=""/>
          </v:shape>
          <o:OLEObject Type="Embed" ProgID="Equation.DSMT4" ShapeID="_x0000_i1194" DrawAspect="Content" ObjectID="_1461351747" r:id="rId348"/>
        </w:object>
      </w:r>
      <w:r w:rsidR="00377D66" w:rsidRPr="00377D66">
        <w:rPr>
          <w:rFonts w:ascii="Times" w:hAnsi="Times"/>
          <w:position w:val="-10"/>
          <w:sz w:val="21"/>
          <w:szCs w:val="21"/>
        </w:rPr>
        <w:object w:dxaOrig="480" w:dyaOrig="300">
          <v:shape id="_x0000_i1195" type="#_x0000_t75" style="width:24pt;height:15pt" o:ole="">
            <v:imagedata r:id="rId349" o:title=""/>
          </v:shape>
          <o:OLEObject Type="Embed" ProgID="Equation.DSMT4" ShapeID="_x0000_i1195" DrawAspect="Content" ObjectID="_1461351748" r:id="rId350"/>
        </w:object>
      </w:r>
      <w:r w:rsidR="00630D62" w:rsidRPr="00377D66">
        <w:rPr>
          <w:rFonts w:ascii="Times" w:hAnsi="Times" w:hint="eastAsia"/>
          <w:sz w:val="21"/>
          <w:szCs w:val="21"/>
        </w:rPr>
        <w:t>.</w:t>
      </w:r>
      <w:r w:rsidR="002E1713" w:rsidRPr="00377D66">
        <w:rPr>
          <w:rFonts w:ascii="Times" w:hAnsi="Times" w:hint="eastAsia"/>
          <w:sz w:val="21"/>
          <w:szCs w:val="21"/>
        </w:rPr>
        <w:t xml:space="preserve"> </w:t>
      </w:r>
      <w:r w:rsidR="002E1713" w:rsidRPr="00377D66">
        <w:rPr>
          <w:rFonts w:ascii="Times" w:hAnsi="Times" w:hint="eastAsia"/>
          <w:sz w:val="21"/>
          <w:szCs w:val="21"/>
        </w:rPr>
        <w:t>如果满足</w:t>
      </w:r>
      <w:r w:rsidR="00913C20" w:rsidRPr="00377D66">
        <w:rPr>
          <w:rFonts w:ascii="Times" w:hAnsi="Times"/>
          <w:position w:val="-12"/>
          <w:sz w:val="21"/>
          <w:szCs w:val="21"/>
        </w:rPr>
        <w:object w:dxaOrig="1700" w:dyaOrig="320">
          <v:shape id="_x0000_i1196" type="#_x0000_t75" style="width:84.5pt;height:15.5pt" o:ole="">
            <v:imagedata r:id="rId351" o:title=""/>
          </v:shape>
          <o:OLEObject Type="Embed" ProgID="Equation.DSMT4" ShapeID="_x0000_i1196" DrawAspect="Content" ObjectID="_1461351749" r:id="rId352"/>
        </w:object>
      </w:r>
      <w:r w:rsidR="002E1713" w:rsidRPr="00377D66">
        <w:rPr>
          <w:rFonts w:ascii="Times" w:hAnsi="Times" w:hint="eastAsia"/>
          <w:sz w:val="21"/>
          <w:szCs w:val="21"/>
        </w:rPr>
        <w:t xml:space="preserve">, </w:t>
      </w:r>
      <w:r w:rsidR="002E1713" w:rsidRPr="00377D66">
        <w:rPr>
          <w:rFonts w:ascii="Times" w:hAnsi="Times" w:hint="eastAsia"/>
          <w:sz w:val="21"/>
          <w:szCs w:val="21"/>
        </w:rPr>
        <w:t>则称序列</w:t>
      </w:r>
      <w:r w:rsidR="00913C20" w:rsidRPr="00377D66">
        <w:rPr>
          <w:rFonts w:ascii="Times" w:hAnsi="Times"/>
          <w:position w:val="-10"/>
          <w:sz w:val="21"/>
          <w:szCs w:val="21"/>
        </w:rPr>
        <w:object w:dxaOrig="200" w:dyaOrig="300">
          <v:shape id="_x0000_i1197" type="#_x0000_t75" style="width:10pt;height:15pt" o:ole="">
            <v:imagedata r:id="rId353" o:title=""/>
          </v:shape>
          <o:OLEObject Type="Embed" ProgID="Equation.DSMT4" ShapeID="_x0000_i1197" DrawAspect="Content" ObjectID="_1461351750" r:id="rId354"/>
        </w:object>
      </w:r>
      <w:r w:rsidR="00913C20" w:rsidRPr="00377D66">
        <w:rPr>
          <w:rFonts w:ascii="Times" w:hAnsi="Times"/>
          <w:sz w:val="21"/>
          <w:szCs w:val="21"/>
        </w:rPr>
        <w:fldChar w:fldCharType="begin"/>
      </w:r>
      <w:r w:rsidR="00913C20" w:rsidRPr="00377D66">
        <w:rPr>
          <w:rFonts w:ascii="Times" w:hAnsi="Times"/>
          <w:sz w:val="21"/>
          <w:szCs w:val="21"/>
        </w:rPr>
        <w:instrText xml:space="preserve"> QUOTE </w:instrText>
      </w:r>
      <m:oMath>
        <m:sSub>
          <m:sSubPr>
            <m:ctrlPr>
              <w:rPr>
                <w:rFonts w:ascii="Cambria Math" w:hAnsi="Cambria Math"/>
                <w:sz w:val="21"/>
                <w:szCs w:val="21"/>
              </w:rPr>
            </m:ctrlPr>
          </m:sSubPr>
          <m:e>
            <m:r>
              <m:rPr>
                <m:sty m:val="p"/>
              </m:rPr>
              <w:rPr>
                <w:rFonts w:ascii="Cambria Math" w:hAnsi="Cambria Math" w:hint="eastAsia"/>
                <w:sz w:val="21"/>
                <w:szCs w:val="21"/>
              </w:rPr>
              <m:t>s</m:t>
            </m:r>
          </m:e>
          <m:sub>
            <m:r>
              <m:rPr>
                <m:sty m:val="p"/>
              </m:rPr>
              <w:rPr>
                <w:rFonts w:ascii="Cambria Math" w:hAnsi="Cambria Math"/>
                <w:sz w:val="21"/>
                <w:szCs w:val="21"/>
              </w:rPr>
              <m:t>1</m:t>
            </m:r>
          </m:sub>
        </m:sSub>
      </m:oMath>
      <w:r w:rsidR="00913C20" w:rsidRPr="00377D66">
        <w:rPr>
          <w:rFonts w:ascii="Times" w:hAnsi="Times"/>
          <w:sz w:val="21"/>
          <w:szCs w:val="21"/>
        </w:rPr>
        <w:instrText xml:space="preserve"> </w:instrText>
      </w:r>
      <w:r w:rsidR="00913C20" w:rsidRPr="00377D66">
        <w:rPr>
          <w:rFonts w:ascii="Times" w:hAnsi="Times"/>
          <w:sz w:val="21"/>
          <w:szCs w:val="21"/>
        </w:rPr>
        <w:fldChar w:fldCharType="end"/>
      </w:r>
      <w:r w:rsidR="00913C20" w:rsidRPr="00377D66">
        <w:rPr>
          <w:rFonts w:ascii="Times" w:hAnsi="Times" w:hint="eastAsia"/>
          <w:sz w:val="21"/>
          <w:szCs w:val="21"/>
        </w:rPr>
        <w:t>和</w:t>
      </w:r>
      <w:r w:rsidR="00913C20" w:rsidRPr="00377D66">
        <w:rPr>
          <w:rFonts w:ascii="Times" w:hAnsi="Times"/>
          <w:position w:val="-10"/>
          <w:sz w:val="21"/>
          <w:szCs w:val="21"/>
        </w:rPr>
        <w:object w:dxaOrig="220" w:dyaOrig="300">
          <v:shape id="_x0000_i1198" type="#_x0000_t75" style="width:11.5pt;height:15pt" o:ole="">
            <v:imagedata r:id="rId355" o:title=""/>
          </v:shape>
          <o:OLEObject Type="Embed" ProgID="Equation.DSMT4" ShapeID="_x0000_i1198" DrawAspect="Content" ObjectID="_1461351751" r:id="rId356"/>
        </w:object>
      </w:r>
      <w:r w:rsidR="00913C20" w:rsidRPr="00377D66">
        <w:rPr>
          <w:rFonts w:ascii="Times" w:hAnsi="Times" w:hint="eastAsia"/>
          <w:sz w:val="21"/>
          <w:szCs w:val="21"/>
        </w:rPr>
        <w:t>可连接</w:t>
      </w:r>
      <w:r w:rsidR="002E1713" w:rsidRPr="00377D66">
        <w:rPr>
          <w:rFonts w:ascii="Times" w:hAnsi="Times" w:hint="eastAsia"/>
          <w:sz w:val="21"/>
          <w:szCs w:val="21"/>
        </w:rPr>
        <w:t xml:space="preserve">, </w:t>
      </w:r>
      <w:r w:rsidR="002E1713" w:rsidRPr="00377D66">
        <w:rPr>
          <w:rFonts w:ascii="Times" w:hAnsi="Times" w:hint="eastAsia"/>
          <w:sz w:val="21"/>
          <w:szCs w:val="21"/>
        </w:rPr>
        <w:t>表示为</w:t>
      </w:r>
      <w:r w:rsidR="00377D66" w:rsidRPr="00377D66">
        <w:rPr>
          <w:rFonts w:ascii="Times" w:hAnsi="Times"/>
          <w:position w:val="-10"/>
          <w:sz w:val="21"/>
          <w:szCs w:val="21"/>
        </w:rPr>
        <w:object w:dxaOrig="2320" w:dyaOrig="300">
          <v:shape id="_x0000_i1199" type="#_x0000_t75" style="width:116pt;height:15pt" o:ole="">
            <v:imagedata r:id="rId357" o:title=""/>
          </v:shape>
          <o:OLEObject Type="Embed" ProgID="Equation.DSMT4" ShapeID="_x0000_i1199" DrawAspect="Content" ObjectID="_1461351752" r:id="rId358"/>
        </w:object>
      </w:r>
      <w:r w:rsidR="00377D66" w:rsidRPr="00377D66">
        <w:rPr>
          <w:rFonts w:ascii="Times" w:hAnsi="Times"/>
          <w:position w:val="-10"/>
          <w:sz w:val="21"/>
          <w:szCs w:val="21"/>
        </w:rPr>
        <w:object w:dxaOrig="980" w:dyaOrig="300">
          <v:shape id="_x0000_i1200" type="#_x0000_t75" style="width:49pt;height:15pt" o:ole="">
            <v:imagedata r:id="rId359" o:title=""/>
          </v:shape>
          <o:OLEObject Type="Embed" ProgID="Equation.DSMT4" ShapeID="_x0000_i1200" DrawAspect="Content" ObjectID="_1461351753" r:id="rId360"/>
        </w:object>
      </w:r>
      <w:r w:rsidR="002E1713" w:rsidRPr="00377D66">
        <w:rPr>
          <w:rFonts w:ascii="Times" w:hAnsi="Times" w:hint="eastAsia"/>
          <w:sz w:val="21"/>
          <w:szCs w:val="21"/>
        </w:rPr>
        <w:t>.</w:t>
      </w:r>
      <w:r w:rsidR="00630D62" w:rsidRPr="00377D66">
        <w:rPr>
          <w:rFonts w:ascii="Times" w:hAnsi="Times" w:hint="eastAsia"/>
          <w:sz w:val="21"/>
          <w:szCs w:val="21"/>
        </w:rPr>
        <w:t xml:space="preserve"> </w:t>
      </w:r>
      <w:r w:rsidR="00630D62" w:rsidRPr="00377D66">
        <w:rPr>
          <w:rFonts w:ascii="Times" w:hAnsi="Times" w:hint="eastAsia"/>
          <w:sz w:val="21"/>
          <w:szCs w:val="21"/>
        </w:rPr>
        <w:t>其计数值计算公式如下</w:t>
      </w:r>
      <w:r w:rsidR="00630D62" w:rsidRPr="00377D66">
        <w:rPr>
          <w:rFonts w:ascii="Times" w:hAnsi="Times" w:hint="eastAsia"/>
          <w:sz w:val="21"/>
          <w:szCs w:val="21"/>
        </w:rPr>
        <w:t>:</w:t>
      </w:r>
    </w:p>
    <w:p w:rsidR="00913C20" w:rsidRDefault="00377D66" w:rsidP="00C66030">
      <w:pPr>
        <w:pStyle w:val="a0"/>
        <w:snapToGrid w:val="0"/>
        <w:ind w:left="374" w:firstLineChars="0" w:firstLine="0"/>
        <w:rPr>
          <w:sz w:val="24"/>
          <w:szCs w:val="24"/>
        </w:rPr>
      </w:pPr>
      <w:r w:rsidRPr="00377D66">
        <w:rPr>
          <w:position w:val="-106"/>
          <w:sz w:val="24"/>
          <w:szCs w:val="24"/>
        </w:rPr>
        <w:object w:dxaOrig="3900" w:dyaOrig="1880">
          <v:shape id="_x0000_i1201" type="#_x0000_t75" style="width:195pt;height:93.5pt" o:ole="">
            <v:imagedata r:id="rId361" o:title=""/>
          </v:shape>
          <o:OLEObject Type="Embed" ProgID="Equation.DSMT4" ShapeID="_x0000_i1201" DrawAspect="Content" ObjectID="_1461351754" r:id="rId362"/>
        </w:object>
      </w:r>
    </w:p>
    <w:p w:rsidR="002E1713" w:rsidRPr="002E1713" w:rsidRDefault="002E1713" w:rsidP="00C66030">
      <w:pPr>
        <w:pStyle w:val="a0"/>
        <w:ind w:leftChars="50" w:left="90" w:firstLineChars="150" w:firstLine="315"/>
        <w:rPr>
          <w:sz w:val="21"/>
        </w:rPr>
      </w:pPr>
      <w:r w:rsidRPr="002E1713">
        <w:rPr>
          <w:rFonts w:hint="eastAsia"/>
          <w:sz w:val="21"/>
        </w:rPr>
        <w:t>需要注意的是</w:t>
      </w:r>
      <w:r w:rsidRPr="002E1713">
        <w:rPr>
          <w:rFonts w:hint="eastAsia"/>
          <w:sz w:val="21"/>
        </w:rPr>
        <w:t xml:space="preserve">, </w:t>
      </w:r>
      <w:r>
        <w:rPr>
          <w:rFonts w:hint="eastAsia"/>
          <w:sz w:val="21"/>
        </w:rPr>
        <w:t>连接操作不满足交换律</w:t>
      </w:r>
      <w:r>
        <w:rPr>
          <w:rFonts w:hint="eastAsia"/>
          <w:sz w:val="21"/>
        </w:rPr>
        <w:t xml:space="preserve">, </w:t>
      </w:r>
      <w:r>
        <w:rPr>
          <w:rFonts w:hint="eastAsia"/>
          <w:sz w:val="21"/>
        </w:rPr>
        <w:t>即存在</w:t>
      </w:r>
      <w:r w:rsidRPr="002E1713">
        <w:rPr>
          <w:rFonts w:hint="eastAsia"/>
          <w:sz w:val="21"/>
        </w:rPr>
        <w:t>序列</w:t>
      </w:r>
      <w:r w:rsidR="00377D66" w:rsidRPr="00377D66">
        <w:rPr>
          <w:rFonts w:ascii="Times" w:hAnsi="Times"/>
          <w:position w:val="-10"/>
          <w:sz w:val="21"/>
          <w:szCs w:val="21"/>
        </w:rPr>
        <w:object w:dxaOrig="200" w:dyaOrig="300">
          <v:shape id="_x0000_i1202" type="#_x0000_t75" style="width:10pt;height:15pt" o:ole="">
            <v:imagedata r:id="rId353" o:title=""/>
          </v:shape>
          <o:OLEObject Type="Embed" ProgID="Equation.DSMT4" ShapeID="_x0000_i1202" DrawAspect="Content" ObjectID="_1461351755" r:id="rId363"/>
        </w:object>
      </w:r>
      <w:r w:rsidR="00377D66" w:rsidRPr="00377D66">
        <w:rPr>
          <w:rFonts w:ascii="Times" w:hAnsi="Times"/>
          <w:sz w:val="21"/>
          <w:szCs w:val="21"/>
        </w:rPr>
        <w:fldChar w:fldCharType="begin"/>
      </w:r>
      <w:r w:rsidR="00377D66" w:rsidRPr="00377D66">
        <w:rPr>
          <w:rFonts w:ascii="Times" w:hAnsi="Times"/>
          <w:sz w:val="21"/>
          <w:szCs w:val="21"/>
        </w:rPr>
        <w:instrText xml:space="preserve"> QUOTE </w:instrText>
      </w:r>
      <m:oMath>
        <m:sSub>
          <m:sSubPr>
            <m:ctrlPr>
              <w:rPr>
                <w:rFonts w:ascii="Cambria Math" w:hAnsi="Cambria Math"/>
                <w:sz w:val="21"/>
                <w:szCs w:val="21"/>
              </w:rPr>
            </m:ctrlPr>
          </m:sSubPr>
          <m:e>
            <m:r>
              <m:rPr>
                <m:sty m:val="p"/>
              </m:rPr>
              <w:rPr>
                <w:rFonts w:ascii="Cambria Math" w:hAnsi="Cambria Math" w:hint="eastAsia"/>
                <w:sz w:val="21"/>
                <w:szCs w:val="21"/>
              </w:rPr>
              <m:t>s</m:t>
            </m:r>
          </m:e>
          <m:sub>
            <m:r>
              <m:rPr>
                <m:sty m:val="p"/>
              </m:rPr>
              <w:rPr>
                <w:rFonts w:ascii="Cambria Math" w:hAnsi="Cambria Math"/>
                <w:sz w:val="21"/>
                <w:szCs w:val="21"/>
              </w:rPr>
              <m:t>1</m:t>
            </m:r>
          </m:sub>
        </m:sSub>
      </m:oMath>
      <w:r w:rsidR="00377D66" w:rsidRPr="00377D66">
        <w:rPr>
          <w:rFonts w:ascii="Times" w:hAnsi="Times"/>
          <w:sz w:val="21"/>
          <w:szCs w:val="21"/>
        </w:rPr>
        <w:instrText xml:space="preserve"> </w:instrText>
      </w:r>
      <w:r w:rsidR="00377D66" w:rsidRPr="00377D66">
        <w:rPr>
          <w:rFonts w:ascii="Times" w:hAnsi="Times"/>
          <w:sz w:val="21"/>
          <w:szCs w:val="21"/>
        </w:rPr>
        <w:fldChar w:fldCharType="end"/>
      </w:r>
      <w:r w:rsidR="00377D66" w:rsidRPr="00377D66">
        <w:rPr>
          <w:rFonts w:ascii="Times" w:hAnsi="Times" w:hint="eastAsia"/>
          <w:sz w:val="21"/>
          <w:szCs w:val="21"/>
        </w:rPr>
        <w:t>和</w:t>
      </w:r>
      <w:r w:rsidR="00377D66" w:rsidRPr="00377D66">
        <w:rPr>
          <w:rFonts w:ascii="Times" w:hAnsi="Times"/>
          <w:position w:val="-10"/>
          <w:sz w:val="21"/>
          <w:szCs w:val="21"/>
        </w:rPr>
        <w:object w:dxaOrig="220" w:dyaOrig="300">
          <v:shape id="_x0000_i1203" type="#_x0000_t75" style="width:11.5pt;height:15pt" o:ole="">
            <v:imagedata r:id="rId355" o:title=""/>
          </v:shape>
          <o:OLEObject Type="Embed" ProgID="Equation.DSMT4" ShapeID="_x0000_i1203" DrawAspect="Content" ObjectID="_1461351756" r:id="rId364"/>
        </w:object>
      </w:r>
      <w:r w:rsidRPr="002E1713">
        <w:rPr>
          <w:rFonts w:hint="eastAsia"/>
          <w:sz w:val="21"/>
        </w:rPr>
        <w:t>可连接</w:t>
      </w:r>
      <w:r>
        <w:rPr>
          <w:rFonts w:hint="eastAsia"/>
          <w:sz w:val="21"/>
        </w:rPr>
        <w:t xml:space="preserve">, </w:t>
      </w:r>
      <w:r>
        <w:rPr>
          <w:rFonts w:hint="eastAsia"/>
          <w:sz w:val="21"/>
        </w:rPr>
        <w:t>但</w:t>
      </w:r>
      <w:r w:rsidR="00377D66" w:rsidRPr="00377D66">
        <w:rPr>
          <w:rFonts w:ascii="Times" w:hAnsi="Times"/>
          <w:position w:val="-10"/>
          <w:sz w:val="21"/>
          <w:szCs w:val="21"/>
        </w:rPr>
        <w:object w:dxaOrig="220" w:dyaOrig="300">
          <v:shape id="_x0000_i1204" type="#_x0000_t75" style="width:11.5pt;height:15pt" o:ole="">
            <v:imagedata r:id="rId355" o:title=""/>
          </v:shape>
          <o:OLEObject Type="Embed" ProgID="Equation.DSMT4" ShapeID="_x0000_i1204" DrawAspect="Content" ObjectID="_1461351757" r:id="rId365"/>
        </w:object>
      </w:r>
      <w:r w:rsidR="00377D66" w:rsidRPr="00377D66">
        <w:rPr>
          <w:rFonts w:ascii="Times" w:hAnsi="Times"/>
          <w:sz w:val="21"/>
          <w:szCs w:val="21"/>
        </w:rPr>
        <w:fldChar w:fldCharType="begin"/>
      </w:r>
      <w:r w:rsidR="00377D66" w:rsidRPr="00377D66">
        <w:rPr>
          <w:rFonts w:ascii="Times" w:hAnsi="Times"/>
          <w:sz w:val="21"/>
          <w:szCs w:val="21"/>
        </w:rPr>
        <w:instrText xml:space="preserve"> QUOTE </w:instrText>
      </w:r>
      <m:oMath>
        <m:sSub>
          <m:sSubPr>
            <m:ctrlPr>
              <w:rPr>
                <w:rFonts w:ascii="Cambria Math" w:hAnsi="Cambria Math"/>
                <w:sz w:val="21"/>
                <w:szCs w:val="21"/>
              </w:rPr>
            </m:ctrlPr>
          </m:sSubPr>
          <m:e>
            <m:r>
              <m:rPr>
                <m:sty m:val="p"/>
              </m:rPr>
              <w:rPr>
                <w:rFonts w:ascii="Cambria Math" w:hAnsi="Cambria Math" w:hint="eastAsia"/>
                <w:sz w:val="21"/>
                <w:szCs w:val="21"/>
              </w:rPr>
              <m:t>s</m:t>
            </m:r>
          </m:e>
          <m:sub>
            <m:r>
              <m:rPr>
                <m:sty m:val="p"/>
              </m:rPr>
              <w:rPr>
                <w:rFonts w:ascii="Cambria Math" w:hAnsi="Cambria Math"/>
                <w:sz w:val="21"/>
                <w:szCs w:val="21"/>
              </w:rPr>
              <m:t>1</m:t>
            </m:r>
          </m:sub>
        </m:sSub>
      </m:oMath>
      <w:r w:rsidR="00377D66" w:rsidRPr="00377D66">
        <w:rPr>
          <w:rFonts w:ascii="Times" w:hAnsi="Times"/>
          <w:sz w:val="21"/>
          <w:szCs w:val="21"/>
        </w:rPr>
        <w:instrText xml:space="preserve"> </w:instrText>
      </w:r>
      <w:r w:rsidR="00377D66" w:rsidRPr="00377D66">
        <w:rPr>
          <w:rFonts w:ascii="Times" w:hAnsi="Times"/>
          <w:sz w:val="21"/>
          <w:szCs w:val="21"/>
        </w:rPr>
        <w:fldChar w:fldCharType="end"/>
      </w:r>
      <w:r w:rsidR="00377D66" w:rsidRPr="00377D66">
        <w:rPr>
          <w:rFonts w:ascii="Times" w:hAnsi="Times" w:hint="eastAsia"/>
          <w:sz w:val="21"/>
          <w:szCs w:val="21"/>
        </w:rPr>
        <w:t>和</w:t>
      </w:r>
      <w:r w:rsidR="00377D66" w:rsidRPr="00377D66">
        <w:rPr>
          <w:rFonts w:ascii="Times" w:hAnsi="Times"/>
          <w:position w:val="-10"/>
          <w:sz w:val="21"/>
          <w:szCs w:val="21"/>
        </w:rPr>
        <w:object w:dxaOrig="200" w:dyaOrig="300">
          <v:shape id="_x0000_i1205" type="#_x0000_t75" style="width:10pt;height:15pt" o:ole="">
            <v:imagedata r:id="rId353" o:title=""/>
          </v:shape>
          <o:OLEObject Type="Embed" ProgID="Equation.DSMT4" ShapeID="_x0000_i1205" DrawAspect="Content" ObjectID="_1461351758" r:id="rId366"/>
        </w:object>
      </w:r>
      <w:r>
        <w:rPr>
          <w:rFonts w:hint="eastAsia"/>
          <w:sz w:val="21"/>
          <w:szCs w:val="21"/>
        </w:rPr>
        <w:t>不</w:t>
      </w:r>
      <w:r w:rsidRPr="002E1713">
        <w:rPr>
          <w:rFonts w:hint="eastAsia"/>
          <w:sz w:val="21"/>
          <w:szCs w:val="21"/>
        </w:rPr>
        <w:t>可连接</w:t>
      </w:r>
      <w:r w:rsidR="00630D62">
        <w:rPr>
          <w:rFonts w:hint="eastAsia"/>
          <w:sz w:val="21"/>
          <w:szCs w:val="21"/>
        </w:rPr>
        <w:t>的情况</w:t>
      </w:r>
      <w:r w:rsidR="00630D62">
        <w:rPr>
          <w:rFonts w:hint="eastAsia"/>
          <w:sz w:val="21"/>
          <w:szCs w:val="21"/>
        </w:rPr>
        <w:t>.</w:t>
      </w:r>
      <w:r w:rsidR="000C5195">
        <w:rPr>
          <w:rFonts w:hint="eastAsia"/>
          <w:sz w:val="21"/>
          <w:szCs w:val="21"/>
        </w:rPr>
        <w:t xml:space="preserve"> </w:t>
      </w:r>
      <w:r w:rsidR="000C5195">
        <w:rPr>
          <w:rFonts w:hint="eastAsia"/>
          <w:sz w:val="21"/>
          <w:szCs w:val="21"/>
        </w:rPr>
        <w:t>同时在整个计算过程中</w:t>
      </w:r>
      <w:r w:rsidR="000C5195">
        <w:rPr>
          <w:rFonts w:hint="eastAsia"/>
          <w:sz w:val="21"/>
          <w:szCs w:val="21"/>
        </w:rPr>
        <w:t xml:space="preserve">, </w:t>
      </w:r>
      <w:r w:rsidR="001F18B3">
        <w:rPr>
          <w:rFonts w:hint="eastAsia"/>
          <w:sz w:val="21"/>
          <w:szCs w:val="21"/>
        </w:rPr>
        <w:t>序列模式对应扰动计数值均</w:t>
      </w:r>
      <w:r w:rsidR="000C5195">
        <w:rPr>
          <w:rFonts w:hint="eastAsia"/>
          <w:sz w:val="21"/>
          <w:szCs w:val="21"/>
        </w:rPr>
        <w:t>是使用的噪音计数值或者预测计数值</w:t>
      </w:r>
      <w:r w:rsidR="000C5195">
        <w:rPr>
          <w:rFonts w:hint="eastAsia"/>
          <w:sz w:val="21"/>
          <w:szCs w:val="21"/>
        </w:rPr>
        <w:t>.</w:t>
      </w:r>
    </w:p>
    <w:p w:rsidR="000624E0" w:rsidRPr="00EB2D98" w:rsidRDefault="00F615C9" w:rsidP="003B5BD5">
      <w:pPr>
        <w:pStyle w:val="a0"/>
        <w:numPr>
          <w:ilvl w:val="0"/>
          <w:numId w:val="22"/>
        </w:numPr>
        <w:snapToGrid w:val="0"/>
        <w:spacing w:line="252" w:lineRule="auto"/>
        <w:ind w:firstLine="420"/>
      </w:pPr>
      <w:r w:rsidRPr="00760FC2">
        <w:rPr>
          <w:rFonts w:hint="eastAsia"/>
          <w:sz w:val="21"/>
          <w:szCs w:val="21"/>
        </w:rPr>
        <w:t>例</w:t>
      </w:r>
      <w:r w:rsidRPr="00760FC2">
        <w:rPr>
          <w:rFonts w:hint="eastAsia"/>
          <w:sz w:val="21"/>
          <w:szCs w:val="21"/>
        </w:rPr>
        <w:t>1</w:t>
      </w:r>
      <w:r w:rsidRPr="00760FC2">
        <w:rPr>
          <w:rFonts w:hint="eastAsia"/>
          <w:sz w:val="21"/>
          <w:szCs w:val="21"/>
        </w:rPr>
        <w:t>中</w:t>
      </w:r>
      <w:r w:rsidR="004E1840" w:rsidRPr="00760FC2">
        <w:rPr>
          <w:rFonts w:hint="eastAsia"/>
          <w:sz w:val="21"/>
          <w:szCs w:val="21"/>
        </w:rPr>
        <w:t>短序列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oMath>
      <w:r w:rsidR="00760FC2" w:rsidRPr="00760FC2">
        <w:rPr>
          <w:rFonts w:hint="eastAsia"/>
          <w:color w:val="000000"/>
          <w:sz w:val="21"/>
          <w:szCs w:val="15"/>
        </w:rPr>
        <w:t>和</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oMath>
      <w:r w:rsidR="00760FC2" w:rsidRPr="00760FC2">
        <w:rPr>
          <w:rFonts w:hint="eastAsia"/>
          <w:color w:val="000000"/>
          <w:sz w:val="21"/>
          <w:szCs w:val="15"/>
        </w:rPr>
        <w:t>可以连接得到序列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oMath>
      <w:r w:rsidR="00760FC2" w:rsidRPr="00760FC2">
        <w:rPr>
          <w:rFonts w:hint="eastAsia"/>
          <w:color w:val="000000"/>
          <w:sz w:val="21"/>
          <w:szCs w:val="15"/>
        </w:rPr>
        <w:t xml:space="preserve">. </w:t>
      </w:r>
      <w:r w:rsidR="00760FC2" w:rsidRPr="00760FC2">
        <w:rPr>
          <w:rFonts w:hint="eastAsia"/>
          <w:color w:val="000000"/>
          <w:sz w:val="21"/>
          <w:szCs w:val="15"/>
        </w:rPr>
        <w:t>预测计数值为</w:t>
      </w:r>
      <m:oMath>
        <m:r>
          <w:rPr>
            <w:rFonts w:ascii="Cambria Math" w:hAnsi="Cambria Math"/>
            <w:color w:val="000000"/>
            <w:sz w:val="21"/>
            <w:szCs w:val="15"/>
          </w:rPr>
          <m:t>A</m:t>
        </m:r>
        <m:d>
          <m:dPr>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e>
        </m:d>
        <m:r>
          <m:rPr>
            <m:sty m:val="p"/>
          </m:rPr>
          <w:rPr>
            <w:rFonts w:ascii="Cambria Math" w:hAnsi="Cambria Math"/>
            <w:color w:val="000000"/>
            <w:sz w:val="21"/>
            <w:szCs w:val="15"/>
          </w:rPr>
          <m:t>=</m:t>
        </m:r>
        <m:r>
          <w:rPr>
            <w:rFonts w:ascii="Cambria Math" w:hAnsi="Cambria Math"/>
            <w:color w:val="000000"/>
            <w:sz w:val="21"/>
            <w:szCs w:val="15"/>
          </w:rPr>
          <m:t>c</m:t>
        </m:r>
        <m:d>
          <m:dPr>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e>
        </m:d>
        <m:r>
          <w:rPr>
            <w:rFonts w:ascii="Cambria Math" w:hAnsi="Cambria Math"/>
            <w:color w:val="000000"/>
            <w:sz w:val="21"/>
            <w:szCs w:val="15"/>
          </w:rPr>
          <m:t>×</m:t>
        </m:r>
        <m:f>
          <m:fPr>
            <m:ctrlPr>
              <w:rPr>
                <w:rFonts w:ascii="Cambria Math" w:hAnsi="Cambria Math"/>
                <w:i/>
                <w:color w:val="000000"/>
                <w:sz w:val="21"/>
                <w:szCs w:val="15"/>
              </w:rPr>
            </m:ctrlPr>
          </m:fPr>
          <m:num>
            <m:r>
              <m:rPr>
                <m:sty m:val="p"/>
              </m:rPr>
              <w:rPr>
                <w:rFonts w:ascii="Cambria Math" w:hAnsi="Cambria Math"/>
                <w:color w:val="000000"/>
                <w:sz w:val="21"/>
                <w:szCs w:val="15"/>
              </w:rPr>
              <m:t>c</m:t>
            </m:r>
            <m:d>
              <m:dPr>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e>
            </m:d>
          </m:num>
          <m:den>
            <m:r>
              <m:rPr>
                <m:sty m:val="p"/>
              </m:rPr>
              <w:rPr>
                <w:rFonts w:ascii="Cambria Math" w:hAnsi="Cambria Math"/>
                <w:color w:val="000000"/>
                <w:sz w:val="21"/>
                <w:szCs w:val="15"/>
              </w:rPr>
              <m:t>c</m:t>
            </m:r>
            <m:d>
              <m:dPr>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e>
            </m:d>
          </m:den>
        </m:f>
        <m:r>
          <m:rPr>
            <m:sty m:val="p"/>
          </m:rPr>
          <w:rPr>
            <w:rFonts w:ascii="Cambria Math" w:hAnsi="Cambria Math"/>
            <w:color w:val="000000"/>
            <w:sz w:val="21"/>
            <w:szCs w:val="15"/>
          </w:rPr>
          <m:t>=7∙</m:t>
        </m:r>
        <m:f>
          <m:fPr>
            <m:ctrlPr>
              <w:rPr>
                <w:rFonts w:ascii="Cambria Math" w:hAnsi="Cambria Math"/>
                <w:color w:val="000000"/>
                <w:sz w:val="21"/>
                <w:szCs w:val="15"/>
              </w:rPr>
            </m:ctrlPr>
          </m:fPr>
          <m:num>
            <m:r>
              <w:rPr>
                <w:rFonts w:ascii="Cambria Math" w:hAnsi="Cambria Math"/>
                <w:color w:val="000000"/>
                <w:sz w:val="21"/>
                <w:szCs w:val="15"/>
              </w:rPr>
              <m:t>4</m:t>
            </m:r>
          </m:num>
          <m:den>
            <m:r>
              <w:rPr>
                <w:rFonts w:ascii="Cambria Math" w:hAnsi="Cambria Math"/>
                <w:color w:val="000000"/>
                <w:sz w:val="21"/>
                <w:szCs w:val="15"/>
              </w:rPr>
              <m:t>9</m:t>
            </m:r>
          </m:den>
        </m:f>
        <m:r>
          <w:rPr>
            <w:rFonts w:ascii="Cambria Math" w:hAnsi="Cambria Math"/>
            <w:color w:val="000000"/>
            <w:sz w:val="21"/>
            <w:szCs w:val="15"/>
          </w:rPr>
          <m:t>=</m:t>
        </m:r>
        <m:f>
          <m:fPr>
            <m:ctrlPr>
              <w:rPr>
                <w:rFonts w:ascii="Cambria Math" w:hAnsi="Cambria Math"/>
                <w:i/>
                <w:color w:val="000000"/>
                <w:sz w:val="21"/>
                <w:szCs w:val="15"/>
              </w:rPr>
            </m:ctrlPr>
          </m:fPr>
          <m:num>
            <m:r>
              <w:rPr>
                <w:rFonts w:ascii="Cambria Math" w:hAnsi="Cambria Math"/>
                <w:color w:val="000000"/>
                <w:sz w:val="21"/>
                <w:szCs w:val="15"/>
              </w:rPr>
              <m:t>28</m:t>
            </m:r>
          </m:num>
          <m:den>
            <m:r>
              <w:rPr>
                <w:rFonts w:ascii="Cambria Math" w:hAnsi="Cambria Math"/>
                <w:color w:val="000000"/>
                <w:sz w:val="21"/>
                <w:szCs w:val="15"/>
              </w:rPr>
              <m:t>9</m:t>
            </m:r>
          </m:den>
        </m:f>
      </m:oMath>
      <w:r w:rsidR="00760FC2" w:rsidRPr="00760FC2">
        <w:rPr>
          <w:rFonts w:hint="eastAsia"/>
          <w:color w:val="000000"/>
          <w:sz w:val="21"/>
          <w:szCs w:val="15"/>
        </w:rPr>
        <w:t xml:space="preserve">, </w:t>
      </w:r>
      <w:r w:rsidR="00760FC2" w:rsidRPr="00760FC2">
        <w:rPr>
          <w:rFonts w:hint="eastAsia"/>
          <w:color w:val="000000"/>
          <w:sz w:val="21"/>
          <w:szCs w:val="15"/>
        </w:rPr>
        <w:t>假设噪音计数为</w:t>
      </w:r>
      <w:r w:rsidR="00760FC2" w:rsidRPr="00760FC2">
        <w:rPr>
          <w:rFonts w:hint="eastAsia"/>
          <w:color w:val="000000"/>
          <w:sz w:val="21"/>
          <w:szCs w:val="15"/>
        </w:rPr>
        <w:t xml:space="preserve">3.7, </w:t>
      </w:r>
      <w:r w:rsidR="00760FC2" w:rsidRPr="00760FC2">
        <w:rPr>
          <w:rFonts w:hint="eastAsia"/>
          <w:color w:val="000000"/>
          <w:sz w:val="21"/>
          <w:szCs w:val="15"/>
        </w:rPr>
        <w:t>真实支持度计数为</w:t>
      </w:r>
      <w:r w:rsidR="00760FC2" w:rsidRPr="00760FC2">
        <w:rPr>
          <w:rFonts w:hint="eastAsia"/>
          <w:color w:val="000000"/>
          <w:sz w:val="21"/>
          <w:szCs w:val="15"/>
        </w:rPr>
        <w:t xml:space="preserve">3. </w:t>
      </w:r>
      <w:r w:rsidR="00760FC2" w:rsidRPr="00760FC2">
        <w:rPr>
          <w:rFonts w:hint="eastAsia"/>
          <w:color w:val="000000"/>
          <w:sz w:val="21"/>
          <w:szCs w:val="15"/>
        </w:rPr>
        <w:t>由于</w:t>
      </w:r>
      <m:oMath>
        <m:r>
          <m:rPr>
            <m:sty m:val="p"/>
          </m:rPr>
          <w:rPr>
            <w:rFonts w:ascii="Cambria Math" w:hAnsi="Cambria Math"/>
            <w:color w:val="000000"/>
            <w:sz w:val="21"/>
            <w:szCs w:val="15"/>
          </w:rPr>
          <m:t>|</m:t>
        </m:r>
        <m:f>
          <m:fPr>
            <m:ctrlPr>
              <w:rPr>
                <w:rFonts w:ascii="Cambria Math" w:hAnsi="Cambria Math"/>
                <w:color w:val="000000"/>
                <w:sz w:val="21"/>
                <w:szCs w:val="15"/>
              </w:rPr>
            </m:ctrlPr>
          </m:fPr>
          <m:num>
            <m:f>
              <m:fPr>
                <m:type m:val="lin"/>
                <m:ctrlPr>
                  <w:rPr>
                    <w:rFonts w:ascii="Cambria Math" w:hAnsi="Cambria Math"/>
                    <w:i/>
                    <w:color w:val="000000"/>
                    <w:sz w:val="21"/>
                    <w:szCs w:val="15"/>
                  </w:rPr>
                </m:ctrlPr>
              </m:fPr>
              <m:num>
                <m:r>
                  <w:rPr>
                    <w:rFonts w:ascii="Cambria Math" w:hAnsi="Cambria Math"/>
                    <w:color w:val="000000"/>
                    <w:sz w:val="21"/>
                    <w:szCs w:val="15"/>
                  </w:rPr>
                  <m:t>28</m:t>
                </m:r>
              </m:num>
              <m:den>
                <m:r>
                  <w:rPr>
                    <w:rFonts w:ascii="Cambria Math" w:hAnsi="Cambria Math"/>
                    <w:color w:val="000000"/>
                    <w:sz w:val="21"/>
                    <w:szCs w:val="15"/>
                  </w:rPr>
                  <m:t>9</m:t>
                </m:r>
              </m:den>
            </m:f>
            <m:r>
              <w:rPr>
                <w:rFonts w:ascii="Cambria Math" w:hAnsi="Cambria Math"/>
                <w:color w:val="000000"/>
                <w:sz w:val="21"/>
                <w:szCs w:val="15"/>
              </w:rPr>
              <m:t>-3</m:t>
            </m:r>
          </m:num>
          <m:den>
            <m:r>
              <w:rPr>
                <w:rFonts w:ascii="Cambria Math" w:hAnsi="Cambria Math"/>
                <w:color w:val="000000"/>
                <w:sz w:val="21"/>
                <w:szCs w:val="15"/>
              </w:rPr>
              <m:t>3</m:t>
            </m:r>
          </m:den>
        </m:f>
        <m:r>
          <w:rPr>
            <w:rFonts w:ascii="Cambria Math" w:hAnsi="Cambria Math"/>
            <w:color w:val="000000"/>
            <w:sz w:val="21"/>
            <w:szCs w:val="15"/>
          </w:rPr>
          <m:t>| &lt;|</m:t>
        </m:r>
        <m:f>
          <m:fPr>
            <m:ctrlPr>
              <w:rPr>
                <w:rFonts w:ascii="Cambria Math" w:hAnsi="Cambria Math"/>
                <w:color w:val="000000"/>
                <w:sz w:val="21"/>
                <w:szCs w:val="15"/>
              </w:rPr>
            </m:ctrlPr>
          </m:fPr>
          <m:num>
            <m:r>
              <w:rPr>
                <w:rFonts w:ascii="Cambria Math" w:hAnsi="Cambria Math"/>
                <w:color w:val="000000"/>
                <w:sz w:val="21"/>
                <w:szCs w:val="15"/>
              </w:rPr>
              <m:t>3.7-3</m:t>
            </m:r>
          </m:num>
          <m:den>
            <m:r>
              <w:rPr>
                <w:rFonts w:ascii="Cambria Math" w:hAnsi="Cambria Math"/>
                <w:color w:val="000000"/>
                <w:sz w:val="21"/>
                <w:szCs w:val="15"/>
              </w:rPr>
              <m:t>3</m:t>
            </m:r>
          </m:den>
        </m:f>
        <m:r>
          <w:rPr>
            <w:rFonts w:ascii="Cambria Math" w:hAnsi="Cambria Math"/>
            <w:color w:val="000000"/>
            <w:sz w:val="21"/>
            <w:szCs w:val="15"/>
          </w:rPr>
          <m:t>|</m:t>
        </m:r>
      </m:oMath>
      <w:r w:rsidR="00760FC2" w:rsidRPr="00760FC2">
        <w:rPr>
          <w:rFonts w:hint="eastAsia"/>
          <w:color w:val="000000"/>
          <w:sz w:val="21"/>
          <w:szCs w:val="15"/>
        </w:rPr>
        <w:t xml:space="preserve">, </w:t>
      </w:r>
      <w:r w:rsidR="00760FC2" w:rsidRPr="00760FC2">
        <w:rPr>
          <w:rFonts w:hint="eastAsia"/>
          <w:color w:val="000000"/>
          <w:sz w:val="21"/>
          <w:szCs w:val="15"/>
        </w:rPr>
        <w:t>故选择预测计数值</w:t>
      </w:r>
      <w:r w:rsidR="00760FC2" w:rsidRPr="00760FC2">
        <w:rPr>
          <w:rFonts w:hint="eastAsia"/>
          <w:color w:val="000000"/>
          <w:sz w:val="21"/>
          <w:szCs w:val="15"/>
        </w:rPr>
        <w:t xml:space="preserve">, </w:t>
      </w:r>
      <w:r w:rsidR="00831F76">
        <w:rPr>
          <w:rFonts w:hint="eastAsia"/>
          <w:color w:val="000000"/>
          <w:sz w:val="21"/>
          <w:szCs w:val="15"/>
        </w:rPr>
        <w:t>此处节省</w:t>
      </w:r>
      <m:oMath>
        <m:f>
          <m:fPr>
            <m:type m:val="lin"/>
            <m:ctrlPr>
              <w:rPr>
                <w:rFonts w:ascii="Cambria Math" w:hAnsi="Cambria Math"/>
                <w:i/>
                <w:sz w:val="21"/>
              </w:rPr>
            </m:ctrlPr>
          </m:fPr>
          <m:num>
            <m:r>
              <w:rPr>
                <w:rFonts w:ascii="Cambria Math" w:hAnsi="Cambria Math"/>
                <w:sz w:val="21"/>
              </w:rPr>
              <m:t>ε</m:t>
            </m:r>
          </m:num>
          <m:den>
            <m:r>
              <m:rPr>
                <m:sty m:val="p"/>
              </m:rPr>
              <w:rPr>
                <w:rFonts w:ascii="Cambria Math" w:hAnsi="Cambria Math"/>
                <w:sz w:val="21"/>
                <w:szCs w:val="21"/>
              </w:rPr>
              <m:t>3</m:t>
            </m:r>
          </m:den>
        </m:f>
      </m:oMath>
      <w:r w:rsidR="00760FC2" w:rsidRPr="00760FC2">
        <w:rPr>
          <w:rFonts w:hint="eastAsia"/>
          <w:sz w:val="21"/>
        </w:rPr>
        <w:t>大小</w:t>
      </w:r>
      <w:r w:rsidR="00831F76">
        <w:rPr>
          <w:rFonts w:hint="eastAsia"/>
          <w:sz w:val="21"/>
        </w:rPr>
        <w:t>的</w:t>
      </w:r>
      <w:r w:rsidR="00760FC2" w:rsidRPr="00760FC2">
        <w:rPr>
          <w:rFonts w:hint="eastAsia"/>
          <w:color w:val="000000"/>
          <w:sz w:val="21"/>
          <w:szCs w:val="15"/>
        </w:rPr>
        <w:t>隐私预算</w:t>
      </w:r>
      <w:r w:rsidR="00760FC2" w:rsidRPr="00760FC2">
        <w:rPr>
          <w:rFonts w:hint="eastAsia"/>
          <w:color w:val="000000"/>
          <w:sz w:val="21"/>
          <w:szCs w:val="15"/>
        </w:rPr>
        <w:t xml:space="preserve">. </w:t>
      </w:r>
      <w:r w:rsidR="00760FC2" w:rsidRPr="00760FC2">
        <w:rPr>
          <w:rFonts w:hint="eastAsia"/>
          <w:color w:val="000000"/>
          <w:sz w:val="21"/>
          <w:szCs w:val="15"/>
        </w:rPr>
        <w:t>同理</w:t>
      </w:r>
      <w:r w:rsidR="00760FC2" w:rsidRPr="00760FC2">
        <w:rPr>
          <w:rFonts w:hint="eastAsia"/>
          <w:color w:val="000000"/>
          <w:sz w:val="21"/>
          <w:szCs w:val="15"/>
        </w:rPr>
        <w:t xml:space="preserve">, </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oMath>
      <w:r w:rsidR="004E1840" w:rsidRPr="00760FC2">
        <w:rPr>
          <w:rFonts w:hint="eastAsia"/>
          <w:color w:val="000000"/>
          <w:sz w:val="21"/>
          <w:szCs w:val="15"/>
        </w:rPr>
        <w:t>和</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oMath>
      <w:r w:rsidR="004E1840" w:rsidRPr="00760FC2">
        <w:rPr>
          <w:rFonts w:hint="eastAsia"/>
          <w:color w:val="000000"/>
          <w:sz w:val="21"/>
          <w:szCs w:val="15"/>
        </w:rPr>
        <w:t>可以连接得到长序列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oMath>
      <w:r w:rsidR="004E1840" w:rsidRPr="00760FC2">
        <w:rPr>
          <w:rFonts w:hint="eastAsia"/>
          <w:color w:val="000000"/>
          <w:sz w:val="21"/>
          <w:szCs w:val="15"/>
        </w:rPr>
        <w:t xml:space="preserve">. </w:t>
      </w:r>
      <w:r w:rsidR="00760FC2">
        <w:rPr>
          <w:rFonts w:hint="eastAsia"/>
          <w:color w:val="000000"/>
          <w:sz w:val="21"/>
          <w:szCs w:val="15"/>
        </w:rPr>
        <w:t>即使树深度为</w:t>
      </w:r>
      <w:r w:rsidR="00760FC2">
        <w:rPr>
          <w:rFonts w:hint="eastAsia"/>
          <w:color w:val="000000"/>
          <w:sz w:val="21"/>
          <w:szCs w:val="15"/>
        </w:rPr>
        <w:t>4</w:t>
      </w:r>
      <w:r w:rsidR="00760FC2">
        <w:rPr>
          <w:rFonts w:hint="eastAsia"/>
          <w:color w:val="000000"/>
          <w:sz w:val="21"/>
          <w:szCs w:val="15"/>
        </w:rPr>
        <w:t>大于</w:t>
      </w:r>
      <m:oMath>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opt</m:t>
            </m:r>
          </m:sub>
        </m:sSub>
      </m:oMath>
      <w:r w:rsidR="00760FC2">
        <w:rPr>
          <w:rFonts w:hint="eastAsia"/>
          <w:sz w:val="21"/>
          <w:szCs w:val="21"/>
        </w:rPr>
        <w:t xml:space="preserve">, </w:t>
      </w:r>
      <w:r w:rsidR="00760FC2">
        <w:rPr>
          <w:rFonts w:hint="eastAsia"/>
          <w:sz w:val="21"/>
          <w:szCs w:val="21"/>
        </w:rPr>
        <w:t>但因为</w:t>
      </w:r>
      <m:oMath>
        <m:r>
          <m:rPr>
            <m:sty m:val="p"/>
          </m:rPr>
          <w:rPr>
            <w:rFonts w:ascii="Cambria Math" w:hAnsi="Cambria Math"/>
            <w:color w:val="000000"/>
            <w:sz w:val="21"/>
            <w:szCs w:val="15"/>
          </w:rPr>
          <m:t>c</m:t>
        </m:r>
        <m:d>
          <m:dPr>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e>
        </m:d>
        <m:r>
          <m:rPr>
            <m:sty m:val="p"/>
          </m:rPr>
          <w:rPr>
            <w:rFonts w:ascii="Cambria Math" w:hAnsi="Cambria Math"/>
            <w:color w:val="000000"/>
            <w:sz w:val="21"/>
            <w:szCs w:val="15"/>
          </w:rPr>
          <m:t>=4&gt;</m:t>
        </m:r>
        <m:r>
          <w:rPr>
            <w:rFonts w:ascii="Cambria Math" w:hAnsi="Cambria Math"/>
            <w:color w:val="000000"/>
            <w:sz w:val="21"/>
            <w:szCs w:val="15"/>
          </w:rPr>
          <m:t>min⁡_sup</m:t>
        </m:r>
      </m:oMath>
      <w:r w:rsidR="00760FC2">
        <w:rPr>
          <w:rFonts w:hint="eastAsia"/>
          <w:color w:val="000000"/>
          <w:sz w:val="21"/>
          <w:szCs w:val="15"/>
        </w:rPr>
        <w:t xml:space="preserve">, </w:t>
      </w:r>
      <w:r w:rsidR="004E1840" w:rsidRPr="00760FC2">
        <w:rPr>
          <w:rFonts w:hint="eastAsia"/>
          <w:color w:val="000000"/>
          <w:sz w:val="21"/>
          <w:szCs w:val="15"/>
        </w:rPr>
        <w:t>预测计数值为</w:t>
      </w:r>
      <m:oMath>
        <m:r>
          <w:rPr>
            <w:rFonts w:ascii="Cambria Math" w:hAnsi="Cambria Math"/>
            <w:color w:val="000000"/>
            <w:sz w:val="21"/>
            <w:szCs w:val="15"/>
          </w:rPr>
          <m:t>A</m:t>
        </m:r>
        <m:d>
          <m:dPr>
            <m:ctrlPr>
              <w:rPr>
                <w:rFonts w:ascii="Cambria Math" w:hAnsi="Cambria Math"/>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sz w:val="21"/>
                  </w:rPr>
                  <m:t>2</m:t>
                </m:r>
              </m:sub>
            </m:sSub>
            <m:r>
              <w:rPr>
                <w:rFonts w:ascii="Cambria Math" w:hAnsi="Cambria Math" w:hint="eastAsia"/>
                <w:color w:val="000000"/>
                <w:sz w:val="21"/>
                <w:szCs w:val="15"/>
              </w:rPr>
              <m:t>.</m:t>
            </m:r>
          </m:e>
        </m:d>
        <m:r>
          <w:rPr>
            <w:rFonts w:ascii="Cambria Math" w:hAnsi="Cambria Math"/>
            <w:color w:val="000000"/>
            <w:sz w:val="21"/>
            <w:szCs w:val="15"/>
          </w:rPr>
          <m:t>=c</m:t>
        </m:r>
        <m:d>
          <m:dPr>
            <m:ctrlPr>
              <w:rPr>
                <w:rFonts w:ascii="Cambria Math" w:hAnsi="Cambria Math"/>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1</m:t>
                </m:r>
              </m:sub>
            </m:sSub>
          </m:e>
        </m:d>
        <m:r>
          <w:rPr>
            <w:rFonts w:ascii="Cambria Math" w:hAnsi="Cambria Math"/>
            <w:color w:val="000000"/>
            <w:sz w:val="21"/>
            <w:szCs w:val="15"/>
          </w:rPr>
          <m:t>∙</m:t>
        </m:r>
        <m:f>
          <m:fPr>
            <m:ctrlPr>
              <w:rPr>
                <w:rFonts w:ascii="Cambria Math" w:hAnsi="Cambria Math"/>
                <w:i/>
                <w:color w:val="000000"/>
                <w:sz w:val="21"/>
                <w:szCs w:val="15"/>
              </w:rPr>
            </m:ctrlPr>
          </m:fPr>
          <m:num>
            <m:r>
              <w:rPr>
                <w:rFonts w:ascii="Cambria Math" w:hAnsi="Cambria Math"/>
                <w:color w:val="000000"/>
                <w:sz w:val="21"/>
                <w:szCs w:val="15"/>
              </w:rPr>
              <m:t>c</m:t>
            </m:r>
            <m:d>
              <m:dPr>
                <m:ctrlPr>
                  <w:rPr>
                    <w:rFonts w:ascii="Cambria Math" w:hAnsi="Cambria Math"/>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e>
            </m:d>
          </m:num>
          <m:den>
            <m:r>
              <w:rPr>
                <w:rFonts w:ascii="Cambria Math" w:hAnsi="Cambria Math"/>
                <w:color w:val="000000"/>
                <w:sz w:val="21"/>
                <w:szCs w:val="15"/>
              </w:rPr>
              <m:t>c</m:t>
            </m:r>
            <m:d>
              <m:dPr>
                <m:ctrlPr>
                  <w:rPr>
                    <w:rFonts w:ascii="Cambria Math" w:hAnsi="Cambria Math"/>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hint="eastAsia"/>
                        <w:sz w:val="21"/>
                      </w:rPr>
                      <m:t>1</m:t>
                    </m:r>
                  </m:sub>
                </m:sSub>
              </m:e>
            </m:d>
          </m:den>
        </m:f>
        <m:r>
          <w:rPr>
            <w:rFonts w:ascii="Cambria Math" w:hAnsi="Cambria Math"/>
            <w:color w:val="000000"/>
            <w:sz w:val="21"/>
            <w:szCs w:val="15"/>
          </w:rPr>
          <m:t>=4×</m:t>
        </m:r>
        <m:f>
          <m:fPr>
            <m:ctrlPr>
              <w:rPr>
                <w:rFonts w:ascii="Cambria Math" w:hAnsi="Cambria Math"/>
                <w:i/>
                <w:color w:val="000000"/>
                <w:sz w:val="21"/>
                <w:szCs w:val="15"/>
              </w:rPr>
            </m:ctrlPr>
          </m:fPr>
          <m:num>
            <m:r>
              <w:rPr>
                <w:rFonts w:ascii="Cambria Math" w:hAnsi="Cambria Math"/>
                <w:color w:val="000000"/>
                <w:sz w:val="21"/>
                <w:szCs w:val="15"/>
              </w:rPr>
              <m:t>2</m:t>
            </m:r>
          </m:num>
          <m:den>
            <m:r>
              <w:rPr>
                <w:rFonts w:ascii="Cambria Math" w:hAnsi="Cambria Math"/>
                <w:color w:val="000000"/>
                <w:sz w:val="21"/>
                <w:szCs w:val="15"/>
              </w:rPr>
              <m:t>4</m:t>
            </m:r>
          </m:den>
        </m:f>
        <m:r>
          <w:rPr>
            <w:rFonts w:ascii="Cambria Math" w:hAnsi="Cambria Math"/>
            <w:color w:val="000000"/>
            <w:sz w:val="21"/>
            <w:szCs w:val="15"/>
          </w:rPr>
          <m:t>=2&lt;min⁡_sup</m:t>
        </m:r>
      </m:oMath>
      <w:r w:rsidR="00760FC2">
        <w:rPr>
          <w:rFonts w:hint="eastAsia"/>
          <w:color w:val="000000"/>
          <w:sz w:val="21"/>
          <w:szCs w:val="15"/>
        </w:rPr>
        <w:t xml:space="preserve">, </w:t>
      </w:r>
      <w:r w:rsidR="00760FC2">
        <w:rPr>
          <w:rFonts w:hint="eastAsia"/>
          <w:color w:val="000000"/>
          <w:sz w:val="21"/>
          <w:szCs w:val="15"/>
        </w:rPr>
        <w:t>停止预测</w:t>
      </w:r>
      <w:r w:rsidR="00760FC2">
        <w:rPr>
          <w:rFonts w:hint="eastAsia"/>
          <w:color w:val="000000"/>
          <w:sz w:val="21"/>
          <w:szCs w:val="15"/>
        </w:rPr>
        <w:t xml:space="preserve">, </w:t>
      </w:r>
      <w:r w:rsidR="004E1840" w:rsidRPr="00760FC2">
        <w:rPr>
          <w:rFonts w:hint="eastAsia"/>
          <w:color w:val="000000"/>
          <w:sz w:val="21"/>
          <w:szCs w:val="15"/>
        </w:rPr>
        <w:t>此处</w:t>
      </w:r>
      <w:r w:rsidR="00760FC2">
        <w:rPr>
          <w:rFonts w:hint="eastAsia"/>
          <w:color w:val="000000"/>
          <w:sz w:val="21"/>
          <w:szCs w:val="15"/>
        </w:rPr>
        <w:t>不消耗</w:t>
      </w:r>
      <w:r w:rsidR="004E1840" w:rsidRPr="00760FC2">
        <w:rPr>
          <w:rFonts w:hint="eastAsia"/>
          <w:color w:val="000000"/>
          <w:sz w:val="21"/>
          <w:szCs w:val="15"/>
        </w:rPr>
        <w:t>隐私预算</w:t>
      </w:r>
      <w:r w:rsidR="004E1840" w:rsidRPr="00760FC2">
        <w:rPr>
          <w:rFonts w:hint="eastAsia"/>
          <w:color w:val="000000"/>
          <w:sz w:val="21"/>
          <w:szCs w:val="15"/>
        </w:rPr>
        <w:t>.</w:t>
      </w:r>
    </w:p>
    <w:p w:rsidR="0048554D" w:rsidRDefault="001E0722" w:rsidP="0048554D">
      <w:pPr>
        <w:pStyle w:val="a0"/>
        <w:ind w:firstLine="420"/>
        <w:rPr>
          <w:kern w:val="20"/>
          <w:sz w:val="21"/>
        </w:rPr>
      </w:pPr>
      <w:r>
        <w:rPr>
          <w:rFonts w:hint="eastAsia"/>
          <w:sz w:val="21"/>
        </w:rPr>
        <w:t>前缀序列树</w:t>
      </w:r>
      <w:r w:rsidR="0048554D" w:rsidRPr="009B4776">
        <w:rPr>
          <w:rFonts w:hint="eastAsia"/>
          <w:sz w:val="21"/>
        </w:rPr>
        <w:t>本身</w:t>
      </w:r>
      <w:r w:rsidR="001F18B3">
        <w:rPr>
          <w:rFonts w:hint="eastAsia"/>
          <w:kern w:val="20"/>
          <w:sz w:val="21"/>
        </w:rPr>
        <w:t>蕴含有</w:t>
      </w:r>
      <w:r w:rsidR="0048554D" w:rsidRPr="009B4776">
        <w:rPr>
          <w:rFonts w:hint="eastAsia"/>
          <w:kern w:val="20"/>
          <w:sz w:val="21"/>
        </w:rPr>
        <w:t>一致性约束</w:t>
      </w:r>
      <w:r w:rsidR="0048554D">
        <w:rPr>
          <w:rFonts w:hint="eastAsia"/>
          <w:kern w:val="20"/>
          <w:sz w:val="21"/>
        </w:rPr>
        <w:t xml:space="preserve">: </w:t>
      </w:r>
      <w:r w:rsidR="0048554D" w:rsidRPr="009B4776">
        <w:rPr>
          <w:rFonts w:hint="eastAsia"/>
          <w:kern w:val="20"/>
          <w:sz w:val="21"/>
        </w:rPr>
        <w:t>(1)</w:t>
      </w:r>
      <w:r w:rsidR="0048554D">
        <w:rPr>
          <w:rFonts w:hint="eastAsia"/>
          <w:kern w:val="20"/>
          <w:sz w:val="21"/>
        </w:rPr>
        <w:t xml:space="preserve"> </w:t>
      </w:r>
      <w:r w:rsidR="0048554D" w:rsidRPr="009B4776">
        <w:rPr>
          <w:rFonts w:hint="eastAsia"/>
          <w:kern w:val="20"/>
          <w:sz w:val="21"/>
        </w:rPr>
        <w:t>对任意一条根结点到叶子结点的路径</w:t>
      </w:r>
      <m:oMath>
        <m:r>
          <w:rPr>
            <w:rFonts w:ascii="Cambria Math" w:eastAsia="Cambria Math" w:hAnsi="Cambria Math" w:cs="Cambria Math"/>
            <w:kern w:val="20"/>
            <w:sz w:val="21"/>
          </w:rPr>
          <m:t>p</m:t>
        </m:r>
      </m:oMath>
      <w:r w:rsidR="0048554D">
        <w:rPr>
          <w:rFonts w:hint="eastAsia"/>
          <w:kern w:val="20"/>
          <w:sz w:val="21"/>
        </w:rPr>
        <w:t xml:space="preserve">, </w:t>
      </w:r>
      <w:r w:rsidR="0048554D" w:rsidRPr="009B4776">
        <w:rPr>
          <w:rFonts w:hint="eastAsia"/>
          <w:kern w:val="20"/>
          <w:sz w:val="21"/>
        </w:rPr>
        <w:t>满足</w:t>
      </w:r>
      <m:oMath>
        <m:r>
          <m:rPr>
            <m:sty m:val="p"/>
          </m:rPr>
          <w:rPr>
            <w:rFonts w:ascii="Cambria Math" w:hAnsi="Cambria Math"/>
            <w:kern w:val="20"/>
            <w:sz w:val="21"/>
          </w:rPr>
          <m:t>∀</m:t>
        </m:r>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sub>
        </m:sSub>
        <m:r>
          <w:rPr>
            <w:rFonts w:ascii="Cambria Math" w:hAnsi="Cambria Math"/>
            <w:kern w:val="20"/>
            <w:sz w:val="21"/>
          </w:rPr>
          <m:t>∈p,|tr(</m:t>
        </m:r>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sub>
        </m:sSub>
        <m:r>
          <w:rPr>
            <w:rFonts w:ascii="Cambria Math" w:hAnsi="Cambria Math"/>
            <w:kern w:val="20"/>
            <w:sz w:val="21"/>
          </w:rPr>
          <m:t>)|≤|tr(</m:t>
        </m:r>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i+1</m:t>
            </m:r>
          </m:sub>
        </m:sSub>
        <m:r>
          <w:rPr>
            <w:rFonts w:ascii="Cambria Math" w:hAnsi="Cambria Math"/>
            <w:kern w:val="20"/>
            <w:sz w:val="21"/>
          </w:rPr>
          <m:t>)|</m:t>
        </m:r>
      </m:oMath>
      <w:r w:rsidR="0048554D">
        <w:rPr>
          <w:rFonts w:hint="eastAsia"/>
          <w:kern w:val="20"/>
          <w:sz w:val="21"/>
        </w:rPr>
        <w:t xml:space="preserve">, </w:t>
      </w:r>
      <w:r w:rsidR="0048554D" w:rsidRPr="009B4776">
        <w:rPr>
          <w:rFonts w:hint="eastAsia"/>
          <w:kern w:val="20"/>
          <w:sz w:val="21"/>
        </w:rPr>
        <w:t>其中</w:t>
      </w:r>
      <m:oMath>
        <m:r>
          <w:rPr>
            <w:rFonts w:ascii="Cambria Math" w:hAnsi="Cambria Math"/>
            <w:kern w:val="20"/>
            <w:sz w:val="21"/>
          </w:rPr>
          <m:t>|tr(</m:t>
        </m:r>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sub>
        </m:sSub>
        <m:r>
          <w:rPr>
            <w:rFonts w:ascii="Cambria Math" w:hAnsi="Cambria Math"/>
            <w:kern w:val="20"/>
            <w:sz w:val="21"/>
          </w:rPr>
          <m:t>)|</m:t>
        </m:r>
      </m:oMath>
      <w:r w:rsidR="0048554D" w:rsidRPr="009B4776">
        <w:rPr>
          <w:rFonts w:hint="eastAsia"/>
          <w:kern w:val="20"/>
          <w:sz w:val="21"/>
        </w:rPr>
        <w:t>表示结点</w:t>
      </w:r>
      <m:oMath>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sub>
        </m:sSub>
      </m:oMath>
      <w:r w:rsidR="00612C32">
        <w:rPr>
          <w:rFonts w:hint="eastAsia"/>
          <w:kern w:val="20"/>
          <w:sz w:val="21"/>
        </w:rPr>
        <w:t>扰动</w:t>
      </w:r>
      <w:r w:rsidR="0048554D" w:rsidRPr="009B4776">
        <w:rPr>
          <w:rFonts w:hint="eastAsia"/>
          <w:kern w:val="20"/>
          <w:sz w:val="21"/>
        </w:rPr>
        <w:t>计数</w:t>
      </w:r>
      <w:r w:rsidR="0048554D">
        <w:rPr>
          <w:rFonts w:hint="eastAsia"/>
          <w:kern w:val="20"/>
          <w:sz w:val="21"/>
        </w:rPr>
        <w:t xml:space="preserve">, </w:t>
      </w:r>
      <m:oMath>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sub>
        </m:sSub>
      </m:oMath>
      <w:r w:rsidR="0048554D" w:rsidRPr="009B4776">
        <w:rPr>
          <w:rFonts w:hint="eastAsia"/>
          <w:kern w:val="20"/>
          <w:sz w:val="21"/>
        </w:rPr>
        <w:t>是</w:t>
      </w:r>
      <m:oMath>
        <m:sSub>
          <m:sSubPr>
            <m:ctrlPr>
              <w:rPr>
                <w:rFonts w:ascii="Cambria Math" w:hAnsi="Cambria Math"/>
                <w:kern w:val="20"/>
                <w:sz w:val="21"/>
              </w:rPr>
            </m:ctrlPr>
          </m:sSubPr>
          <m:e>
            <m:r>
              <w:rPr>
                <w:rFonts w:ascii="Cambria Math" w:hAnsi="Cambria Math"/>
                <w:kern w:val="20"/>
                <w:sz w:val="21"/>
              </w:rPr>
              <m:t>v</m:t>
            </m:r>
          </m:e>
          <m:sub>
            <m:r>
              <w:rPr>
                <w:rFonts w:ascii="Cambria Math" w:hAnsi="Cambria Math"/>
                <w:kern w:val="20"/>
                <w:sz w:val="21"/>
              </w:rPr>
              <m:t>i+</m:t>
            </m:r>
            <m:r>
              <m:rPr>
                <m:sty m:val="p"/>
              </m:rPr>
              <w:rPr>
                <w:rFonts w:ascii="Cambria Math" w:hAnsi="Cambria Math"/>
                <w:kern w:val="20"/>
                <w:sz w:val="21"/>
              </w:rPr>
              <m:t>1</m:t>
            </m:r>
          </m:sub>
        </m:sSub>
      </m:oMath>
      <w:r w:rsidR="0048554D">
        <w:rPr>
          <w:rFonts w:hint="eastAsia"/>
          <w:kern w:val="20"/>
          <w:sz w:val="21"/>
        </w:rPr>
        <w:t>的孩子结点</w:t>
      </w:r>
      <w:r w:rsidR="0048554D">
        <w:rPr>
          <w:rFonts w:hint="eastAsia"/>
          <w:kern w:val="20"/>
          <w:sz w:val="21"/>
        </w:rPr>
        <w:t xml:space="preserve">; </w:t>
      </w:r>
      <w:r w:rsidR="0048554D" w:rsidRPr="009B4776">
        <w:rPr>
          <w:rFonts w:hint="eastAsia"/>
          <w:kern w:val="20"/>
          <w:sz w:val="21"/>
        </w:rPr>
        <w:t>(2)</w:t>
      </w:r>
      <w:r w:rsidR="0048554D">
        <w:rPr>
          <w:rFonts w:hint="eastAsia"/>
          <w:kern w:val="20"/>
          <w:sz w:val="21"/>
        </w:rPr>
        <w:t xml:space="preserve"> </w:t>
      </w:r>
      <m:oMath>
        <m:r>
          <m:rPr>
            <m:sty m:val="p"/>
          </m:rPr>
          <w:rPr>
            <w:rFonts w:ascii="Cambria Math" w:hAnsi="Cambria Math"/>
            <w:kern w:val="20"/>
            <w:sz w:val="21"/>
          </w:rPr>
          <m:t>∀</m:t>
        </m:r>
        <m:r>
          <w:rPr>
            <w:rFonts w:ascii="Cambria Math" w:hAnsi="Cambria Math"/>
            <w:kern w:val="20"/>
            <w:sz w:val="21"/>
          </w:rPr>
          <m:t>v, |tr(v)|≥</m:t>
        </m:r>
        <m:nary>
          <m:naryPr>
            <m:chr m:val="∑"/>
            <m:limLoc m:val="subSup"/>
            <m:supHide m:val="1"/>
            <m:ctrlPr>
              <w:rPr>
                <w:rFonts w:ascii="Cambria Math" w:hAnsi="Cambria Math"/>
                <w:i/>
                <w:kern w:val="20"/>
                <w:sz w:val="21"/>
              </w:rPr>
            </m:ctrlPr>
          </m:naryPr>
          <m:sub>
            <m:r>
              <w:rPr>
                <w:rFonts w:ascii="Cambria Math" w:hAnsi="Cambria Math"/>
                <w:kern w:val="20"/>
                <w:sz w:val="21"/>
              </w:rPr>
              <m:t>u∈children(v)</m:t>
            </m:r>
          </m:sub>
          <m:sup/>
          <m:e>
            <m:r>
              <w:rPr>
                <w:rFonts w:ascii="Cambria Math" w:hAnsi="Cambria Math"/>
                <w:kern w:val="20"/>
                <w:sz w:val="21"/>
              </w:rPr>
              <m:t>|tr(u)|</m:t>
            </m:r>
          </m:e>
        </m:nary>
      </m:oMath>
      <w:r w:rsidR="0048554D">
        <w:rPr>
          <w:rFonts w:hint="eastAsia"/>
          <w:kern w:val="20"/>
          <w:sz w:val="21"/>
        </w:rPr>
        <w:t xml:space="preserve">. </w:t>
      </w:r>
      <w:r w:rsidR="0048554D" w:rsidRPr="009B4776">
        <w:rPr>
          <w:rFonts w:hint="eastAsia"/>
          <w:kern w:val="20"/>
          <w:sz w:val="21"/>
        </w:rPr>
        <w:t>若直接基于扰动前缀</w:t>
      </w:r>
      <w:r w:rsidR="0048554D">
        <w:rPr>
          <w:rFonts w:hint="eastAsia"/>
          <w:kern w:val="20"/>
          <w:sz w:val="21"/>
        </w:rPr>
        <w:t>序列</w:t>
      </w:r>
      <w:r w:rsidR="0048554D" w:rsidRPr="009B4776">
        <w:rPr>
          <w:rFonts w:hint="eastAsia"/>
          <w:kern w:val="20"/>
          <w:sz w:val="21"/>
        </w:rPr>
        <w:t>树</w:t>
      </w:r>
      <w:r w:rsidR="0048554D">
        <w:rPr>
          <w:rFonts w:hint="eastAsia"/>
          <w:kern w:val="20"/>
          <w:sz w:val="21"/>
        </w:rPr>
        <w:t>进行频繁序列</w:t>
      </w:r>
      <w:r w:rsidR="001F18B3">
        <w:rPr>
          <w:rFonts w:hint="eastAsia"/>
          <w:kern w:val="20"/>
          <w:sz w:val="21"/>
        </w:rPr>
        <w:t>模式</w:t>
      </w:r>
      <w:r w:rsidR="0048554D">
        <w:rPr>
          <w:rFonts w:hint="eastAsia"/>
          <w:kern w:val="20"/>
          <w:sz w:val="21"/>
        </w:rPr>
        <w:t>挖掘</w:t>
      </w:r>
      <w:r w:rsidR="0048554D">
        <w:rPr>
          <w:rFonts w:hint="eastAsia"/>
          <w:kern w:val="20"/>
          <w:sz w:val="21"/>
        </w:rPr>
        <w:t xml:space="preserve">, </w:t>
      </w:r>
      <w:r w:rsidR="0048554D" w:rsidRPr="009B4776">
        <w:rPr>
          <w:rFonts w:hint="eastAsia"/>
          <w:kern w:val="20"/>
          <w:sz w:val="21"/>
        </w:rPr>
        <w:t>有可能</w:t>
      </w:r>
      <w:r w:rsidR="0048554D">
        <w:rPr>
          <w:rFonts w:hint="eastAsia"/>
          <w:kern w:val="20"/>
          <w:sz w:val="21"/>
        </w:rPr>
        <w:t>违背一致性约束导致序列的可用性很差</w:t>
      </w:r>
      <w:r w:rsidR="0048554D">
        <w:rPr>
          <w:rFonts w:hint="eastAsia"/>
          <w:kern w:val="20"/>
          <w:sz w:val="21"/>
        </w:rPr>
        <w:t xml:space="preserve">. </w:t>
      </w:r>
      <w:r w:rsidR="00FA5D81" w:rsidRPr="009A5B85">
        <w:rPr>
          <w:rFonts w:hint="eastAsia"/>
          <w:color w:val="FF0000"/>
          <w:kern w:val="20"/>
          <w:sz w:val="21"/>
        </w:rPr>
        <w:t>本文借鉴</w:t>
      </w:r>
      <w:r w:rsidR="0048554D" w:rsidRPr="009A5B85">
        <w:rPr>
          <w:rFonts w:hint="eastAsia"/>
          <w:color w:val="FF0000"/>
          <w:kern w:val="20"/>
          <w:sz w:val="21"/>
        </w:rPr>
        <w:t>文献</w:t>
      </w:r>
      <w:r w:rsidR="00FA5D81" w:rsidRPr="009A5B85">
        <w:rPr>
          <w:rFonts w:hint="eastAsia"/>
          <w:color w:val="FF0000"/>
          <w:kern w:val="20"/>
          <w:sz w:val="21"/>
        </w:rPr>
        <w:t>[12</w:t>
      </w:r>
      <w:r w:rsidR="0048554D" w:rsidRPr="009A5B85">
        <w:rPr>
          <w:rFonts w:hint="eastAsia"/>
          <w:color w:val="FF0000"/>
          <w:kern w:val="20"/>
          <w:sz w:val="21"/>
        </w:rPr>
        <w:t>]</w:t>
      </w:r>
      <w:r w:rsidR="00FA5D81" w:rsidRPr="009A5B85">
        <w:rPr>
          <w:rFonts w:hint="eastAsia"/>
          <w:color w:val="FF0000"/>
          <w:kern w:val="20"/>
          <w:sz w:val="21"/>
        </w:rPr>
        <w:t>提出的</w:t>
      </w:r>
      <w:r w:rsidR="0048554D" w:rsidRPr="009A5B85">
        <w:rPr>
          <w:rFonts w:hint="eastAsia"/>
          <w:color w:val="FF0000"/>
          <w:kern w:val="20"/>
          <w:sz w:val="21"/>
        </w:rPr>
        <w:t>一种</w:t>
      </w:r>
      <w:r w:rsidR="0048554D" w:rsidRPr="009A5B85">
        <w:rPr>
          <w:rFonts w:hint="eastAsia"/>
          <w:color w:val="FF0000"/>
          <w:sz w:val="21"/>
        </w:rPr>
        <w:t>一致性约束推理策略，</w:t>
      </w:r>
      <w:r w:rsidR="00FA5D81" w:rsidRPr="009A5B85">
        <w:rPr>
          <w:rFonts w:hint="eastAsia"/>
          <w:color w:val="FF0000"/>
          <w:sz w:val="21"/>
        </w:rPr>
        <w:t>即</w:t>
      </w:r>
      <w:r w:rsidR="0048554D" w:rsidRPr="009A5B85">
        <w:rPr>
          <w:rFonts w:hint="eastAsia"/>
          <w:color w:val="FF0000"/>
          <w:sz w:val="21"/>
        </w:rPr>
        <w:t>通过评估</w:t>
      </w:r>
      <w:r w:rsidR="0048554D" w:rsidRPr="009A5B85">
        <w:rPr>
          <w:rFonts w:hint="eastAsia"/>
          <w:color w:val="FF0000"/>
          <w:sz w:val="21"/>
        </w:rPr>
        <w:lastRenderedPageBreak/>
        <w:t>扰动前缀</w:t>
      </w:r>
      <w:r w:rsidR="00FA5D81" w:rsidRPr="009A5B85">
        <w:rPr>
          <w:rFonts w:hint="eastAsia"/>
          <w:color w:val="FF0000"/>
          <w:sz w:val="21"/>
        </w:rPr>
        <w:t>序列</w:t>
      </w:r>
      <w:r w:rsidR="0048554D" w:rsidRPr="009A5B85">
        <w:rPr>
          <w:rFonts w:hint="eastAsia"/>
          <w:color w:val="FF0000"/>
          <w:sz w:val="21"/>
        </w:rPr>
        <w:t>树中所有结点</w:t>
      </w:r>
      <w:r w:rsidR="0048554D" w:rsidRPr="009A5B85">
        <w:rPr>
          <w:rFonts w:hint="eastAsia"/>
          <w:color w:val="FF0000"/>
          <w:sz w:val="21"/>
        </w:rPr>
        <w:t>(</w:t>
      </w:r>
      <w:r w:rsidR="0048554D" w:rsidRPr="009A5B85">
        <w:rPr>
          <w:rFonts w:hint="eastAsia"/>
          <w:color w:val="FF0000"/>
          <w:sz w:val="21"/>
        </w:rPr>
        <w:t>不包括根结点</w:t>
      </w:r>
      <w:r w:rsidR="0048554D" w:rsidRPr="009A5B85">
        <w:rPr>
          <w:rFonts w:hint="eastAsia"/>
          <w:color w:val="FF0000"/>
          <w:sz w:val="21"/>
        </w:rPr>
        <w:t>)</w:t>
      </w:r>
      <w:r w:rsidR="00FA5D81" w:rsidRPr="009A5B85">
        <w:rPr>
          <w:rFonts w:hint="eastAsia"/>
          <w:color w:val="FF0000"/>
          <w:sz w:val="21"/>
        </w:rPr>
        <w:t>对应的扰动</w:t>
      </w:r>
      <w:r w:rsidR="0048554D" w:rsidRPr="009A5B85">
        <w:rPr>
          <w:rFonts w:hint="eastAsia"/>
          <w:color w:val="FF0000"/>
          <w:sz w:val="21"/>
        </w:rPr>
        <w:t>计数</w:t>
      </w:r>
      <w:r w:rsidR="001F18B3" w:rsidRPr="009A5B85">
        <w:rPr>
          <w:rFonts w:hint="eastAsia"/>
          <w:color w:val="FF0000"/>
          <w:sz w:val="21"/>
        </w:rPr>
        <w:t>值</w:t>
      </w:r>
      <w:r w:rsidR="0048554D" w:rsidRPr="009A5B85">
        <w:rPr>
          <w:rFonts w:hint="eastAsia"/>
          <w:color w:val="FF0000"/>
          <w:sz w:val="21"/>
        </w:rPr>
        <w:t>来满足一致性约束</w:t>
      </w:r>
      <w:r w:rsidR="00FA5D81" w:rsidRPr="009A5B85">
        <w:rPr>
          <w:rFonts w:hint="eastAsia"/>
          <w:color w:val="FF0000"/>
          <w:sz w:val="21"/>
        </w:rPr>
        <w:t xml:space="preserve">, </w:t>
      </w:r>
      <w:r w:rsidR="00FA5D81" w:rsidRPr="009A5B85">
        <w:rPr>
          <w:rFonts w:hint="eastAsia"/>
          <w:color w:val="FF0000"/>
          <w:sz w:val="21"/>
        </w:rPr>
        <w:t>保证序列数据的可用性</w:t>
      </w:r>
      <w:r w:rsidR="0063551B">
        <w:rPr>
          <w:rFonts w:hint="eastAsia"/>
          <w:sz w:val="21"/>
        </w:rPr>
        <w:t>.</w:t>
      </w:r>
    </w:p>
    <w:p w:rsidR="00F615C9" w:rsidRPr="00F615C9" w:rsidRDefault="00F615C9" w:rsidP="003B5BD5">
      <w:pPr>
        <w:pStyle w:val="a0"/>
        <w:numPr>
          <w:ilvl w:val="0"/>
          <w:numId w:val="22"/>
        </w:numPr>
        <w:ind w:firstLine="420"/>
        <w:rPr>
          <w:sz w:val="21"/>
        </w:rPr>
      </w:pPr>
      <w:r w:rsidRPr="00F615C9">
        <w:rPr>
          <w:rFonts w:hint="eastAsia"/>
          <w:sz w:val="21"/>
        </w:rPr>
        <w:t>例</w:t>
      </w:r>
      <w:r w:rsidRPr="00F615C9">
        <w:rPr>
          <w:rFonts w:hint="eastAsia"/>
          <w:sz w:val="21"/>
        </w:rPr>
        <w:t>1</w:t>
      </w:r>
      <w:r w:rsidRPr="00F615C9">
        <w:rPr>
          <w:rFonts w:hint="eastAsia"/>
          <w:sz w:val="21"/>
        </w:rPr>
        <w:t>中</w:t>
      </w:r>
      <w:r w:rsidR="00F118B0">
        <w:rPr>
          <w:rFonts w:hint="eastAsia"/>
          <w:sz w:val="21"/>
        </w:rPr>
        <w:t>假</w:t>
      </w:r>
      <w:r w:rsidR="00017B72">
        <w:rPr>
          <w:rFonts w:hint="eastAsia"/>
          <w:sz w:val="21"/>
        </w:rPr>
        <w:t>设扰动支持度计数</w:t>
      </w:r>
      <m:oMath>
        <m:r>
          <w:rPr>
            <w:rFonts w:ascii="Cambria Math" w:hAnsi="Cambria Math"/>
            <w:sz w:val="21"/>
          </w:rPr>
          <m:t>A</m:t>
        </m:r>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v</m:t>
                </m:r>
              </m:e>
              <m:sub>
                <m:r>
                  <w:rPr>
                    <w:rFonts w:ascii="Cambria Math" w:hAnsi="Cambria Math"/>
                    <w:sz w:val="21"/>
                  </w:rPr>
                  <m:t>1</m:t>
                </m:r>
              </m:sub>
            </m:sSub>
          </m:e>
        </m:d>
        <m:r>
          <m:rPr>
            <m:sty m:val="p"/>
          </m:rPr>
          <w:rPr>
            <w:rFonts w:ascii="Cambria Math" w:hAnsi="Cambria Math"/>
            <w:sz w:val="21"/>
          </w:rPr>
          <m:t>=</m:t>
        </m:r>
        <m:f>
          <m:fPr>
            <m:type m:val="lin"/>
            <m:ctrlPr>
              <w:rPr>
                <w:rFonts w:ascii="Cambria Math" w:hAnsi="Cambria Math"/>
                <w:sz w:val="21"/>
              </w:rPr>
            </m:ctrlPr>
          </m:fPr>
          <m:num>
            <m:r>
              <m:rPr>
                <m:sty m:val="p"/>
              </m:rPr>
              <w:rPr>
                <w:rFonts w:ascii="Cambria Math" w:hAnsi="Cambria Math"/>
                <w:sz w:val="21"/>
              </w:rPr>
              <m:t>28</m:t>
            </m:r>
          </m:num>
          <m:den>
            <m:r>
              <w:rPr>
                <w:rFonts w:ascii="Cambria Math" w:hAnsi="Cambria Math"/>
                <w:sz w:val="21"/>
              </w:rPr>
              <m:t>9≈3.1</m:t>
            </m:r>
          </m:den>
        </m:f>
      </m:oMath>
      <w:r w:rsidR="00017B72">
        <w:rPr>
          <w:rFonts w:hint="eastAsia"/>
          <w:sz w:val="21"/>
        </w:rPr>
        <w:t>,</w:t>
      </w:r>
      <m:oMath>
        <m:r>
          <w:rPr>
            <w:rFonts w:ascii="Cambria Math" w:hAnsi="Cambria Math"/>
            <w:sz w:val="21"/>
          </w:rPr>
          <m:t>c</m:t>
        </m:r>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v</m:t>
                </m:r>
              </m:e>
              <m:sub>
                <m:r>
                  <w:rPr>
                    <w:rFonts w:ascii="Cambria Math" w:hAnsi="Cambria Math"/>
                    <w:sz w:val="21"/>
                  </w:rPr>
                  <m:t>2</m:t>
                </m:r>
              </m:sub>
            </m:sSub>
          </m:e>
        </m:d>
        <m:r>
          <m:rPr>
            <m:sty m:val="p"/>
          </m:rPr>
          <w:rPr>
            <w:rFonts w:ascii="Cambria Math" w:hAnsi="Cambria Math"/>
            <w:sz w:val="21"/>
          </w:rPr>
          <m:t>=0.3</m:t>
        </m:r>
      </m:oMath>
      <w:r w:rsidR="00672D04">
        <w:rPr>
          <w:rFonts w:hint="eastAsia"/>
          <w:sz w:val="21"/>
        </w:rPr>
        <w:t>,</w:t>
      </w:r>
      <m:oMath>
        <m:r>
          <w:rPr>
            <w:rFonts w:ascii="Cambria Math" w:hAnsi="Cambria Math"/>
            <w:sz w:val="21"/>
          </w:rPr>
          <m:t>A</m:t>
        </m:r>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v</m:t>
                </m:r>
              </m:e>
              <m:sub>
                <m:r>
                  <w:rPr>
                    <w:rFonts w:ascii="Cambria Math" w:hAnsi="Cambria Math"/>
                    <w:sz w:val="21"/>
                  </w:rPr>
                  <m:t>3</m:t>
                </m:r>
              </m:sub>
            </m:sSub>
          </m:e>
        </m:d>
        <m:r>
          <m:rPr>
            <m:sty m:val="p"/>
          </m:rPr>
          <w:rPr>
            <w:rFonts w:ascii="Cambria Math" w:hAnsi="Cambria Math"/>
            <w:sz w:val="21"/>
          </w:rPr>
          <m:t>=</m:t>
        </m:r>
        <m:f>
          <m:fPr>
            <m:type m:val="lin"/>
            <m:ctrlPr>
              <w:rPr>
                <w:rFonts w:ascii="Cambria Math" w:hAnsi="Cambria Math"/>
                <w:sz w:val="21"/>
              </w:rPr>
            </m:ctrlPr>
          </m:fPr>
          <m:num>
            <m:r>
              <m:rPr>
                <m:sty m:val="p"/>
              </m:rPr>
              <w:rPr>
                <w:rFonts w:ascii="Cambria Math" w:hAnsi="Cambria Math"/>
                <w:sz w:val="21"/>
              </w:rPr>
              <m:t>7</m:t>
            </m:r>
          </m:num>
          <m:den>
            <m:r>
              <w:rPr>
                <w:rFonts w:ascii="Cambria Math" w:hAnsi="Cambria Math"/>
                <w:sz w:val="21"/>
              </w:rPr>
              <m:t>9</m:t>
            </m:r>
          </m:den>
        </m:f>
        <m:r>
          <w:rPr>
            <w:rFonts w:ascii="Cambria Math" w:hAnsi="Cambria Math"/>
            <w:sz w:val="21"/>
          </w:rPr>
          <m:t>≈0.8</m:t>
        </m:r>
      </m:oMath>
      <w:r w:rsidR="00672D04">
        <w:rPr>
          <w:rFonts w:hint="eastAsia"/>
          <w:sz w:val="21"/>
        </w:rPr>
        <w:t>,</w:t>
      </w:r>
      <m:oMath>
        <m:r>
          <w:rPr>
            <w:rFonts w:ascii="Cambria Math" w:hAnsi="Cambria Math"/>
            <w:sz w:val="21"/>
          </w:rPr>
          <m:t>c</m:t>
        </m:r>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v</m:t>
                </m:r>
              </m:e>
              <m:sub>
                <m:r>
                  <w:rPr>
                    <w:rFonts w:ascii="Cambria Math" w:hAnsi="Cambria Math"/>
                    <w:sz w:val="21"/>
                  </w:rPr>
                  <m:t>4</m:t>
                </m:r>
              </m:sub>
            </m:sSub>
          </m:e>
        </m:d>
        <m:r>
          <m:rPr>
            <m:sty m:val="p"/>
          </m:rPr>
          <w:rPr>
            <w:rFonts w:ascii="Cambria Math" w:hAnsi="Cambria Math"/>
            <w:sz w:val="21"/>
          </w:rPr>
          <m:t>=2.6</m:t>
        </m:r>
      </m:oMath>
      <w:r w:rsidR="00672D04">
        <w:rPr>
          <w:rFonts w:hint="eastAsia"/>
          <w:sz w:val="21"/>
        </w:rPr>
        <w:t>,</w:t>
      </w:r>
      <w:r w:rsidR="00017B72">
        <w:rPr>
          <w:rFonts w:hint="eastAsia"/>
          <w:sz w:val="21"/>
        </w:rPr>
        <w:t>进行一致性估计得到</w:t>
      </w:r>
      <m:oMath>
        <m:r>
          <w:rPr>
            <w:rFonts w:ascii="Cambria Math" w:hAnsi="Cambria Math"/>
            <w:sz w:val="21"/>
          </w:rPr>
          <m:t>c</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v</m:t>
            </m:r>
          </m:e>
          <m:sub>
            <m:r>
              <w:rPr>
                <w:rFonts w:ascii="Cambria Math" w:hAnsi="Cambria Math"/>
                <w:sz w:val="21"/>
              </w:rPr>
              <m:t>1</m:t>
            </m:r>
          </m:sub>
        </m:sSub>
        <m:r>
          <m:rPr>
            <m:sty m:val="p"/>
          </m:rPr>
          <w:rPr>
            <w:rFonts w:ascii="Cambria Math" w:hAnsi="Cambria Math"/>
            <w:sz w:val="21"/>
          </w:rPr>
          <m:t xml:space="preserve"> )=7∙3.1/(3.1+0.3+0.8+2.6)≈3</m:t>
        </m:r>
      </m:oMath>
      <w:r w:rsidR="00F118B0">
        <w:rPr>
          <w:rFonts w:hint="eastAsia"/>
          <w:sz w:val="21"/>
        </w:rPr>
        <w:t>,</w:t>
      </w:r>
      <m:oMath>
        <m:r>
          <w:rPr>
            <w:rFonts w:ascii="Cambria Math" w:hAnsi="Cambria Math"/>
            <w:sz w:val="21"/>
          </w:rPr>
          <m:t>c</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v</m:t>
            </m:r>
          </m:e>
          <m:sub>
            <m:r>
              <w:rPr>
                <w:rFonts w:ascii="Cambria Math" w:hAnsi="Cambria Math"/>
                <w:sz w:val="21"/>
              </w:rPr>
              <m:t>2</m:t>
            </m:r>
          </m:sub>
        </m:sSub>
        <m:r>
          <m:rPr>
            <m:sty m:val="p"/>
          </m:rPr>
          <w:rPr>
            <w:rFonts w:ascii="Cambria Math" w:hAnsi="Cambria Math"/>
            <w:sz w:val="21"/>
          </w:rPr>
          <m:t xml:space="preserve"> )=7∙0.3/(3.1+0.3+0.8+2.6)≈0</m:t>
        </m:r>
      </m:oMath>
      <w:r w:rsidR="00F118B0">
        <w:rPr>
          <w:rFonts w:hint="eastAsia"/>
          <w:sz w:val="21"/>
        </w:rPr>
        <w:t>,</w:t>
      </w:r>
      <m:oMath>
        <m:r>
          <w:rPr>
            <w:rFonts w:ascii="Cambria Math" w:hAnsi="Cambria Math"/>
            <w:sz w:val="21"/>
          </w:rPr>
          <m:t>c</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v</m:t>
            </m:r>
          </m:e>
          <m:sub>
            <m:r>
              <w:rPr>
                <w:rFonts w:ascii="Cambria Math" w:hAnsi="Cambria Math"/>
                <w:sz w:val="21"/>
              </w:rPr>
              <m:t>3</m:t>
            </m:r>
          </m:sub>
        </m:sSub>
        <m:r>
          <m:rPr>
            <m:sty m:val="p"/>
          </m:rPr>
          <w:rPr>
            <w:rFonts w:ascii="Cambria Math" w:hAnsi="Cambria Math"/>
            <w:sz w:val="21"/>
          </w:rPr>
          <m:t xml:space="preserve"> )=7∙0.8/(3.1+0.3+0.8+2.6)≈1</m:t>
        </m:r>
      </m:oMath>
      <w:r w:rsidR="00F118B0">
        <w:rPr>
          <w:rFonts w:hint="eastAsia"/>
          <w:sz w:val="21"/>
        </w:rPr>
        <w:t>,</w:t>
      </w:r>
      <m:oMath>
        <m:r>
          <w:rPr>
            <w:rFonts w:ascii="Cambria Math" w:hAnsi="Cambria Math"/>
            <w:sz w:val="21"/>
          </w:rPr>
          <m:t>c</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v</m:t>
            </m:r>
          </m:e>
          <m:sub>
            <m:r>
              <w:rPr>
                <w:rFonts w:ascii="Cambria Math" w:hAnsi="Cambria Math"/>
                <w:sz w:val="21"/>
              </w:rPr>
              <m:t>1</m:t>
            </m:r>
          </m:sub>
        </m:sSub>
        <m:r>
          <m:rPr>
            <m:sty m:val="p"/>
          </m:rPr>
          <w:rPr>
            <w:rFonts w:ascii="Cambria Math" w:hAnsi="Cambria Math"/>
            <w:sz w:val="21"/>
          </w:rPr>
          <m:t xml:space="preserve"> )=7∙2.6/ (3.1+0.3+0.8+2.6)≈2</m:t>
        </m:r>
      </m:oMath>
      <w:r w:rsidR="001F18B3">
        <w:rPr>
          <w:rFonts w:hint="eastAsia"/>
          <w:sz w:val="21"/>
        </w:rPr>
        <w:t xml:space="preserve">, </w:t>
      </w:r>
      <w:r w:rsidR="001F18B3">
        <w:rPr>
          <w:rFonts w:hint="eastAsia"/>
          <w:sz w:val="21"/>
        </w:rPr>
        <w:t>均满足一致性约束</w:t>
      </w:r>
      <w:r w:rsidR="00017B72">
        <w:rPr>
          <w:rFonts w:hint="eastAsia"/>
          <w:sz w:val="21"/>
        </w:rPr>
        <w:t>.</w:t>
      </w:r>
    </w:p>
    <w:p w:rsidR="001036EE" w:rsidRDefault="007B5C52" w:rsidP="00F822BD">
      <w:pPr>
        <w:pStyle w:val="3"/>
      </w:pPr>
      <w:r>
        <w:rPr>
          <w:rFonts w:hint="eastAsia"/>
        </w:rPr>
        <w:t>获取</w:t>
      </w:r>
      <w:r w:rsidR="001036EE">
        <w:rPr>
          <w:rFonts w:hint="eastAsia"/>
        </w:rPr>
        <w:t>频繁序列模式</w:t>
      </w:r>
      <w:r w:rsidR="009A5B85">
        <w:rPr>
          <w:rFonts w:hint="eastAsia"/>
        </w:rPr>
        <w:t>集</w:t>
      </w:r>
    </w:p>
    <w:p w:rsidR="00C95E3D" w:rsidRDefault="007B5C52" w:rsidP="00AA0052">
      <w:pPr>
        <w:pStyle w:val="a0"/>
        <w:ind w:firstLine="420"/>
        <w:rPr>
          <w:sz w:val="21"/>
        </w:rPr>
      </w:pPr>
      <w:r w:rsidRPr="007B5C52">
        <w:rPr>
          <w:rFonts w:hint="eastAsia"/>
          <w:sz w:val="21"/>
        </w:rPr>
        <w:t>获得扰动前缀序列树后</w:t>
      </w:r>
      <w:r w:rsidRPr="007B5C52">
        <w:rPr>
          <w:rFonts w:hint="eastAsia"/>
          <w:sz w:val="21"/>
        </w:rPr>
        <w:t xml:space="preserve">, </w:t>
      </w:r>
      <w:r w:rsidRPr="007B5C52">
        <w:rPr>
          <w:rFonts w:hint="eastAsia"/>
          <w:sz w:val="21"/>
        </w:rPr>
        <w:t>剩下的任务就是获得满足</w:t>
      </w:r>
      <m:oMath>
        <m:r>
          <w:rPr>
            <w:rFonts w:ascii="Cambria Math" w:hAnsi="Cambria Math"/>
            <w:kern w:val="20"/>
            <w:sz w:val="21"/>
          </w:rPr>
          <m:t>ε</m:t>
        </m:r>
      </m:oMath>
      <w:r w:rsidRPr="007B5C52">
        <w:rPr>
          <w:rFonts w:hint="eastAsia"/>
          <w:kern w:val="20"/>
          <w:sz w:val="21"/>
        </w:rPr>
        <w:t>-</w:t>
      </w:r>
      <w:r w:rsidRPr="007B5C52">
        <w:rPr>
          <w:rFonts w:hint="eastAsia"/>
          <w:sz w:val="21"/>
        </w:rPr>
        <w:t>差分隐私的</w:t>
      </w:r>
      <w:r w:rsidR="00FA12F8">
        <w:rPr>
          <w:rFonts w:hint="eastAsia"/>
          <w:sz w:val="21"/>
        </w:rPr>
        <w:t>闭频繁序列模式集</w:t>
      </w:r>
      <m:oMath>
        <m:acc>
          <m:accPr>
            <m:chr m:val="̃"/>
            <m:ctrlPr>
              <w:rPr>
                <w:rFonts w:ascii="Cambria Math" w:hAnsi="Cambria Math"/>
                <w:i/>
                <w:sz w:val="21"/>
              </w:rPr>
            </m:ctrlPr>
          </m:accPr>
          <m:e>
            <m:r>
              <w:rPr>
                <w:rFonts w:ascii="Cambria Math" w:hAnsi="Cambria Math"/>
                <w:sz w:val="21"/>
              </w:rPr>
              <m:t>C</m:t>
            </m:r>
            <m:r>
              <w:rPr>
                <w:rFonts w:ascii="Cambria Math" w:hAnsi="Cambria Math" w:hint="eastAsia"/>
                <w:sz w:val="21"/>
              </w:rPr>
              <m:t>S</m:t>
            </m:r>
          </m:e>
        </m:acc>
      </m:oMath>
      <w:r w:rsidR="00FA12F8">
        <w:rPr>
          <w:rFonts w:hint="eastAsia"/>
          <w:sz w:val="21"/>
        </w:rPr>
        <w:t>和</w:t>
      </w:r>
      <w:r>
        <w:rPr>
          <w:rFonts w:hint="eastAsia"/>
          <w:sz w:val="21"/>
        </w:rPr>
        <w:t>频繁序列模式集</w:t>
      </w:r>
      <m:oMath>
        <m:acc>
          <m:accPr>
            <m:chr m:val="̃"/>
            <m:ctrlPr>
              <w:rPr>
                <w:rFonts w:ascii="Cambria Math" w:hAnsi="Cambria Math"/>
                <w:i/>
                <w:sz w:val="21"/>
              </w:rPr>
            </m:ctrlPr>
          </m:accPr>
          <m:e>
            <m:r>
              <w:rPr>
                <w:rFonts w:ascii="Cambria Math" w:hAnsi="Cambria Math"/>
                <w:sz w:val="21"/>
              </w:rPr>
              <m:t>F</m:t>
            </m:r>
            <m:r>
              <w:rPr>
                <w:rFonts w:ascii="Cambria Math" w:hAnsi="Cambria Math" w:hint="eastAsia"/>
                <w:sz w:val="21"/>
              </w:rPr>
              <m:t>S</m:t>
            </m:r>
          </m:e>
        </m:acc>
      </m:oMath>
      <w:r>
        <w:rPr>
          <w:rFonts w:hint="eastAsia"/>
          <w:sz w:val="21"/>
        </w:rPr>
        <w:t xml:space="preserve">. </w:t>
      </w:r>
      <w:r>
        <w:rPr>
          <w:rFonts w:hint="eastAsia"/>
          <w:sz w:val="21"/>
        </w:rPr>
        <w:t>该阶段分为两步来完成</w:t>
      </w:r>
      <w:r>
        <w:rPr>
          <w:rFonts w:hint="eastAsia"/>
          <w:sz w:val="21"/>
        </w:rPr>
        <w:t xml:space="preserve">: (1) </w:t>
      </w:r>
      <w:r w:rsidRPr="001E4851">
        <w:rPr>
          <w:rFonts w:hint="eastAsia"/>
          <w:sz w:val="21"/>
          <w:szCs w:val="21"/>
        </w:rPr>
        <w:t>排除非闭合的</w:t>
      </w:r>
      <m:oMath>
        <m:acc>
          <m:accPr>
            <m:chr m:val="̃"/>
            <m:ctrlPr>
              <w:rPr>
                <w:rFonts w:ascii="Cambria Math" w:hAnsi="Cambria Math"/>
                <w:i/>
                <w:sz w:val="21"/>
              </w:rPr>
            </m:ctrlPr>
          </m:accPr>
          <m:e>
            <m:r>
              <w:rPr>
                <w:rFonts w:ascii="Cambria Math" w:hAnsi="Cambria Math"/>
                <w:sz w:val="21"/>
              </w:rPr>
              <m:t>P</m:t>
            </m:r>
            <m:r>
              <w:rPr>
                <w:rFonts w:ascii="Cambria Math" w:hAnsi="Cambria Math" w:hint="eastAsia"/>
                <w:sz w:val="21"/>
              </w:rPr>
              <m:t>S</m:t>
            </m:r>
          </m:e>
        </m:acc>
      </m:oMath>
      <w:r w:rsidRPr="001E4851">
        <w:rPr>
          <w:rFonts w:hint="eastAsia"/>
          <w:sz w:val="21"/>
          <w:szCs w:val="21"/>
        </w:rPr>
        <w:t>序列生成</w:t>
      </w:r>
      <m:oMath>
        <m:acc>
          <m:accPr>
            <m:chr m:val="̃"/>
            <m:ctrlPr>
              <w:rPr>
                <w:rFonts w:ascii="Cambria Math" w:hAnsi="Cambria Math"/>
                <w:i/>
                <w:sz w:val="21"/>
              </w:rPr>
            </m:ctrlPr>
          </m:accPr>
          <m:e>
            <m:r>
              <w:rPr>
                <w:rFonts w:ascii="Cambria Math" w:hAnsi="Cambria Math"/>
                <w:sz w:val="21"/>
              </w:rPr>
              <m:t>C</m:t>
            </m:r>
            <m:r>
              <w:rPr>
                <w:rFonts w:ascii="Cambria Math" w:hAnsi="Cambria Math" w:hint="eastAsia"/>
                <w:sz w:val="21"/>
              </w:rPr>
              <m:t>S</m:t>
            </m:r>
          </m:e>
        </m:acc>
      </m:oMath>
      <w:r>
        <w:rPr>
          <w:rFonts w:hint="eastAsia"/>
          <w:sz w:val="21"/>
        </w:rPr>
        <w:t xml:space="preserve">, </w:t>
      </w:r>
      <w:r>
        <w:rPr>
          <w:rFonts w:hint="eastAsia"/>
          <w:sz w:val="21"/>
        </w:rPr>
        <w:t>即满足</w:t>
      </w:r>
      <m:oMath>
        <m:r>
          <w:rPr>
            <w:rFonts w:ascii="Cambria Math" w:hAnsi="Cambria Math"/>
            <w:kern w:val="20"/>
            <w:sz w:val="21"/>
          </w:rPr>
          <m:t>ε</m:t>
        </m:r>
      </m:oMath>
      <w:r w:rsidRPr="007B5C52">
        <w:rPr>
          <w:rFonts w:hint="eastAsia"/>
          <w:kern w:val="20"/>
          <w:sz w:val="21"/>
        </w:rPr>
        <w:t>-</w:t>
      </w:r>
      <w:r w:rsidRPr="007B5C52">
        <w:rPr>
          <w:rFonts w:hint="eastAsia"/>
          <w:sz w:val="21"/>
        </w:rPr>
        <w:t>差分隐私的</w:t>
      </w:r>
      <w:r>
        <w:rPr>
          <w:rFonts w:hint="eastAsia"/>
          <w:sz w:val="21"/>
        </w:rPr>
        <w:t>闭</w:t>
      </w:r>
      <w:r w:rsidR="00FA12F8">
        <w:rPr>
          <w:rFonts w:hint="eastAsia"/>
          <w:sz w:val="21"/>
        </w:rPr>
        <w:t>频繁</w:t>
      </w:r>
      <w:r>
        <w:rPr>
          <w:rFonts w:hint="eastAsia"/>
          <w:sz w:val="21"/>
        </w:rPr>
        <w:t>序列模式集</w:t>
      </w:r>
      <w:r>
        <w:rPr>
          <w:rFonts w:hint="eastAsia"/>
          <w:sz w:val="21"/>
        </w:rPr>
        <w:t xml:space="preserve">; (2) </w:t>
      </w:r>
      <w:r>
        <w:rPr>
          <w:rFonts w:hint="eastAsia"/>
          <w:sz w:val="21"/>
        </w:rPr>
        <w:t>分解</w:t>
      </w:r>
      <m:oMath>
        <m:acc>
          <m:accPr>
            <m:chr m:val="̃"/>
            <m:ctrlPr>
              <w:rPr>
                <w:rFonts w:ascii="Cambria Math" w:hAnsi="Cambria Math"/>
                <w:i/>
                <w:sz w:val="21"/>
              </w:rPr>
            </m:ctrlPr>
          </m:accPr>
          <m:e>
            <m:r>
              <w:rPr>
                <w:rFonts w:ascii="Cambria Math" w:hAnsi="Cambria Math"/>
                <w:sz w:val="21"/>
              </w:rPr>
              <m:t>C</m:t>
            </m:r>
            <m:r>
              <w:rPr>
                <w:rFonts w:ascii="Cambria Math" w:hAnsi="Cambria Math" w:hint="eastAsia"/>
                <w:sz w:val="21"/>
              </w:rPr>
              <m:t>S</m:t>
            </m:r>
          </m:e>
        </m:acc>
      </m:oMath>
      <w:r>
        <w:rPr>
          <w:rFonts w:hint="eastAsia"/>
          <w:sz w:val="21"/>
        </w:rPr>
        <w:t>获得其子集组合</w:t>
      </w:r>
      <w:r>
        <w:rPr>
          <w:rFonts w:hint="eastAsia"/>
          <w:sz w:val="21"/>
        </w:rPr>
        <w:t xml:space="preserve">, </w:t>
      </w:r>
      <w:r>
        <w:rPr>
          <w:rFonts w:hint="eastAsia"/>
          <w:sz w:val="21"/>
        </w:rPr>
        <w:t>最终获得</w:t>
      </w:r>
      <w:r w:rsidR="00FA12F8">
        <w:rPr>
          <w:rFonts w:hint="eastAsia"/>
          <w:sz w:val="21"/>
        </w:rPr>
        <w:t>频繁序列模式集</w:t>
      </w:r>
      <m:oMath>
        <m:acc>
          <m:accPr>
            <m:chr m:val="̃"/>
            <m:ctrlPr>
              <w:rPr>
                <w:rFonts w:ascii="Cambria Math" w:hAnsi="Cambria Math"/>
                <w:i/>
                <w:sz w:val="21"/>
              </w:rPr>
            </m:ctrlPr>
          </m:accPr>
          <m:e>
            <m:r>
              <w:rPr>
                <w:rFonts w:ascii="Cambria Math" w:hAnsi="Cambria Math"/>
                <w:sz w:val="21"/>
              </w:rPr>
              <m:t>F</m:t>
            </m:r>
            <m:r>
              <w:rPr>
                <w:rFonts w:ascii="Cambria Math" w:hAnsi="Cambria Math" w:hint="eastAsia"/>
                <w:sz w:val="21"/>
              </w:rPr>
              <m:t>S</m:t>
            </m:r>
          </m:e>
        </m:acc>
      </m:oMath>
      <w:r>
        <w:rPr>
          <w:rFonts w:hint="eastAsia"/>
          <w:sz w:val="21"/>
        </w:rPr>
        <w:t xml:space="preserve">. </w:t>
      </w:r>
      <w:r>
        <w:rPr>
          <w:rFonts w:hint="eastAsia"/>
          <w:sz w:val="21"/>
        </w:rPr>
        <w:t>因此</w:t>
      </w:r>
      <w:r>
        <w:rPr>
          <w:rFonts w:hint="eastAsia"/>
          <w:sz w:val="21"/>
        </w:rPr>
        <w:t xml:space="preserve">, </w:t>
      </w:r>
      <w:r>
        <w:rPr>
          <w:rFonts w:hint="eastAsia"/>
          <w:sz w:val="21"/>
        </w:rPr>
        <w:t>本文</w:t>
      </w:r>
      <w:r w:rsidR="00FA12F8">
        <w:rPr>
          <w:rFonts w:hint="eastAsia"/>
          <w:sz w:val="21"/>
        </w:rPr>
        <w:t>Diff-FSPM</w:t>
      </w:r>
      <w:r w:rsidR="00FA12F8">
        <w:rPr>
          <w:rFonts w:hint="eastAsia"/>
          <w:sz w:val="21"/>
        </w:rPr>
        <w:t>算法</w:t>
      </w:r>
      <w:r>
        <w:rPr>
          <w:rFonts w:hint="eastAsia"/>
          <w:sz w:val="21"/>
        </w:rPr>
        <w:t>支持两种频繁模式挖掘</w:t>
      </w:r>
      <w:r>
        <w:rPr>
          <w:rFonts w:hint="eastAsia"/>
          <w:sz w:val="21"/>
        </w:rPr>
        <w:t xml:space="preserve">, </w:t>
      </w:r>
      <w:r>
        <w:rPr>
          <w:rFonts w:hint="eastAsia"/>
          <w:sz w:val="21"/>
        </w:rPr>
        <w:t>即频繁序列模式挖掘和闭</w:t>
      </w:r>
      <w:r w:rsidR="00FA12F8">
        <w:rPr>
          <w:rFonts w:hint="eastAsia"/>
          <w:sz w:val="21"/>
        </w:rPr>
        <w:t>频繁</w:t>
      </w:r>
      <w:r>
        <w:rPr>
          <w:rFonts w:hint="eastAsia"/>
          <w:sz w:val="21"/>
        </w:rPr>
        <w:t>序列模式挖掘</w:t>
      </w:r>
      <w:r w:rsidR="00A4316F">
        <w:rPr>
          <w:rFonts w:hint="eastAsia"/>
          <w:sz w:val="21"/>
        </w:rPr>
        <w:t xml:space="preserve">, </w:t>
      </w:r>
      <w:r w:rsidR="00FA12F8">
        <w:rPr>
          <w:rFonts w:hint="eastAsia"/>
          <w:sz w:val="21"/>
        </w:rPr>
        <w:t>两者</w:t>
      </w:r>
      <w:r w:rsidR="00A4316F">
        <w:rPr>
          <w:rFonts w:hint="eastAsia"/>
          <w:sz w:val="21"/>
        </w:rPr>
        <w:t>具有相同的信息表达</w:t>
      </w:r>
      <w:r w:rsidR="00A4316F">
        <w:rPr>
          <w:rFonts w:hint="eastAsia"/>
          <w:sz w:val="21"/>
        </w:rPr>
        <w:t>.</w:t>
      </w:r>
    </w:p>
    <w:p w:rsidR="00A4316F" w:rsidRDefault="00A4316F" w:rsidP="00AA0052">
      <w:pPr>
        <w:pStyle w:val="a0"/>
        <w:ind w:firstLine="420"/>
        <w:rPr>
          <w:sz w:val="21"/>
          <w:szCs w:val="21"/>
        </w:rPr>
      </w:pPr>
      <w:r w:rsidRPr="001E4851">
        <w:rPr>
          <w:rFonts w:hint="eastAsia"/>
          <w:sz w:val="21"/>
          <w:szCs w:val="21"/>
        </w:rPr>
        <w:t>排除非闭合的</w:t>
      </w:r>
      <m:oMath>
        <m:acc>
          <m:accPr>
            <m:chr m:val="̃"/>
            <m:ctrlPr>
              <w:rPr>
                <w:rFonts w:ascii="Cambria Math" w:hAnsi="Cambria Math"/>
                <w:i/>
                <w:sz w:val="21"/>
              </w:rPr>
            </m:ctrlPr>
          </m:accPr>
          <m:e>
            <m:r>
              <w:rPr>
                <w:rFonts w:ascii="Cambria Math" w:hAnsi="Cambria Math"/>
                <w:sz w:val="21"/>
              </w:rPr>
              <m:t>P</m:t>
            </m:r>
            <m:r>
              <w:rPr>
                <w:rFonts w:ascii="Cambria Math" w:hAnsi="Cambria Math" w:hint="eastAsia"/>
                <w:sz w:val="21"/>
              </w:rPr>
              <m:t>S</m:t>
            </m:r>
          </m:e>
        </m:acc>
      </m:oMath>
      <w:r>
        <w:rPr>
          <w:rFonts w:hint="eastAsia"/>
          <w:sz w:val="21"/>
          <w:szCs w:val="21"/>
        </w:rPr>
        <w:t>序列</w:t>
      </w:r>
      <w:r>
        <w:rPr>
          <w:rFonts w:hint="eastAsia"/>
          <w:sz w:val="21"/>
          <w:szCs w:val="21"/>
        </w:rPr>
        <w:t xml:space="preserve">, </w:t>
      </w:r>
      <w:r>
        <w:rPr>
          <w:rFonts w:hint="eastAsia"/>
          <w:sz w:val="21"/>
          <w:szCs w:val="21"/>
        </w:rPr>
        <w:t>即检测</w:t>
      </w:r>
      <m:oMath>
        <m:acc>
          <m:accPr>
            <m:chr m:val="̃"/>
            <m:ctrlPr>
              <w:rPr>
                <w:rFonts w:ascii="Cambria Math" w:hAnsi="Cambria Math"/>
                <w:i/>
                <w:sz w:val="21"/>
              </w:rPr>
            </m:ctrlPr>
          </m:accPr>
          <m:e>
            <m:r>
              <w:rPr>
                <w:rFonts w:ascii="Cambria Math" w:hAnsi="Cambria Math"/>
                <w:sz w:val="21"/>
              </w:rPr>
              <m:t>P</m:t>
            </m:r>
            <m:r>
              <w:rPr>
                <w:rFonts w:ascii="Cambria Math" w:hAnsi="Cambria Math" w:hint="eastAsia"/>
                <w:sz w:val="21"/>
              </w:rPr>
              <m:t>S</m:t>
            </m:r>
          </m:e>
        </m:acc>
      </m:oMath>
      <w:r>
        <w:rPr>
          <w:rFonts w:hint="eastAsia"/>
          <w:sz w:val="21"/>
        </w:rPr>
        <w:t>中每一条序列记录</w:t>
      </w:r>
      <w:r w:rsidRPr="00A25141">
        <w:rPr>
          <w:rFonts w:hint="eastAsia"/>
          <w:i/>
          <w:sz w:val="21"/>
          <w:szCs w:val="21"/>
        </w:rPr>
        <w:t>s</w:t>
      </w:r>
      <w:r>
        <w:rPr>
          <w:rFonts w:hint="eastAsia"/>
          <w:sz w:val="21"/>
        </w:rPr>
        <w:t xml:space="preserve">, </w:t>
      </w:r>
      <w:r>
        <w:rPr>
          <w:rFonts w:hint="eastAsia"/>
          <w:sz w:val="21"/>
        </w:rPr>
        <w:t>是否存在超序列</w:t>
      </w:r>
      <m:oMath>
        <m:r>
          <m:rPr>
            <m:sty m:val="p"/>
          </m:rPr>
          <w:rPr>
            <w:rFonts w:ascii="Cambria Math" w:hAnsi="Cambria Math"/>
            <w:sz w:val="21"/>
            <w:szCs w:val="21"/>
          </w:rPr>
          <m:t>s'</m:t>
        </m:r>
      </m:oMath>
      <w:r>
        <w:rPr>
          <w:rFonts w:hint="eastAsia"/>
          <w:sz w:val="21"/>
          <w:szCs w:val="21"/>
        </w:rPr>
        <w:t>满足</w:t>
      </w:r>
      <m:oMath>
        <m:r>
          <w:rPr>
            <w:rFonts w:ascii="Cambria Math" w:hAnsi="Cambria Math"/>
            <w:sz w:val="21"/>
            <w:szCs w:val="21"/>
          </w:rPr>
          <m:t>support(</m:t>
        </m:r>
        <m:r>
          <w:rPr>
            <w:rFonts w:ascii="Cambria Math" w:hAnsi="Cambria Math" w:hint="eastAsia"/>
            <w:sz w:val="21"/>
            <w:szCs w:val="21"/>
          </w:rPr>
          <m:t>s</m:t>
        </m:r>
        <m:r>
          <w:rPr>
            <w:rFonts w:ascii="Cambria Math" w:hAnsi="Cambria Math"/>
            <w:sz w:val="21"/>
            <w:szCs w:val="21"/>
          </w:rPr>
          <m:t>)=support(s')</m:t>
        </m:r>
      </m:oMath>
      <w:r>
        <w:rPr>
          <w:rFonts w:hint="eastAsia"/>
          <w:sz w:val="21"/>
          <w:szCs w:val="21"/>
        </w:rPr>
        <w:t xml:space="preserve">. </w:t>
      </w:r>
      <w:r w:rsidRPr="009A5B85">
        <w:rPr>
          <w:rFonts w:hint="eastAsia"/>
          <w:color w:val="FF0000"/>
          <w:sz w:val="21"/>
          <w:szCs w:val="21"/>
        </w:rPr>
        <w:t>本文借鉴文献</w:t>
      </w:r>
      <w:r w:rsidRPr="009A5B85">
        <w:rPr>
          <w:rFonts w:hint="eastAsia"/>
          <w:color w:val="FF0000"/>
          <w:sz w:val="21"/>
          <w:szCs w:val="21"/>
        </w:rPr>
        <w:t>[</w:t>
      </w:r>
      <w:r w:rsidR="00A900F2" w:rsidRPr="009A5B85">
        <w:rPr>
          <w:rFonts w:hint="eastAsia"/>
          <w:color w:val="FF0000"/>
          <w:sz w:val="21"/>
          <w:szCs w:val="21"/>
        </w:rPr>
        <w:t>15</w:t>
      </w:r>
      <w:r w:rsidRPr="009A5B85">
        <w:rPr>
          <w:rFonts w:hint="eastAsia"/>
          <w:color w:val="FF0000"/>
          <w:sz w:val="21"/>
          <w:szCs w:val="21"/>
        </w:rPr>
        <w:t>]</w:t>
      </w:r>
      <w:r w:rsidR="00A900F2" w:rsidRPr="009A5B85">
        <w:rPr>
          <w:rFonts w:hint="eastAsia"/>
          <w:color w:val="FF0000"/>
          <w:sz w:val="21"/>
          <w:szCs w:val="21"/>
        </w:rPr>
        <w:t>(CloSpan</w:t>
      </w:r>
      <w:r w:rsidR="00A900F2" w:rsidRPr="009A5B85">
        <w:rPr>
          <w:rFonts w:hint="eastAsia"/>
          <w:color w:val="FF0000"/>
          <w:sz w:val="21"/>
          <w:szCs w:val="21"/>
        </w:rPr>
        <w:t>方法</w:t>
      </w:r>
      <w:r w:rsidR="00A900F2" w:rsidRPr="009A5B85">
        <w:rPr>
          <w:rFonts w:hint="eastAsia"/>
          <w:color w:val="FF0000"/>
          <w:sz w:val="21"/>
          <w:szCs w:val="21"/>
        </w:rPr>
        <w:t>)</w:t>
      </w:r>
      <w:r w:rsidR="00A900F2" w:rsidRPr="009A5B85">
        <w:rPr>
          <w:rFonts w:hint="eastAsia"/>
          <w:color w:val="FF0000"/>
          <w:sz w:val="21"/>
          <w:szCs w:val="21"/>
        </w:rPr>
        <w:t>提出的快速包容检查算法</w:t>
      </w:r>
      <w:r w:rsidR="00A900F2" w:rsidRPr="009A5B85">
        <w:rPr>
          <w:rFonts w:hint="eastAsia"/>
          <w:color w:val="FF0000"/>
          <w:sz w:val="21"/>
          <w:szCs w:val="21"/>
        </w:rPr>
        <w:t>(Fast Subsumption Checking Algorithm)</w:t>
      </w:r>
      <w:r w:rsidR="00A900F2" w:rsidRPr="009A5B85">
        <w:rPr>
          <w:rFonts w:hint="eastAsia"/>
          <w:color w:val="FF0000"/>
          <w:sz w:val="21"/>
          <w:szCs w:val="21"/>
        </w:rPr>
        <w:t>执行上述检测工作</w:t>
      </w:r>
      <w:r w:rsidR="00A900F2" w:rsidRPr="009A5B85">
        <w:rPr>
          <w:rFonts w:hint="eastAsia"/>
          <w:color w:val="FF0000"/>
          <w:sz w:val="21"/>
          <w:szCs w:val="21"/>
        </w:rPr>
        <w:t>.</w:t>
      </w:r>
    </w:p>
    <w:p w:rsidR="00A900F2" w:rsidRPr="001B68EF" w:rsidRDefault="002E2CCB" w:rsidP="003B5BD5">
      <w:pPr>
        <w:pStyle w:val="a0"/>
        <w:numPr>
          <w:ilvl w:val="0"/>
          <w:numId w:val="22"/>
        </w:numPr>
        <w:ind w:firstLine="420"/>
        <w:rPr>
          <w:sz w:val="24"/>
        </w:rPr>
      </w:pPr>
      <w:r>
        <w:rPr>
          <w:rFonts w:hint="eastAsia"/>
          <w:sz w:val="21"/>
          <w:szCs w:val="21"/>
        </w:rPr>
        <w:t>例</w:t>
      </w:r>
      <w:r>
        <w:rPr>
          <w:rFonts w:hint="eastAsia"/>
          <w:sz w:val="21"/>
          <w:szCs w:val="21"/>
        </w:rPr>
        <w:t>1</w:t>
      </w:r>
      <w:r>
        <w:rPr>
          <w:rFonts w:hint="eastAsia"/>
          <w:sz w:val="21"/>
          <w:szCs w:val="21"/>
        </w:rPr>
        <w:t>中前缀序列树对应</w:t>
      </w:r>
      <m:oMath>
        <m:acc>
          <m:accPr>
            <m:chr m:val="̃"/>
            <m:ctrlPr>
              <w:rPr>
                <w:rFonts w:ascii="Cambria Math" w:hAnsi="Cambria Math"/>
                <w:i/>
                <w:sz w:val="21"/>
              </w:rPr>
            </m:ctrlPr>
          </m:accPr>
          <m:e>
            <m:r>
              <w:rPr>
                <w:rFonts w:ascii="Cambria Math" w:hAnsi="Cambria Math"/>
                <w:sz w:val="21"/>
              </w:rPr>
              <m:t>P</m:t>
            </m:r>
            <m:r>
              <w:rPr>
                <w:rFonts w:ascii="Cambria Math" w:hAnsi="Cambria Math" w:hint="eastAsia"/>
                <w:sz w:val="21"/>
              </w:rPr>
              <m:t>S</m:t>
            </m:r>
          </m:e>
        </m:acc>
      </m:oMath>
      <w:r>
        <w:rPr>
          <w:rFonts w:hint="eastAsia"/>
          <w:sz w:val="21"/>
        </w:rPr>
        <w:t>中</w:t>
      </w:r>
      <w:r w:rsidR="001B68EF">
        <w:rPr>
          <w:rFonts w:hint="eastAsia"/>
          <w:sz w:val="21"/>
          <w:szCs w:val="21"/>
        </w:rPr>
        <w:t xml:space="preserve">, </w:t>
      </w:r>
      <w:r w:rsidR="001B68EF">
        <w:rPr>
          <w:rFonts w:hint="eastAsia"/>
          <w:sz w:val="21"/>
          <w:szCs w:val="21"/>
        </w:rPr>
        <w:t>执行快速包容检查算法后获得序列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Calibri"/>
            <w:color w:val="000000"/>
            <w:sz w:val="21"/>
            <w:szCs w:val="15"/>
          </w:rPr>
          <m:t>:2}</m:t>
        </m:r>
      </m:oMath>
      <w:r w:rsidR="001B68EF">
        <w:rPr>
          <w:rFonts w:hint="eastAsia"/>
          <w:color w:val="000000"/>
          <w:sz w:val="21"/>
          <w:szCs w:val="15"/>
        </w:rPr>
        <w:t>和</w:t>
      </w:r>
      <m:oMath>
        <m:r>
          <m:rPr>
            <m:sty m:val="p"/>
          </m:rPr>
          <w:rPr>
            <w:rFonts w:ascii="Cambria Math" w:hAnsi="Cambria Math"/>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hint="eastAsia"/>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Calibri"/>
            <w:color w:val="000000"/>
            <w:sz w:val="21"/>
            <w:szCs w:val="15"/>
          </w:rPr>
          <m:t>:2}</m:t>
        </m:r>
      </m:oMath>
      <w:r w:rsidR="001B68EF">
        <w:rPr>
          <w:rFonts w:hint="eastAsia"/>
          <w:color w:val="000000"/>
          <w:sz w:val="21"/>
          <w:szCs w:val="15"/>
        </w:rPr>
        <w:t>与超序列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1</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2</m:t>
            </m:r>
          </m:sub>
        </m:sSub>
        <m:r>
          <w:rPr>
            <w:rFonts w:ascii="Cambria Math" w:hAnsi="Cambria Math" w:cs="Calibri"/>
            <w:color w:val="000000"/>
            <w:sz w:val="21"/>
            <w:szCs w:val="15"/>
          </w:rPr>
          <m:t>:2}</m:t>
        </m:r>
      </m:oMath>
      <w:r w:rsidR="001B68EF">
        <w:rPr>
          <w:rFonts w:hint="eastAsia"/>
          <w:color w:val="000000"/>
          <w:sz w:val="21"/>
          <w:szCs w:val="15"/>
        </w:rPr>
        <w:t>满足等价关系</w:t>
      </w:r>
      <w:r w:rsidR="001B68EF">
        <w:rPr>
          <w:rFonts w:hint="eastAsia"/>
          <w:color w:val="000000"/>
          <w:sz w:val="21"/>
          <w:szCs w:val="15"/>
        </w:rPr>
        <w:t xml:space="preserve">, </w:t>
      </w:r>
      <w:r w:rsidR="001B68EF">
        <w:rPr>
          <w:rFonts w:hint="eastAsia"/>
          <w:color w:val="000000"/>
          <w:sz w:val="21"/>
          <w:szCs w:val="15"/>
        </w:rPr>
        <w:t>故被排除</w:t>
      </w:r>
      <w:r w:rsidR="001B68EF">
        <w:rPr>
          <w:rFonts w:hint="eastAsia"/>
          <w:color w:val="000000"/>
          <w:sz w:val="21"/>
          <w:szCs w:val="15"/>
        </w:rPr>
        <w:t>.</w:t>
      </w:r>
    </w:p>
    <w:p w:rsidR="001B68EF" w:rsidRDefault="001B68EF" w:rsidP="00A43E53">
      <w:pPr>
        <w:pStyle w:val="a0"/>
        <w:ind w:firstLine="420"/>
        <w:rPr>
          <w:sz w:val="21"/>
        </w:rPr>
      </w:pPr>
      <w:r w:rsidRPr="001B68EF">
        <w:rPr>
          <w:rFonts w:hint="eastAsia"/>
          <w:sz w:val="21"/>
        </w:rPr>
        <w:t>闭序列模式的分解过程</w:t>
      </w:r>
      <w:r w:rsidRPr="001B68EF">
        <w:rPr>
          <w:rFonts w:hint="eastAsia"/>
          <w:sz w:val="21"/>
        </w:rPr>
        <w:t xml:space="preserve">, </w:t>
      </w:r>
      <w:r w:rsidRPr="001B68EF">
        <w:rPr>
          <w:rFonts w:hint="eastAsia"/>
          <w:sz w:val="21"/>
        </w:rPr>
        <w:t>需要获得所有闭序列的子</w:t>
      </w:r>
      <w:r w:rsidR="00382F00">
        <w:rPr>
          <w:rFonts w:hint="eastAsia"/>
          <w:sz w:val="21"/>
        </w:rPr>
        <w:t>序列</w:t>
      </w:r>
      <w:r w:rsidRPr="001B68EF">
        <w:rPr>
          <w:rFonts w:hint="eastAsia"/>
          <w:sz w:val="21"/>
        </w:rPr>
        <w:t xml:space="preserve">, </w:t>
      </w:r>
      <w:r w:rsidR="00FA12F8">
        <w:rPr>
          <w:rFonts w:hint="eastAsia"/>
          <w:sz w:val="21"/>
        </w:rPr>
        <w:t>对于</w:t>
      </w:r>
      <w:r w:rsidRPr="001B68EF">
        <w:rPr>
          <w:rFonts w:hint="eastAsia"/>
          <w:sz w:val="21"/>
        </w:rPr>
        <w:t>重复的序列模式</w:t>
      </w:r>
      <w:r w:rsidRPr="001B68EF">
        <w:rPr>
          <w:rFonts w:hint="eastAsia"/>
          <w:sz w:val="21"/>
        </w:rPr>
        <w:t xml:space="preserve">, </w:t>
      </w:r>
      <w:r w:rsidRPr="001B68EF">
        <w:rPr>
          <w:rFonts w:hint="eastAsia"/>
          <w:sz w:val="21"/>
        </w:rPr>
        <w:t>选择对应扰动计数</w:t>
      </w:r>
      <w:r w:rsidR="00FA12F8">
        <w:rPr>
          <w:rFonts w:hint="eastAsia"/>
          <w:sz w:val="21"/>
        </w:rPr>
        <w:t>值</w:t>
      </w:r>
      <w:r>
        <w:rPr>
          <w:rFonts w:hint="eastAsia"/>
          <w:sz w:val="21"/>
        </w:rPr>
        <w:t>最大的</w:t>
      </w:r>
      <w:r w:rsidR="00382F00">
        <w:rPr>
          <w:rFonts w:hint="eastAsia"/>
          <w:sz w:val="21"/>
        </w:rPr>
        <w:t xml:space="preserve">, </w:t>
      </w:r>
      <w:r w:rsidR="00382F00">
        <w:rPr>
          <w:rFonts w:hint="eastAsia"/>
          <w:sz w:val="21"/>
        </w:rPr>
        <w:t>最终获得频繁序列模式集</w:t>
      </w:r>
      <w:r w:rsidR="00382F00">
        <w:rPr>
          <w:rFonts w:hint="eastAsia"/>
          <w:sz w:val="21"/>
        </w:rPr>
        <w:t>.</w:t>
      </w:r>
    </w:p>
    <w:p w:rsidR="00382F00" w:rsidRPr="001B68EF" w:rsidRDefault="00BB2459" w:rsidP="003B5BD5">
      <w:pPr>
        <w:pStyle w:val="a0"/>
        <w:numPr>
          <w:ilvl w:val="0"/>
          <w:numId w:val="22"/>
        </w:numPr>
        <w:ind w:firstLine="420"/>
        <w:rPr>
          <w:sz w:val="21"/>
        </w:rPr>
      </w:pPr>
      <w:r>
        <w:rPr>
          <w:rFonts w:hint="eastAsia"/>
          <w:sz w:val="21"/>
        </w:rPr>
        <w:t>例</w:t>
      </w:r>
      <w:r>
        <w:rPr>
          <w:rFonts w:hint="eastAsia"/>
          <w:sz w:val="21"/>
        </w:rPr>
        <w:t>1</w:t>
      </w:r>
      <w:r>
        <w:rPr>
          <w:rFonts w:hint="eastAsia"/>
          <w:sz w:val="21"/>
        </w:rPr>
        <w:t>中</w:t>
      </w:r>
      <w:r w:rsidR="00382F00">
        <w:rPr>
          <w:rFonts w:hint="eastAsia"/>
          <w:sz w:val="21"/>
        </w:rPr>
        <w:t>某一闭频繁序列</w:t>
      </w:r>
      <m:oMath>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1</m:t>
            </m:r>
          </m:sub>
        </m:sSub>
      </m:oMath>
      <w:r w:rsidR="00382F00">
        <w:rPr>
          <w:rFonts w:hint="eastAsia"/>
          <w:color w:val="000000"/>
          <w:sz w:val="21"/>
          <w:szCs w:val="15"/>
        </w:rPr>
        <w:t xml:space="preserve">, </w:t>
      </w:r>
      <w:r w:rsidR="00382F00">
        <w:rPr>
          <w:rFonts w:hint="eastAsia"/>
          <w:color w:val="000000"/>
          <w:sz w:val="21"/>
          <w:szCs w:val="15"/>
        </w:rPr>
        <w:t>其对应</w:t>
      </w:r>
      <w:r w:rsidR="00382F00">
        <w:rPr>
          <w:rFonts w:hint="eastAsia"/>
          <w:color w:val="000000"/>
          <w:sz w:val="21"/>
          <w:szCs w:val="15"/>
        </w:rPr>
        <w:t>7</w:t>
      </w:r>
      <w:r w:rsidR="00382F00">
        <w:rPr>
          <w:rFonts w:hint="eastAsia"/>
          <w:color w:val="000000"/>
          <w:sz w:val="21"/>
          <w:szCs w:val="15"/>
        </w:rPr>
        <w:t>个子序列为</w:t>
      </w:r>
      <w:r w:rsidR="00382F00">
        <w:rPr>
          <w:rFonts w:hint="eastAsia"/>
          <w:color w:val="000000"/>
          <w:sz w:val="21"/>
          <w:szCs w:val="15"/>
        </w:rPr>
        <w:t xml:space="preserve">: </w:t>
      </w:r>
      <m:oMath>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m:rPr>
                <m:sty m:val="p"/>
              </m:rPr>
              <w:rPr>
                <w:rFonts w:ascii="Cambria Math" w:hAnsi="Cambria Math"/>
                <w:color w:val="000000"/>
                <w:sz w:val="21"/>
                <w:szCs w:val="15"/>
              </w:rPr>
              <m:t>:4</m:t>
            </m:r>
          </m:e>
        </m:d>
        <m:r>
          <m:rPr>
            <m:sty m:val="p"/>
          </m:rPr>
          <w:rPr>
            <w:rFonts w:ascii="Cambria Math" w:hAnsi="Cambria Math"/>
            <w:color w:val="000000"/>
            <w:sz w:val="21"/>
            <w:szCs w:val="15"/>
          </w:rPr>
          <m:t xml:space="preserve">, </m:t>
        </m:r>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m:rPr>
                <m:sty m:val="p"/>
              </m:rPr>
              <w:rPr>
                <w:rFonts w:ascii="Cambria Math" w:hAnsi="Cambria Math"/>
                <w:color w:val="000000"/>
                <w:sz w:val="21"/>
                <w:szCs w:val="15"/>
              </w:rPr>
              <m:t>:4</m:t>
            </m:r>
          </m:e>
        </m:d>
        <m:r>
          <m:rPr>
            <m:sty m:val="p"/>
          </m:rPr>
          <w:rPr>
            <w:rFonts w:ascii="Cambria Math" w:hAnsi="Cambria Math"/>
            <w:color w:val="000000"/>
            <w:sz w:val="21"/>
            <w:szCs w:val="15"/>
          </w:rPr>
          <m:t xml:space="preserve">, </m:t>
        </m:r>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1</m:t>
                </m:r>
              </m:sub>
            </m:sSub>
            <m:r>
              <m:rPr>
                <m:sty m:val="p"/>
              </m:rPr>
              <w:rPr>
                <w:rFonts w:ascii="Cambria Math" w:hAnsi="Cambria Math"/>
                <w:color w:val="000000"/>
                <w:sz w:val="21"/>
                <w:szCs w:val="15"/>
              </w:rPr>
              <m:t>:4</m:t>
            </m:r>
          </m:e>
        </m:d>
        <m:r>
          <m:rPr>
            <m:sty m:val="p"/>
          </m:rPr>
          <w:rPr>
            <w:rFonts w:ascii="Cambria Math" w:hAnsi="Cambria Math"/>
            <w:color w:val="000000"/>
            <w:sz w:val="21"/>
            <w:szCs w:val="15"/>
          </w:rPr>
          <m:t>,</m:t>
        </m:r>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Calibri"/>
                <w:color w:val="000000"/>
                <w:sz w:val="21"/>
                <w:szCs w:val="15"/>
              </w:rPr>
              <m:t>:4</m:t>
            </m:r>
            <m:ctrlPr>
              <w:rPr>
                <w:rFonts w:ascii="Cambria Math" w:hAnsi="Cambria Math" w:cs="Calibri"/>
                <w:i/>
                <w:color w:val="000000"/>
                <w:sz w:val="21"/>
                <w:szCs w:val="15"/>
              </w:rPr>
            </m:ctrlPr>
          </m:e>
        </m:d>
        <m:r>
          <w:rPr>
            <w:rFonts w:ascii="Cambria Math" w:hAnsi="Cambria Math" w:cs="Calibri"/>
            <w:color w:val="000000"/>
            <w:sz w:val="21"/>
            <w:szCs w:val="15"/>
          </w:rPr>
          <m:t xml:space="preserve">, </m:t>
        </m:r>
        <m:d>
          <m:dPr>
            <m:begChr m:val="{"/>
            <m:endChr m:val="}"/>
            <m:ctrlPr>
              <w:rPr>
                <w:rFonts w:ascii="Cambria Math" w:hAnsi="Cambria Math" w:cs="Calibri"/>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1</m:t>
                </m:r>
              </m:sub>
            </m:sSub>
            <m:r>
              <w:rPr>
                <w:rFonts w:ascii="Cambria Math" w:hAnsi="Cambria Math" w:cs="Calibri"/>
                <w:color w:val="000000"/>
                <w:sz w:val="21"/>
                <w:szCs w:val="15"/>
              </w:rPr>
              <m:t>:4</m:t>
            </m:r>
          </m:e>
        </m:d>
        <m:r>
          <w:rPr>
            <w:rFonts w:ascii="Cambria Math" w:hAnsi="Cambria Math" w:cs="Calibri"/>
            <w:color w:val="000000"/>
            <w:sz w:val="21"/>
            <w:szCs w:val="15"/>
          </w:rPr>
          <m:t xml:space="preserve">, </m:t>
        </m:r>
        <m:d>
          <m:dPr>
            <m:begChr m:val="{"/>
            <m:endChr m:val="}"/>
            <m:ctrlPr>
              <w:rPr>
                <w:rFonts w:ascii="Cambria Math" w:hAnsi="Cambria Math" w:cs="Calibri"/>
                <w:i/>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1</m:t>
                </m:r>
              </m:sub>
            </m:sSub>
            <m:r>
              <w:rPr>
                <w:rFonts w:ascii="Cambria Math" w:hAnsi="Cambria Math" w:cs="Calibri"/>
                <w:color w:val="000000"/>
                <w:sz w:val="21"/>
                <w:szCs w:val="15"/>
              </w:rPr>
              <m:t>:4</m:t>
            </m:r>
          </m:e>
        </m:d>
        <m:r>
          <w:rPr>
            <w:rFonts w:ascii="Cambria Math" w:hAnsi="Cambria Math" w:cs="Calibri"/>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w:rPr>
                <w:rFonts w:ascii="Cambria Math" w:hAnsi="Cambria Math" w:cs="Calibri"/>
                <w:color w:val="000000"/>
                <w:sz w:val="21"/>
                <w:szCs w:val="15"/>
                <w:vertAlign w:val="subscript"/>
              </w:rPr>
              <m:t>1</m:t>
            </m:r>
          </m:sub>
        </m:sSub>
        <m:r>
          <w:rPr>
            <w:rFonts w:ascii="Cambria Math" w:hAnsi="Cambria Math" w:cs="Calibri"/>
            <w:color w:val="000000"/>
            <w:sz w:val="21"/>
            <w:szCs w:val="15"/>
          </w:rPr>
          <m:t>:4}</m:t>
        </m:r>
      </m:oMath>
      <w:r w:rsidR="000C2C6C">
        <w:rPr>
          <w:rFonts w:hint="eastAsia"/>
          <w:color w:val="000000"/>
          <w:sz w:val="21"/>
          <w:szCs w:val="15"/>
        </w:rPr>
        <w:t>,</w:t>
      </w:r>
      <w:r w:rsidR="00382F00">
        <w:rPr>
          <w:rFonts w:hint="eastAsia"/>
          <w:color w:val="000000"/>
          <w:sz w:val="21"/>
          <w:szCs w:val="15"/>
        </w:rPr>
        <w:t>其中有</w:t>
      </w:r>
      <w:r w:rsidR="000C2C6C">
        <w:rPr>
          <w:rFonts w:hint="eastAsia"/>
          <w:color w:val="000000"/>
          <w:sz w:val="21"/>
          <w:szCs w:val="15"/>
        </w:rPr>
        <w:t>三</w:t>
      </w:r>
      <w:r w:rsidR="00382F00">
        <w:rPr>
          <w:rFonts w:hint="eastAsia"/>
          <w:color w:val="000000"/>
          <w:sz w:val="21"/>
          <w:szCs w:val="15"/>
        </w:rPr>
        <w:t>个子序列存在重复且对应扰动计数值都大于当前值</w:t>
      </w:r>
      <w:r w:rsidR="00382F00">
        <w:rPr>
          <w:rFonts w:hint="eastAsia"/>
          <w:color w:val="000000"/>
          <w:sz w:val="21"/>
          <w:szCs w:val="15"/>
        </w:rPr>
        <w:t xml:space="preserve">, </w:t>
      </w:r>
      <w:r w:rsidR="00382F00">
        <w:rPr>
          <w:rFonts w:hint="eastAsia"/>
          <w:color w:val="000000"/>
          <w:sz w:val="21"/>
          <w:szCs w:val="15"/>
        </w:rPr>
        <w:t>故该序列被抛弃</w:t>
      </w:r>
      <w:r w:rsidR="00382F00">
        <w:rPr>
          <w:rFonts w:hint="eastAsia"/>
          <w:color w:val="000000"/>
          <w:sz w:val="21"/>
          <w:szCs w:val="15"/>
        </w:rPr>
        <w:t xml:space="preserve">. </w:t>
      </w:r>
      <w:r w:rsidR="00382F00">
        <w:rPr>
          <w:rFonts w:hint="eastAsia"/>
          <w:color w:val="000000"/>
          <w:sz w:val="21"/>
          <w:szCs w:val="15"/>
        </w:rPr>
        <w:t>对应序列</w:t>
      </w:r>
      <w:r w:rsidR="00FA12F8">
        <w:rPr>
          <w:rFonts w:hint="eastAsia"/>
          <w:color w:val="000000"/>
          <w:sz w:val="21"/>
          <w:szCs w:val="15"/>
        </w:rPr>
        <w:t>模式及其扰动计数</w:t>
      </w:r>
      <w:r w:rsidR="000C2C6C">
        <w:rPr>
          <w:rFonts w:hint="eastAsia"/>
          <w:color w:val="000000"/>
          <w:sz w:val="21"/>
          <w:szCs w:val="15"/>
        </w:rPr>
        <w:t>值</w:t>
      </w:r>
      <w:r w:rsidR="00FA12F8">
        <w:rPr>
          <w:rFonts w:hint="eastAsia"/>
          <w:color w:val="000000"/>
          <w:sz w:val="21"/>
          <w:szCs w:val="15"/>
        </w:rPr>
        <w:t>为</w:t>
      </w:r>
      <w:r w:rsidR="00382F00">
        <w:rPr>
          <w:rFonts w:hint="eastAsia"/>
          <w:color w:val="000000"/>
          <w:sz w:val="21"/>
          <w:szCs w:val="15"/>
        </w:rPr>
        <w:t xml:space="preserve">: </w:t>
      </w:r>
      <m:oMath>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m:rPr>
                <m:sty m:val="p"/>
              </m:rPr>
              <w:rPr>
                <w:rFonts w:ascii="Cambria Math" w:hAnsi="Cambria Math"/>
                <w:color w:val="000000"/>
                <w:sz w:val="21"/>
                <w:szCs w:val="15"/>
              </w:rPr>
              <m:t>:10</m:t>
            </m:r>
          </m:e>
        </m:d>
        <m:r>
          <m:rPr>
            <m:sty m:val="p"/>
          </m:rPr>
          <w:rPr>
            <w:rFonts w:ascii="Cambria Math" w:hAnsi="Cambria Math"/>
            <w:color w:val="000000"/>
            <w:sz w:val="21"/>
            <w:szCs w:val="15"/>
          </w:rPr>
          <m:t xml:space="preserve">, </m:t>
        </m:r>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m:rPr>
                <m:sty m:val="p"/>
              </m:rPr>
              <w:rPr>
                <w:rFonts w:ascii="Cambria Math" w:hAnsi="Cambria Math"/>
                <w:color w:val="000000"/>
                <w:sz w:val="21"/>
                <w:szCs w:val="15"/>
              </w:rPr>
              <m:t>:9</m:t>
            </m:r>
          </m:e>
        </m:d>
        <m:r>
          <m:rPr>
            <m:sty m:val="p"/>
          </m:rPr>
          <w:rPr>
            <w:rFonts w:ascii="Cambria Math" w:hAnsi="Cambria Math"/>
            <w:color w:val="000000"/>
            <w:sz w:val="21"/>
            <w:szCs w:val="15"/>
          </w:rPr>
          <m:t>,</m:t>
        </m:r>
        <m:d>
          <m:dPr>
            <m:begChr m:val="{"/>
            <m:endChr m:val="}"/>
            <m:ctrlPr>
              <w:rPr>
                <w:rFonts w:ascii="Cambria Math" w:hAnsi="Cambria Math"/>
                <w:color w:val="000000"/>
                <w:sz w:val="21"/>
                <w:szCs w:val="15"/>
              </w:rPr>
            </m:ctrlPr>
          </m:dPr>
          <m:e>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2</m:t>
                </m:r>
              </m:sub>
            </m:sSub>
            <m:r>
              <w:rPr>
                <w:rFonts w:ascii="Cambria Math" w:hAnsi="Cambria Math" w:cs="宋体" w:hint="eastAsia"/>
                <w:color w:val="000000"/>
                <w:sz w:val="21"/>
                <w:szCs w:val="15"/>
              </w:rPr>
              <m:t>→</m:t>
            </m:r>
            <m:sSub>
              <m:sSubPr>
                <m:ctrlPr>
                  <w:rPr>
                    <w:rFonts w:ascii="Cambria Math" w:hAnsi="Cambria Math" w:cs="Calibri"/>
                    <w:i/>
                    <w:color w:val="000000"/>
                    <w:sz w:val="21"/>
                    <w:szCs w:val="15"/>
                  </w:rPr>
                </m:ctrlPr>
              </m:sSubPr>
              <m:e>
                <m:r>
                  <w:rPr>
                    <w:rFonts w:ascii="Cambria Math" w:hAnsi="Cambria Math" w:cs="Calibri"/>
                    <w:color w:val="000000"/>
                    <w:sz w:val="21"/>
                    <w:szCs w:val="15"/>
                  </w:rPr>
                  <m:t>I</m:t>
                </m:r>
              </m:e>
              <m:sub>
                <m:r>
                  <m:rPr>
                    <m:sty m:val="p"/>
                  </m:rPr>
                  <w:rPr>
                    <w:rFonts w:ascii="Cambria Math" w:hAnsi="Cambria Math"/>
                    <w:sz w:val="21"/>
                  </w:rPr>
                  <m:t>3</m:t>
                </m:r>
              </m:sub>
            </m:sSub>
            <m:r>
              <w:rPr>
                <w:rFonts w:ascii="Cambria Math" w:hAnsi="Cambria Math" w:cs="Calibri"/>
                <w:color w:val="000000"/>
                <w:sz w:val="21"/>
                <w:szCs w:val="15"/>
              </w:rPr>
              <m:t>:7</m:t>
            </m:r>
            <m:ctrlPr>
              <w:rPr>
                <w:rFonts w:ascii="Cambria Math" w:hAnsi="Cambria Math" w:cs="Calibri"/>
                <w:i/>
                <w:color w:val="000000"/>
                <w:sz w:val="21"/>
                <w:szCs w:val="15"/>
              </w:rPr>
            </m:ctrlPr>
          </m:e>
        </m:d>
      </m:oMath>
      <w:r w:rsidR="007541C0">
        <w:rPr>
          <w:rFonts w:hint="eastAsia"/>
          <w:color w:val="000000"/>
          <w:sz w:val="21"/>
          <w:szCs w:val="15"/>
        </w:rPr>
        <w:t>.</w:t>
      </w:r>
    </w:p>
    <w:p w:rsidR="009C343E" w:rsidRPr="00205099" w:rsidRDefault="009C343E" w:rsidP="00205099">
      <w:pPr>
        <w:pStyle w:val="20"/>
        <w:spacing w:before="78" w:after="78"/>
        <w:rPr>
          <w:sz w:val="21"/>
        </w:rPr>
      </w:pPr>
      <w:r w:rsidRPr="00205099">
        <w:rPr>
          <w:rFonts w:hint="eastAsia"/>
          <w:sz w:val="21"/>
        </w:rPr>
        <w:t>隐私性分析</w:t>
      </w:r>
    </w:p>
    <w:p w:rsidR="00F77630" w:rsidRPr="00F14F7D" w:rsidRDefault="00FA12F8" w:rsidP="00541CA4">
      <w:pPr>
        <w:pStyle w:val="a0"/>
        <w:numPr>
          <w:ilvl w:val="0"/>
          <w:numId w:val="3"/>
        </w:numPr>
        <w:ind w:firstLine="420"/>
        <w:rPr>
          <w:sz w:val="21"/>
          <w:szCs w:val="21"/>
        </w:rPr>
      </w:pPr>
      <w:commentRangeStart w:id="93"/>
      <w:r w:rsidRPr="00FA12F8">
        <w:rPr>
          <w:rFonts w:hint="eastAsia"/>
          <w:sz w:val="21"/>
          <w:szCs w:val="21"/>
        </w:rPr>
        <w:t>TrancatedSeqDB</w:t>
      </w:r>
      <w:r w:rsidR="00A27709">
        <w:rPr>
          <w:rFonts w:hint="eastAsia"/>
          <w:sz w:val="21"/>
          <w:szCs w:val="21"/>
        </w:rPr>
        <w:t>过程</w:t>
      </w:r>
      <w:r w:rsidR="00F77630" w:rsidRPr="00F14F7D">
        <w:rPr>
          <w:rFonts w:hint="eastAsia"/>
          <w:sz w:val="21"/>
          <w:szCs w:val="21"/>
        </w:rPr>
        <w:t>满足</w:t>
      </w:r>
      <w:r w:rsidR="00396204" w:rsidRPr="00396204">
        <w:rPr>
          <w:position w:val="-10"/>
          <w:sz w:val="21"/>
          <w:szCs w:val="21"/>
        </w:rPr>
        <w:object w:dxaOrig="300" w:dyaOrig="300">
          <v:shape id="_x0000_i1206" type="#_x0000_t75" style="width:15pt;height:15pt" o:ole="">
            <v:imagedata r:id="rId367" o:title=""/>
          </v:shape>
          <o:OLEObject Type="Embed" ProgID="Equation.DSMT4" ShapeID="_x0000_i1206" DrawAspect="Content" ObjectID="_1461351759" r:id="rId368"/>
        </w:object>
      </w:r>
      <w:r w:rsidR="00D61B16">
        <w:rPr>
          <w:rFonts w:hint="eastAsia"/>
          <w:sz w:val="21"/>
          <w:szCs w:val="21"/>
        </w:rPr>
        <w:t>差分隐私</w:t>
      </w:r>
      <w:commentRangeEnd w:id="93"/>
      <w:r w:rsidR="00D0481B">
        <w:rPr>
          <w:rStyle w:val="afd"/>
        </w:rPr>
        <w:commentReference w:id="93"/>
      </w:r>
      <w:r w:rsidR="00F77630" w:rsidRPr="00F14F7D">
        <w:rPr>
          <w:rFonts w:hint="eastAsia"/>
          <w:sz w:val="21"/>
          <w:szCs w:val="21"/>
        </w:rPr>
        <w:t>.</w:t>
      </w:r>
    </w:p>
    <w:p w:rsidR="003D7493" w:rsidRDefault="00F77630" w:rsidP="003D7493">
      <w:pPr>
        <w:pStyle w:val="a0"/>
        <w:snapToGrid w:val="0"/>
        <w:ind w:firstLine="420"/>
        <w:rPr>
          <w:sz w:val="21"/>
          <w:szCs w:val="21"/>
        </w:rPr>
      </w:pPr>
      <w:r w:rsidRPr="00F14F7D">
        <w:rPr>
          <w:rFonts w:ascii="仿宋_GB2312" w:eastAsia="仿宋_GB2312" w:hint="eastAsia"/>
          <w:sz w:val="21"/>
          <w:szCs w:val="21"/>
        </w:rPr>
        <w:t>证明</w:t>
      </w:r>
      <w:r w:rsidR="003D7493">
        <w:rPr>
          <w:rFonts w:hint="eastAsia"/>
          <w:sz w:val="21"/>
          <w:szCs w:val="21"/>
        </w:rPr>
        <w:t xml:space="preserve">. </w:t>
      </w:r>
      <w:r w:rsidR="003D7493">
        <w:rPr>
          <w:rFonts w:hint="eastAsia"/>
          <w:sz w:val="21"/>
          <w:szCs w:val="21"/>
        </w:rPr>
        <w:t>对于任意序列模式</w:t>
      </w:r>
      <w:r w:rsidR="004E0E2C" w:rsidRPr="004E0E2C">
        <w:rPr>
          <w:position w:val="-6"/>
          <w:sz w:val="21"/>
          <w:szCs w:val="21"/>
        </w:rPr>
        <w:object w:dxaOrig="160" w:dyaOrig="200">
          <v:shape id="_x0000_i1207" type="#_x0000_t75" style="width:8pt;height:10pt" o:ole="">
            <v:imagedata r:id="rId369" o:title=""/>
          </v:shape>
          <o:OLEObject Type="Embed" ProgID="Equation.DSMT4" ShapeID="_x0000_i1207" DrawAspect="Content" ObjectID="_1461351760" r:id="rId370"/>
        </w:object>
      </w:r>
      <w:r w:rsidR="003D7493">
        <w:rPr>
          <w:rFonts w:hint="eastAsia"/>
          <w:sz w:val="21"/>
          <w:szCs w:val="21"/>
        </w:rPr>
        <w:t>,</w:t>
      </w:r>
      <w:r w:rsidR="003D7493">
        <w:rPr>
          <w:rFonts w:hint="eastAsia"/>
          <w:sz w:val="21"/>
          <w:szCs w:val="21"/>
        </w:rPr>
        <w:t>设</w:t>
      </w:r>
      <w:r w:rsidR="004E0E2C" w:rsidRPr="003D7493">
        <w:rPr>
          <w:position w:val="-10"/>
          <w:sz w:val="21"/>
          <w:szCs w:val="21"/>
        </w:rPr>
        <w:object w:dxaOrig="560" w:dyaOrig="300">
          <v:shape id="_x0000_i1208" type="#_x0000_t75" style="width:27.5pt;height:15pt" o:ole="">
            <v:imagedata r:id="rId371" o:title=""/>
          </v:shape>
          <o:OLEObject Type="Embed" ProgID="Equation.DSMT4" ShapeID="_x0000_i1208" DrawAspect="Content" ObjectID="_1461351761" r:id="rId372"/>
        </w:object>
      </w:r>
      <w:r w:rsidR="003D7493">
        <w:rPr>
          <w:rFonts w:hint="eastAsia"/>
          <w:sz w:val="21"/>
          <w:szCs w:val="21"/>
        </w:rPr>
        <w:t>,</w:t>
      </w:r>
      <w:r w:rsidR="004E0E2C" w:rsidRPr="003D7493">
        <w:rPr>
          <w:position w:val="-10"/>
          <w:sz w:val="21"/>
          <w:szCs w:val="21"/>
        </w:rPr>
        <w:object w:dxaOrig="639" w:dyaOrig="300">
          <v:shape id="_x0000_i1209" type="#_x0000_t75" style="width:31.5pt;height:15pt" o:ole="">
            <v:imagedata r:id="rId373" o:title=""/>
          </v:shape>
          <o:OLEObject Type="Embed" ProgID="Equation.DSMT4" ShapeID="_x0000_i1209" DrawAspect="Content" ObjectID="_1461351762" r:id="rId374"/>
        </w:object>
      </w:r>
      <w:r w:rsidR="003D7493">
        <w:rPr>
          <w:rFonts w:hint="eastAsia"/>
          <w:sz w:val="21"/>
          <w:szCs w:val="21"/>
        </w:rPr>
        <w:t>,</w:t>
      </w:r>
      <w:r w:rsidR="004E0E2C" w:rsidRPr="004E0E2C">
        <w:rPr>
          <w:position w:val="-6"/>
          <w:sz w:val="21"/>
          <w:szCs w:val="21"/>
        </w:rPr>
        <w:object w:dxaOrig="200" w:dyaOrig="300">
          <v:shape id="_x0000_i1210" type="#_x0000_t75" style="width:10pt;height:14.5pt" o:ole="">
            <v:imagedata r:id="rId375" o:title=""/>
          </v:shape>
          <o:OLEObject Type="Embed" ProgID="Equation.DSMT4" ShapeID="_x0000_i1210" DrawAspect="Content" ObjectID="_1461351763" r:id="rId376"/>
        </w:object>
      </w:r>
      <w:r w:rsidR="003D7493">
        <w:rPr>
          <w:rFonts w:hint="eastAsia"/>
          <w:sz w:val="21"/>
          <w:szCs w:val="21"/>
        </w:rPr>
        <w:t>分别表示</w:t>
      </w:r>
      <w:r w:rsidR="00086D04">
        <w:rPr>
          <w:rFonts w:hint="eastAsia"/>
          <w:sz w:val="21"/>
          <w:szCs w:val="21"/>
        </w:rPr>
        <w:t>数据集</w:t>
      </w:r>
      <w:r w:rsidR="00086D04" w:rsidRPr="00086D04">
        <w:rPr>
          <w:position w:val="-4"/>
          <w:sz w:val="21"/>
          <w:szCs w:val="21"/>
        </w:rPr>
        <w:object w:dxaOrig="240" w:dyaOrig="220">
          <v:shape id="_x0000_i1211" type="#_x0000_t75" style="width:13pt;height:11.5pt" o:ole="">
            <v:imagedata r:id="rId377" o:title=""/>
          </v:shape>
          <o:OLEObject Type="Embed" ProgID="Equation.DSMT4" ShapeID="_x0000_i1211" DrawAspect="Content" ObjectID="_1461351764" r:id="rId378"/>
        </w:object>
      </w:r>
      <w:r w:rsidR="00086D04">
        <w:rPr>
          <w:rFonts w:hint="eastAsia"/>
          <w:sz w:val="21"/>
          <w:szCs w:val="21"/>
        </w:rPr>
        <w:t>中</w:t>
      </w:r>
      <w:r w:rsidR="004E0E2C" w:rsidRPr="004E0E2C">
        <w:rPr>
          <w:position w:val="-6"/>
          <w:sz w:val="21"/>
          <w:szCs w:val="21"/>
        </w:rPr>
        <w:object w:dxaOrig="160" w:dyaOrig="200">
          <v:shape id="_x0000_i1212" type="#_x0000_t75" style="width:8pt;height:10pt" o:ole="">
            <v:imagedata r:id="rId379" o:title=""/>
          </v:shape>
          <o:OLEObject Type="Embed" ProgID="Equation.DSMT4" ShapeID="_x0000_i1212" DrawAspect="Content" ObjectID="_1461351765" r:id="rId380"/>
        </w:object>
      </w:r>
      <w:r w:rsidR="003D7493">
        <w:rPr>
          <w:rFonts w:hint="eastAsia"/>
          <w:sz w:val="21"/>
          <w:szCs w:val="21"/>
        </w:rPr>
        <w:t>对应的真实支持度计数、噪音支持度计数和所有噪音支持度计数集合</w:t>
      </w:r>
      <w:r w:rsidR="003D7493">
        <w:rPr>
          <w:rFonts w:hint="eastAsia"/>
          <w:sz w:val="21"/>
          <w:szCs w:val="21"/>
        </w:rPr>
        <w:t>.</w:t>
      </w:r>
      <w:r w:rsidR="002C31B4">
        <w:rPr>
          <w:rFonts w:hint="eastAsia"/>
          <w:sz w:val="21"/>
          <w:szCs w:val="21"/>
        </w:rPr>
        <w:t xml:space="preserve"> </w:t>
      </w:r>
      <w:r w:rsidR="002C31B4">
        <w:rPr>
          <w:rFonts w:hint="eastAsia"/>
          <w:sz w:val="21"/>
          <w:szCs w:val="21"/>
        </w:rPr>
        <w:t>给定两个相邻数据集</w:t>
      </w:r>
      <w:r w:rsidR="002C31B4" w:rsidRPr="002C31B4">
        <w:rPr>
          <w:position w:val="-10"/>
          <w:sz w:val="21"/>
          <w:szCs w:val="21"/>
        </w:rPr>
        <w:object w:dxaOrig="260" w:dyaOrig="300">
          <v:shape id="_x0000_i1213" type="#_x0000_t75" style="width:13pt;height:15pt" o:ole="">
            <v:imagedata r:id="rId381" o:title=""/>
          </v:shape>
          <o:OLEObject Type="Embed" ProgID="Equation.DSMT4" ShapeID="_x0000_i1213" DrawAspect="Content" ObjectID="_1461351766" r:id="rId382"/>
        </w:object>
      </w:r>
      <w:r w:rsidR="002C31B4">
        <w:rPr>
          <w:rFonts w:hint="eastAsia"/>
          <w:sz w:val="21"/>
          <w:szCs w:val="21"/>
        </w:rPr>
        <w:t>和</w:t>
      </w:r>
      <w:r w:rsidR="002C31B4" w:rsidRPr="002C31B4">
        <w:rPr>
          <w:position w:val="-10"/>
          <w:sz w:val="21"/>
          <w:szCs w:val="21"/>
        </w:rPr>
        <w:object w:dxaOrig="279" w:dyaOrig="300">
          <v:shape id="_x0000_i1214" type="#_x0000_t75" style="width:13.5pt;height:15pt" o:ole="">
            <v:imagedata r:id="rId383" o:title=""/>
          </v:shape>
          <o:OLEObject Type="Embed" ProgID="Equation.DSMT4" ShapeID="_x0000_i1214" DrawAspect="Content" ObjectID="_1461351767" r:id="rId384"/>
        </w:object>
      </w:r>
      <w:r w:rsidR="002C31B4">
        <w:rPr>
          <w:rFonts w:hint="eastAsia"/>
          <w:sz w:val="21"/>
          <w:szCs w:val="21"/>
        </w:rPr>
        <w:t xml:space="preserve">, </w:t>
      </w:r>
      <w:r w:rsidR="002C31B4">
        <w:rPr>
          <w:rFonts w:hint="eastAsia"/>
          <w:sz w:val="21"/>
          <w:szCs w:val="21"/>
        </w:rPr>
        <w:t>则</w:t>
      </w:r>
      <w:r w:rsidR="002C31B4">
        <w:rPr>
          <w:rFonts w:hint="eastAsia"/>
          <w:sz w:val="21"/>
          <w:szCs w:val="21"/>
        </w:rPr>
        <w:t>:</w:t>
      </w:r>
    </w:p>
    <w:p w:rsidR="003D7493" w:rsidRDefault="004E0E2C" w:rsidP="003D7493">
      <w:pPr>
        <w:pStyle w:val="a0"/>
        <w:snapToGrid w:val="0"/>
        <w:ind w:firstLine="420"/>
        <w:rPr>
          <w:sz w:val="21"/>
          <w:szCs w:val="21"/>
        </w:rPr>
      </w:pPr>
      <w:r w:rsidRPr="007945A2">
        <w:rPr>
          <w:position w:val="-52"/>
          <w:sz w:val="21"/>
          <w:szCs w:val="21"/>
        </w:rPr>
        <w:object w:dxaOrig="3820" w:dyaOrig="1140">
          <v:shape id="_x0000_i1215" type="#_x0000_t75" style="width:191pt;height:57pt" o:ole="">
            <v:imagedata r:id="rId385" o:title=""/>
          </v:shape>
          <o:OLEObject Type="Embed" ProgID="Equation.DSMT4" ShapeID="_x0000_i1215" DrawAspect="Content" ObjectID="_1461351768" r:id="rId386"/>
        </w:object>
      </w:r>
    </w:p>
    <w:p w:rsidR="007945A2" w:rsidRDefault="004E0E2C" w:rsidP="003D7493">
      <w:pPr>
        <w:pStyle w:val="a0"/>
        <w:snapToGrid w:val="0"/>
        <w:ind w:firstLine="420"/>
        <w:rPr>
          <w:sz w:val="21"/>
          <w:szCs w:val="21"/>
        </w:rPr>
      </w:pPr>
      <w:r w:rsidRPr="007945A2">
        <w:rPr>
          <w:position w:val="-26"/>
          <w:sz w:val="21"/>
          <w:szCs w:val="21"/>
        </w:rPr>
        <w:object w:dxaOrig="3980" w:dyaOrig="600">
          <v:shape id="_x0000_i1216" type="#_x0000_t75" style="width:199pt;height:30pt" o:ole="">
            <v:imagedata r:id="rId387" o:title=""/>
          </v:shape>
          <o:OLEObject Type="Embed" ProgID="Equation.DSMT4" ShapeID="_x0000_i1216" DrawAspect="Content" ObjectID="_1461351769" r:id="rId388"/>
        </w:object>
      </w:r>
    </w:p>
    <w:p w:rsidR="007945A2" w:rsidRDefault="00A47E65" w:rsidP="003D7493">
      <w:pPr>
        <w:pStyle w:val="a0"/>
        <w:snapToGrid w:val="0"/>
        <w:ind w:firstLine="420"/>
        <w:rPr>
          <w:sz w:val="21"/>
          <w:szCs w:val="21"/>
        </w:rPr>
      </w:pPr>
      <w:r w:rsidRPr="00A47E65">
        <w:rPr>
          <w:position w:val="-26"/>
          <w:sz w:val="21"/>
          <w:szCs w:val="21"/>
        </w:rPr>
        <w:object w:dxaOrig="2260" w:dyaOrig="600">
          <v:shape id="_x0000_i1217" type="#_x0000_t75" style="width:113pt;height:30pt" o:ole="">
            <v:imagedata r:id="rId389" o:title=""/>
          </v:shape>
          <o:OLEObject Type="Embed" ProgID="Equation.DSMT4" ShapeID="_x0000_i1217" DrawAspect="Content" ObjectID="_1461351770" r:id="rId390"/>
        </w:object>
      </w:r>
    </w:p>
    <w:p w:rsidR="007945A2" w:rsidRDefault="00A47E65" w:rsidP="003D7493">
      <w:pPr>
        <w:pStyle w:val="a0"/>
        <w:snapToGrid w:val="0"/>
        <w:ind w:firstLine="420"/>
        <w:rPr>
          <w:sz w:val="21"/>
          <w:szCs w:val="21"/>
        </w:rPr>
      </w:pPr>
      <w:r w:rsidRPr="00A47E65">
        <w:rPr>
          <w:position w:val="-26"/>
          <w:sz w:val="21"/>
          <w:szCs w:val="21"/>
        </w:rPr>
        <w:object w:dxaOrig="1980" w:dyaOrig="639">
          <v:shape id="_x0000_i1218" type="#_x0000_t75" style="width:99pt;height:32pt" o:ole="">
            <v:imagedata r:id="rId391" o:title=""/>
          </v:shape>
          <o:OLEObject Type="Embed" ProgID="Equation.DSMT4" ShapeID="_x0000_i1218" DrawAspect="Content" ObjectID="_1461351771" r:id="rId392"/>
        </w:object>
      </w:r>
    </w:p>
    <w:p w:rsidR="007945A2" w:rsidRDefault="00A47E65" w:rsidP="003D7493">
      <w:pPr>
        <w:pStyle w:val="a0"/>
        <w:snapToGrid w:val="0"/>
        <w:ind w:firstLine="420"/>
        <w:rPr>
          <w:sz w:val="21"/>
          <w:szCs w:val="21"/>
        </w:rPr>
      </w:pPr>
      <w:r w:rsidRPr="00A47E65">
        <w:rPr>
          <w:position w:val="-26"/>
          <w:sz w:val="21"/>
          <w:szCs w:val="21"/>
        </w:rPr>
        <w:object w:dxaOrig="1980" w:dyaOrig="600">
          <v:shape id="_x0000_i1219" type="#_x0000_t75" style="width:99pt;height:30pt" o:ole="">
            <v:imagedata r:id="rId393" o:title=""/>
          </v:shape>
          <o:OLEObject Type="Embed" ProgID="Equation.DSMT4" ShapeID="_x0000_i1219" DrawAspect="Content" ObjectID="_1461351772" r:id="rId394"/>
        </w:object>
      </w:r>
    </w:p>
    <w:p w:rsidR="00F77630" w:rsidRDefault="00A125AE" w:rsidP="00541CA4">
      <w:pPr>
        <w:pStyle w:val="a0"/>
        <w:ind w:firstLine="420"/>
        <w:rPr>
          <w:sz w:val="21"/>
          <w:szCs w:val="21"/>
        </w:rPr>
      </w:pPr>
      <w:r>
        <w:rPr>
          <w:rFonts w:hint="eastAsia"/>
          <w:sz w:val="21"/>
          <w:szCs w:val="21"/>
        </w:rPr>
        <w:t>因此</w:t>
      </w:r>
      <w:r>
        <w:rPr>
          <w:rFonts w:hint="eastAsia"/>
          <w:sz w:val="21"/>
          <w:szCs w:val="21"/>
        </w:rPr>
        <w:t xml:space="preserve">, </w:t>
      </w:r>
      <w:r w:rsidR="00A27709">
        <w:rPr>
          <w:rFonts w:hint="eastAsia"/>
          <w:sz w:val="21"/>
          <w:szCs w:val="21"/>
        </w:rPr>
        <w:t>该</w:t>
      </w:r>
      <w:r w:rsidR="00490F96">
        <w:rPr>
          <w:rFonts w:hint="eastAsia"/>
          <w:sz w:val="21"/>
          <w:szCs w:val="21"/>
        </w:rPr>
        <w:t>过程</w:t>
      </w:r>
      <w:r w:rsidR="00F14F7D" w:rsidRPr="00F14F7D">
        <w:rPr>
          <w:rFonts w:hint="eastAsia"/>
          <w:sz w:val="21"/>
          <w:szCs w:val="21"/>
        </w:rPr>
        <w:t>满足</w:t>
      </w:r>
      <m:oMath>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1</m:t>
            </m:r>
          </m:sub>
        </m:sSub>
      </m:oMath>
      <w:r w:rsidR="00F14F7D" w:rsidRPr="00F14F7D">
        <w:rPr>
          <w:rFonts w:hint="eastAsia"/>
          <w:sz w:val="21"/>
          <w:szCs w:val="21"/>
        </w:rPr>
        <w:t>-</w:t>
      </w:r>
      <w:r w:rsidR="00D61B16">
        <w:rPr>
          <w:rFonts w:hint="eastAsia"/>
          <w:sz w:val="21"/>
          <w:szCs w:val="21"/>
        </w:rPr>
        <w:t>差分隐私</w:t>
      </w:r>
      <w:r w:rsidR="00F14F7D" w:rsidRPr="00F14F7D">
        <w:rPr>
          <w:rFonts w:hint="eastAsia"/>
          <w:sz w:val="21"/>
          <w:szCs w:val="21"/>
        </w:rPr>
        <w:t>.</w:t>
      </w:r>
    </w:p>
    <w:p w:rsidR="003350E5" w:rsidRDefault="003350E5" w:rsidP="003572DD">
      <w:pPr>
        <w:pStyle w:val="a0"/>
        <w:ind w:firstLine="420"/>
        <w:jc w:val="right"/>
        <w:rPr>
          <w:sz w:val="21"/>
          <w:szCs w:val="21"/>
        </w:rPr>
      </w:pPr>
      <w:r>
        <w:rPr>
          <w:rFonts w:hint="eastAsia"/>
          <w:sz w:val="21"/>
          <w:szCs w:val="21"/>
        </w:rPr>
        <w:t>证毕</w:t>
      </w:r>
      <w:r>
        <w:rPr>
          <w:rFonts w:hint="eastAsia"/>
          <w:sz w:val="21"/>
          <w:szCs w:val="21"/>
        </w:rPr>
        <w:t>.</w:t>
      </w:r>
    </w:p>
    <w:p w:rsidR="003350E5" w:rsidRDefault="00FA12F8" w:rsidP="003C250F">
      <w:pPr>
        <w:pStyle w:val="a0"/>
        <w:numPr>
          <w:ilvl w:val="0"/>
          <w:numId w:val="3"/>
        </w:numPr>
        <w:ind w:firstLine="420"/>
        <w:rPr>
          <w:sz w:val="21"/>
          <w:szCs w:val="21"/>
        </w:rPr>
      </w:pPr>
      <w:r w:rsidRPr="00FA12F8">
        <w:rPr>
          <w:rFonts w:hint="eastAsia"/>
          <w:sz w:val="21"/>
          <w:szCs w:val="21"/>
        </w:rPr>
        <w:t>BuildNoisyPreSeqTree</w:t>
      </w:r>
      <w:r w:rsidR="00A27709">
        <w:rPr>
          <w:rFonts w:hint="eastAsia"/>
          <w:sz w:val="21"/>
          <w:szCs w:val="21"/>
        </w:rPr>
        <w:t>过程</w:t>
      </w:r>
      <w:r w:rsidR="003C250F">
        <w:rPr>
          <w:rFonts w:hint="eastAsia"/>
          <w:sz w:val="21"/>
          <w:szCs w:val="21"/>
        </w:rPr>
        <w:t>满足</w:t>
      </w:r>
      <w:r w:rsidR="00F47F1E" w:rsidRPr="00F47F1E">
        <w:rPr>
          <w:position w:val="-10"/>
          <w:sz w:val="21"/>
          <w:szCs w:val="21"/>
        </w:rPr>
        <w:object w:dxaOrig="320" w:dyaOrig="300">
          <v:shape id="_x0000_i1220" type="#_x0000_t75" style="width:15.5pt;height:15pt" o:ole="">
            <v:imagedata r:id="rId395" o:title=""/>
          </v:shape>
          <o:OLEObject Type="Embed" ProgID="Equation.DSMT4" ShapeID="_x0000_i1220" DrawAspect="Content" ObjectID="_1461351773" r:id="rId396"/>
        </w:object>
      </w:r>
      <w:r w:rsidR="00D61B16">
        <w:rPr>
          <w:rFonts w:hint="eastAsia"/>
          <w:sz w:val="21"/>
          <w:szCs w:val="21"/>
        </w:rPr>
        <w:t>差分隐私</w:t>
      </w:r>
      <w:r w:rsidR="003C250F" w:rsidRPr="00F14F7D">
        <w:rPr>
          <w:rFonts w:hint="eastAsia"/>
          <w:sz w:val="21"/>
          <w:szCs w:val="21"/>
        </w:rPr>
        <w:t>.</w:t>
      </w:r>
    </w:p>
    <w:p w:rsidR="00B27189" w:rsidRPr="00B27189" w:rsidRDefault="003C250F" w:rsidP="00B27189">
      <w:pPr>
        <w:pStyle w:val="a0"/>
        <w:ind w:firstLine="420"/>
        <w:rPr>
          <w:sz w:val="21"/>
          <w:szCs w:val="21"/>
        </w:rPr>
      </w:pPr>
      <w:r w:rsidRPr="00F14F7D">
        <w:rPr>
          <w:rFonts w:ascii="仿宋_GB2312" w:eastAsia="仿宋_GB2312" w:hint="eastAsia"/>
          <w:sz w:val="21"/>
          <w:szCs w:val="21"/>
        </w:rPr>
        <w:t>证明</w:t>
      </w:r>
      <w:r w:rsidRPr="00F14F7D">
        <w:rPr>
          <w:rFonts w:hint="eastAsia"/>
          <w:sz w:val="21"/>
          <w:szCs w:val="21"/>
        </w:rPr>
        <w:t xml:space="preserve">. </w:t>
      </w:r>
      <w:r w:rsidR="009E63FF" w:rsidRPr="009E63FF">
        <w:rPr>
          <w:rFonts w:hint="eastAsia"/>
          <w:sz w:val="21"/>
          <w:szCs w:val="21"/>
        </w:rPr>
        <w:t>前缀序列树</w:t>
      </w:r>
      <m:oMath>
        <m:acc>
          <m:accPr>
            <m:chr m:val="̃"/>
            <m:ctrlPr>
              <w:rPr>
                <w:rFonts w:ascii="Cambria Math" w:hAnsi="Cambria Math"/>
                <w:i/>
                <w:sz w:val="21"/>
                <w:szCs w:val="21"/>
              </w:rPr>
            </m:ctrlPr>
          </m:accPr>
          <m:e>
            <m:r>
              <w:rPr>
                <w:rFonts w:ascii="Cambria Math" w:hAnsi="Cambria Math"/>
                <w:sz w:val="21"/>
                <w:szCs w:val="21"/>
              </w:rPr>
              <m:t>PT</m:t>
            </m:r>
          </m:e>
        </m:acc>
      </m:oMath>
      <w:r w:rsidR="009E63FF" w:rsidRPr="009E63FF">
        <w:rPr>
          <w:rFonts w:hint="eastAsia"/>
          <w:sz w:val="21"/>
          <w:szCs w:val="21"/>
        </w:rPr>
        <w:t>构建过程中</w:t>
      </w:r>
      <w:r w:rsidR="009E63FF" w:rsidRPr="009E63FF">
        <w:rPr>
          <w:rFonts w:hint="eastAsia"/>
          <w:sz w:val="21"/>
          <w:szCs w:val="21"/>
        </w:rPr>
        <w:t xml:space="preserve">, </w:t>
      </w:r>
      <w:r w:rsidR="009E63FF" w:rsidRPr="009E63FF">
        <w:rPr>
          <w:rFonts w:hint="eastAsia"/>
          <w:sz w:val="21"/>
          <w:szCs w:val="21"/>
        </w:rPr>
        <w:t>根</w:t>
      </w:r>
      <w:r w:rsidR="009E63FF">
        <w:rPr>
          <w:rFonts w:hint="eastAsia"/>
          <w:sz w:val="21"/>
        </w:rPr>
        <w:t>结点到叶子结点被称为一条分割链</w:t>
      </w:r>
      <w:r w:rsidR="009E63FF">
        <w:rPr>
          <w:rFonts w:hint="eastAsia"/>
          <w:sz w:val="21"/>
        </w:rPr>
        <w:t xml:space="preserve">, </w:t>
      </w:r>
      <w:r w:rsidR="009E63FF">
        <w:rPr>
          <w:rFonts w:hint="eastAsia"/>
          <w:sz w:val="21"/>
        </w:rPr>
        <w:t>分割链上的隐私预算分配满足序列组合特性</w:t>
      </w:r>
      <w:r w:rsidR="009E63FF">
        <w:rPr>
          <w:rFonts w:hint="eastAsia"/>
          <w:sz w:val="21"/>
        </w:rPr>
        <w:t xml:space="preserve">, </w:t>
      </w:r>
      <w:r w:rsidR="009E63FF" w:rsidRPr="009B4776">
        <w:rPr>
          <w:rFonts w:hint="eastAsia"/>
          <w:sz w:val="21"/>
        </w:rPr>
        <w:t>而分割链</w:t>
      </w:r>
      <w:r w:rsidR="009E63FF">
        <w:rPr>
          <w:rFonts w:hint="eastAsia"/>
          <w:sz w:val="21"/>
        </w:rPr>
        <w:t>之间满足并行组合特性</w:t>
      </w:r>
      <w:r w:rsidR="009E63FF">
        <w:rPr>
          <w:rFonts w:hint="eastAsia"/>
          <w:sz w:val="21"/>
        </w:rPr>
        <w:t xml:space="preserve">. </w:t>
      </w:r>
      <w:r w:rsidR="009E63FF">
        <w:rPr>
          <w:rFonts w:hint="eastAsia"/>
          <w:sz w:val="21"/>
        </w:rPr>
        <w:t>过程</w:t>
      </w:r>
      <w:r w:rsidR="009E63FF">
        <w:rPr>
          <w:rFonts w:hint="eastAsia"/>
          <w:sz w:val="21"/>
        </w:rPr>
        <w:t>2</w:t>
      </w:r>
      <w:r w:rsidR="009E63FF">
        <w:rPr>
          <w:rFonts w:hint="eastAsia"/>
          <w:sz w:val="21"/>
          <w:szCs w:val="21"/>
        </w:rPr>
        <w:t>行</w:t>
      </w:r>
      <w:r w:rsidR="009E63FF">
        <w:rPr>
          <w:rFonts w:hint="eastAsia"/>
          <w:sz w:val="21"/>
          <w:szCs w:val="21"/>
        </w:rPr>
        <w:t>4-17</w:t>
      </w:r>
      <w:r w:rsidR="009E63FF">
        <w:rPr>
          <w:rFonts w:hint="eastAsia"/>
          <w:sz w:val="21"/>
          <w:szCs w:val="21"/>
        </w:rPr>
        <w:t>部分定义为</w:t>
      </w:r>
      <m:oMath>
        <m:r>
          <w:rPr>
            <w:rFonts w:ascii="Cambria Math" w:hAnsi="Cambria Math"/>
            <w:sz w:val="21"/>
          </w:rPr>
          <m:t>K</m:t>
        </m:r>
      </m:oMath>
      <w:r w:rsidR="009E63FF">
        <w:rPr>
          <w:rFonts w:hint="eastAsia"/>
          <w:sz w:val="21"/>
        </w:rPr>
        <w:t xml:space="preserve">, </w:t>
      </w:r>
      <w:r w:rsidR="009E63FF">
        <w:rPr>
          <w:rFonts w:hint="eastAsia"/>
          <w:sz w:val="21"/>
          <w:szCs w:val="21"/>
        </w:rPr>
        <w:t>是前缀序列树的构建过程</w:t>
      </w:r>
      <w:r w:rsidR="009E63FF">
        <w:rPr>
          <w:rFonts w:hint="eastAsia"/>
          <w:sz w:val="21"/>
          <w:szCs w:val="21"/>
        </w:rPr>
        <w:t xml:space="preserve">. </w:t>
      </w:r>
      <w:r w:rsidR="009E63FF" w:rsidRPr="00C16C8E">
        <w:rPr>
          <w:rFonts w:hint="eastAsia"/>
          <w:sz w:val="21"/>
          <w:szCs w:val="21"/>
        </w:rPr>
        <w:t>给定两个相邻数据集</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oMath>
      <w:r w:rsidR="009E63FF" w:rsidRPr="00C16C8E">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2</m:t>
            </m:r>
          </m:sub>
        </m:sSub>
      </m:oMath>
      <w:r w:rsidR="009E63FF" w:rsidRPr="00C16C8E">
        <w:rPr>
          <w:rFonts w:hint="eastAsia"/>
          <w:sz w:val="21"/>
          <w:szCs w:val="21"/>
        </w:rPr>
        <w:t xml:space="preserve">, </w:t>
      </w:r>
      <w:r w:rsidR="00C16C8E" w:rsidRPr="00C16C8E">
        <w:rPr>
          <w:rFonts w:hint="eastAsia"/>
          <w:sz w:val="21"/>
          <w:szCs w:val="21"/>
        </w:rPr>
        <w:t>需</w:t>
      </w:r>
      <w:r w:rsidR="00C16C8E">
        <w:rPr>
          <w:rFonts w:hint="eastAsia"/>
          <w:sz w:val="21"/>
          <w:szCs w:val="21"/>
        </w:rPr>
        <w:t>要</w:t>
      </w:r>
      <w:r w:rsidR="009E63FF" w:rsidRPr="00C16C8E">
        <w:rPr>
          <w:rFonts w:hint="eastAsia"/>
          <w:sz w:val="21"/>
          <w:szCs w:val="21"/>
        </w:rPr>
        <w:t>证明</w:t>
      </w:r>
      <m:oMath>
        <m:sSub>
          <m:sSubPr>
            <m:ctrlPr>
              <w:rPr>
                <w:rFonts w:ascii="Cambria Math" w:hAnsi="Cambria Math"/>
                <w:i/>
                <w:sz w:val="21"/>
                <w:szCs w:val="21"/>
              </w:rPr>
            </m:ctrlPr>
          </m:sSubPr>
          <m:e>
            <m:r>
              <w:rPr>
                <w:rFonts w:ascii="Cambria Math" w:hAnsi="Cambria Math"/>
                <w:sz w:val="21"/>
                <w:szCs w:val="21"/>
              </w:rPr>
              <m:t>Pr[K</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1</m:t>
                    </m:r>
                  </m:sub>
                </m:sSub>
              </m:e>
            </m:d>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PT</m:t>
                </m:r>
              </m:e>
            </m:acc>
            <m:r>
              <w:rPr>
                <w:rFonts w:ascii="Cambria Math" w:hAnsi="Cambria Math"/>
                <w:sz w:val="21"/>
                <w:szCs w:val="21"/>
              </w:rPr>
              <m:t>]≤</m:t>
            </m:r>
            <m:r>
              <m:rPr>
                <m:sty m:val="p"/>
              </m:rPr>
              <w:rPr>
                <w:rFonts w:ascii="Cambria Math" w:hAnsi="Cambria Math"/>
                <w:sz w:val="21"/>
                <w:szCs w:val="21"/>
              </w:rPr>
              <m:t>exp⁡</m:t>
            </m:r>
            <m:r>
              <w:rPr>
                <w:rFonts w:ascii="Cambria Math" w:hAnsi="Cambria Math"/>
                <w:sz w:val="21"/>
                <w:szCs w:val="21"/>
              </w:rPr>
              <m:t>(ε)∙Pr⁡[K(</m:t>
            </m:r>
            <m:r>
              <w:rPr>
                <w:rFonts w:ascii="Cambria Math" w:hAnsi="Cambria Math"/>
                <w:color w:val="000000"/>
                <w:sz w:val="21"/>
                <w:szCs w:val="21"/>
              </w:rPr>
              <m:t>D</m:t>
            </m:r>
          </m:e>
          <m:sub>
            <m:r>
              <w:rPr>
                <w:rFonts w:ascii="Cambria Math" w:hAnsi="Cambria Math"/>
                <w:sz w:val="21"/>
                <w:szCs w:val="21"/>
              </w:rPr>
              <m:t>2</m:t>
            </m:r>
          </m:sub>
        </m:sSub>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PT</m:t>
            </m:r>
          </m:e>
        </m:acc>
        <m:r>
          <w:rPr>
            <w:rFonts w:ascii="Cambria Math" w:hAnsi="Cambria Math"/>
            <w:sz w:val="21"/>
            <w:szCs w:val="21"/>
          </w:rPr>
          <m:t>]</m:t>
        </m:r>
      </m:oMath>
      <w:r w:rsidR="009E63FF">
        <w:rPr>
          <w:rFonts w:hint="eastAsia"/>
          <w:sz w:val="21"/>
          <w:szCs w:val="21"/>
        </w:rPr>
        <w:t>不等式成立</w:t>
      </w:r>
      <w:r w:rsidR="009E63FF">
        <w:rPr>
          <w:rFonts w:hint="eastAsia"/>
          <w:sz w:val="21"/>
          <w:szCs w:val="21"/>
        </w:rPr>
        <w:t>.</w:t>
      </w:r>
      <w:r w:rsidR="00B13764">
        <w:rPr>
          <w:rFonts w:hint="eastAsia"/>
          <w:sz w:val="21"/>
          <w:szCs w:val="21"/>
        </w:rPr>
        <w:t xml:space="preserve"> </w:t>
      </w:r>
      <w:r w:rsidR="00B13764">
        <w:rPr>
          <w:rFonts w:hint="eastAsia"/>
          <w:sz w:val="21"/>
          <w:szCs w:val="21"/>
        </w:rPr>
        <w:t>定义</w:t>
      </w:r>
      <w:r w:rsidR="00B13764" w:rsidRPr="00B13764">
        <w:rPr>
          <w:rFonts w:hint="eastAsia"/>
          <w:i/>
          <w:sz w:val="21"/>
          <w:szCs w:val="21"/>
        </w:rPr>
        <w:t>V</w:t>
      </w:r>
      <w:r w:rsidR="00B13764">
        <w:rPr>
          <w:rFonts w:hint="eastAsia"/>
          <w:sz w:val="21"/>
          <w:szCs w:val="21"/>
        </w:rPr>
        <w:t>表示所有可能出现在</w:t>
      </w:r>
      <m:oMath>
        <m:acc>
          <m:accPr>
            <m:chr m:val="̃"/>
            <m:ctrlPr>
              <w:rPr>
                <w:rFonts w:ascii="Cambria Math" w:hAnsi="Cambria Math"/>
                <w:i/>
                <w:sz w:val="21"/>
                <w:szCs w:val="21"/>
              </w:rPr>
            </m:ctrlPr>
          </m:accPr>
          <m:e>
            <m:r>
              <w:rPr>
                <w:rFonts w:ascii="Cambria Math" w:hAnsi="Cambria Math"/>
                <w:sz w:val="21"/>
                <w:szCs w:val="21"/>
              </w:rPr>
              <m:t>PT</m:t>
            </m:r>
          </m:e>
        </m:acc>
      </m:oMath>
      <w:r w:rsidR="00B13764">
        <w:rPr>
          <w:rFonts w:hint="eastAsia"/>
          <w:sz w:val="21"/>
          <w:szCs w:val="21"/>
        </w:rPr>
        <w:t>中的结点集合</w:t>
      </w:r>
      <w:r w:rsidR="00B13764">
        <w:rPr>
          <w:rFonts w:hint="eastAsia"/>
          <w:sz w:val="21"/>
          <w:szCs w:val="21"/>
        </w:rPr>
        <w:t xml:space="preserve">, </w:t>
      </w:r>
      <w:r w:rsidR="00B13764">
        <w:rPr>
          <w:rFonts w:hint="eastAsia"/>
          <w:sz w:val="21"/>
          <w:szCs w:val="21"/>
        </w:rPr>
        <w:t>结点</w:t>
      </w:r>
      <w:r w:rsidR="00B13764" w:rsidRPr="00B13764">
        <w:rPr>
          <w:rFonts w:hint="eastAsia"/>
          <w:i/>
          <w:sz w:val="21"/>
          <w:szCs w:val="21"/>
        </w:rPr>
        <w:t>v</w:t>
      </w:r>
      <w:r w:rsidR="00B13764">
        <w:rPr>
          <w:rFonts w:hint="eastAsia"/>
          <w:sz w:val="21"/>
          <w:szCs w:val="21"/>
        </w:rPr>
        <w:t>分得的隐私预算为</w:t>
      </w:r>
      <m:oMath>
        <m:sSub>
          <m:sSubPr>
            <m:ctrlPr>
              <w:rPr>
                <w:rFonts w:ascii="Cambria Math" w:hAnsi="Cambria Math"/>
                <w:sz w:val="21"/>
                <w:szCs w:val="21"/>
              </w:rPr>
            </m:ctrlPr>
          </m:sSubPr>
          <m:e>
            <m:r>
              <w:rPr>
                <w:rFonts w:ascii="Cambria Math" w:hAnsi="Cambria Math"/>
                <w:sz w:val="21"/>
                <w:szCs w:val="21"/>
              </w:rPr>
              <m:t>ε</m:t>
            </m:r>
          </m:e>
          <m:sub>
            <m:r>
              <w:rPr>
                <w:rFonts w:ascii="Cambria Math" w:hAnsi="Cambria Math"/>
                <w:sz w:val="21"/>
                <w:szCs w:val="21"/>
              </w:rPr>
              <m:t>v</m:t>
            </m:r>
          </m:sub>
        </m:sSub>
      </m:oMath>
      <w:r w:rsidR="00B13764">
        <w:rPr>
          <w:rFonts w:hint="eastAsia"/>
          <w:sz w:val="21"/>
          <w:szCs w:val="21"/>
        </w:rPr>
        <w:t xml:space="preserve">, </w:t>
      </w:r>
      <w:r w:rsidR="00B13764">
        <w:rPr>
          <w:rFonts w:hint="eastAsia"/>
          <w:sz w:val="21"/>
          <w:szCs w:val="21"/>
        </w:rPr>
        <w:t>在</w:t>
      </w:r>
      <w:r w:rsidR="00B13764" w:rsidRPr="00D1206D">
        <w:rPr>
          <w:rFonts w:hint="eastAsia"/>
          <w:sz w:val="21"/>
        </w:rPr>
        <w:t>数据集</w:t>
      </w:r>
      <m:oMath>
        <m:sSub>
          <m:sSubPr>
            <m:ctrlPr>
              <w:rPr>
                <w:rFonts w:ascii="Cambria Math" w:hAnsi="Cambria Math"/>
                <w:sz w:val="21"/>
              </w:rPr>
            </m:ctrlPr>
          </m:sSubPr>
          <m:e>
            <m:r>
              <w:rPr>
                <w:rFonts w:ascii="Cambria Math" w:hAnsi="Cambria Math"/>
                <w:sz w:val="21"/>
              </w:rPr>
              <m:t>D</m:t>
            </m:r>
          </m:e>
          <m:sub>
            <m:r>
              <w:rPr>
                <w:rFonts w:ascii="Cambria Math" w:hAnsi="Cambria Math"/>
                <w:sz w:val="21"/>
              </w:rPr>
              <m:t>1</m:t>
            </m:r>
          </m:sub>
        </m:sSub>
      </m:oMath>
      <w:r w:rsidR="00B13764" w:rsidRPr="00D1206D">
        <w:rPr>
          <w:rFonts w:hint="eastAsia"/>
          <w:sz w:val="21"/>
        </w:rPr>
        <w:t>和</w:t>
      </w:r>
      <m:oMath>
        <m:sSub>
          <m:sSubPr>
            <m:ctrlPr>
              <w:rPr>
                <w:rFonts w:ascii="Cambria Math" w:hAnsi="Cambria Math"/>
                <w:sz w:val="21"/>
              </w:rPr>
            </m:ctrlPr>
          </m:sSubPr>
          <m:e>
            <m:r>
              <w:rPr>
                <w:rFonts w:ascii="Cambria Math" w:hAnsi="Cambria Math"/>
                <w:sz w:val="21"/>
              </w:rPr>
              <m:t>D</m:t>
            </m:r>
          </m:e>
          <m:sub>
            <m:r>
              <w:rPr>
                <w:rFonts w:ascii="Cambria Math" w:hAnsi="Cambria Math"/>
                <w:sz w:val="21"/>
              </w:rPr>
              <m:t>2</m:t>
            </m:r>
          </m:sub>
        </m:sSub>
      </m:oMath>
      <w:r w:rsidR="00B13764">
        <w:rPr>
          <w:rFonts w:hint="eastAsia"/>
          <w:sz w:val="21"/>
        </w:rPr>
        <w:t>中对应的真实计数分别表示为</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,v)</m:t>
        </m:r>
      </m:oMath>
      <w:r w:rsidR="00B13764">
        <w:rPr>
          <w:rFonts w:hint="eastAsia"/>
          <w:sz w:val="21"/>
          <w:szCs w:val="21"/>
        </w:rPr>
        <w:t>和</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,v)</m:t>
        </m:r>
      </m:oMath>
      <w:r w:rsidR="00B13764">
        <w:rPr>
          <w:rFonts w:hint="eastAsia"/>
          <w:sz w:val="21"/>
          <w:szCs w:val="21"/>
        </w:rPr>
        <w:t>.</w:t>
      </w:r>
    </w:p>
    <w:p w:rsidR="00B27189" w:rsidRDefault="00DC7A5B" w:rsidP="00B27189">
      <w:pPr>
        <w:pStyle w:val="a0"/>
        <w:ind w:firstLine="420"/>
        <w:jc w:val="left"/>
        <w:rPr>
          <w:sz w:val="21"/>
          <w:szCs w:val="21"/>
        </w:rPr>
      </w:pPr>
      <w:r w:rsidRPr="00DC7A5B">
        <w:rPr>
          <w:position w:val="-54"/>
          <w:sz w:val="21"/>
          <w:szCs w:val="21"/>
        </w:rPr>
        <w:object w:dxaOrig="4120" w:dyaOrig="1180">
          <v:shape id="_x0000_i1221" type="#_x0000_t75" style="width:206pt;height:59pt" o:ole="">
            <v:imagedata r:id="rId397" o:title=""/>
          </v:shape>
          <o:OLEObject Type="Embed" ProgID="Equation.DSMT4" ShapeID="_x0000_i1221" DrawAspect="Content" ObjectID="_1461351774" r:id="rId398"/>
        </w:object>
      </w:r>
    </w:p>
    <w:p w:rsidR="00B13764" w:rsidRDefault="00C16C8E" w:rsidP="00B13764">
      <w:pPr>
        <w:pStyle w:val="a0"/>
        <w:ind w:firstLine="420"/>
        <w:rPr>
          <w:sz w:val="21"/>
          <w:szCs w:val="21"/>
        </w:rPr>
      </w:pPr>
      <w:r w:rsidRPr="00C16C8E">
        <w:rPr>
          <w:rFonts w:hint="eastAsia"/>
          <w:sz w:val="21"/>
          <w:szCs w:val="21"/>
        </w:rPr>
        <w:t>某一条序列记录影响至多</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opt</m:t>
            </m:r>
          </m:sub>
        </m:sSub>
      </m:oMath>
      <w:r w:rsidRPr="00C16C8E">
        <w:rPr>
          <w:rFonts w:hint="eastAsia"/>
          <w:sz w:val="21"/>
          <w:szCs w:val="21"/>
        </w:rPr>
        <w:t>条分割链</w:t>
      </w:r>
      <w:r w:rsidRPr="00C16C8E">
        <w:rPr>
          <w:rFonts w:hint="eastAsia"/>
          <w:sz w:val="21"/>
          <w:szCs w:val="21"/>
        </w:rPr>
        <w:t xml:space="preserve">. </w:t>
      </w:r>
      <w:r w:rsidRPr="00C16C8E">
        <w:rPr>
          <w:rFonts w:hint="eastAsia"/>
          <w:sz w:val="21"/>
          <w:szCs w:val="21"/>
        </w:rPr>
        <w:t>定义</w:t>
      </w:r>
      <m:oMath>
        <m:r>
          <w:rPr>
            <w:rFonts w:ascii="Cambria Math" w:hAnsi="Cambria Math"/>
            <w:sz w:val="21"/>
            <w:szCs w:val="21"/>
          </w:rPr>
          <m:t>π(i)</m:t>
        </m:r>
      </m:oMath>
      <w:r>
        <w:rPr>
          <w:rFonts w:hint="eastAsia"/>
          <w:sz w:val="21"/>
          <w:szCs w:val="21"/>
        </w:rPr>
        <w:t>表示某一分割链</w:t>
      </w:r>
      <m:oMath>
        <m:r>
          <w:rPr>
            <w:rFonts w:ascii="Cambria Math" w:hAnsi="Cambria Math"/>
            <w:sz w:val="21"/>
            <w:szCs w:val="21"/>
          </w:rPr>
          <m:t>i</m:t>
        </m:r>
      </m:oMath>
      <w:r>
        <w:rPr>
          <w:rFonts w:hint="eastAsia"/>
          <w:sz w:val="21"/>
          <w:szCs w:val="21"/>
        </w:rPr>
        <w:t>中所有结点集合</w:t>
      </w:r>
      <w:r>
        <w:rPr>
          <w:rFonts w:hint="eastAsia"/>
          <w:sz w:val="21"/>
          <w:szCs w:val="21"/>
        </w:rPr>
        <w:t>.</w:t>
      </w:r>
      <w:r>
        <w:rPr>
          <w:rFonts w:hint="eastAsia"/>
          <w:sz w:val="21"/>
          <w:szCs w:val="21"/>
        </w:rPr>
        <w:t>等式</w:t>
      </w:r>
      <w:r>
        <w:rPr>
          <w:rFonts w:hint="eastAsia"/>
          <w:sz w:val="21"/>
          <w:szCs w:val="21"/>
        </w:rPr>
        <w:t>(?)</w:t>
      </w:r>
      <w:r>
        <w:rPr>
          <w:rFonts w:hint="eastAsia"/>
          <w:sz w:val="21"/>
          <w:szCs w:val="21"/>
        </w:rPr>
        <w:t>变换如下</w:t>
      </w:r>
      <w:r>
        <w:rPr>
          <w:rFonts w:hint="eastAsia"/>
          <w:sz w:val="21"/>
          <w:szCs w:val="21"/>
        </w:rPr>
        <w:t>:</w:t>
      </w:r>
    </w:p>
    <w:p w:rsidR="00C16C8E" w:rsidRPr="005D5790" w:rsidRDefault="001A3F18" w:rsidP="00C16C8E">
      <w:pPr>
        <w:pStyle w:val="a0"/>
        <w:ind w:firstLine="360"/>
        <w:rPr>
          <w:i/>
          <w:szCs w:val="18"/>
        </w:rPr>
      </w:pPr>
      <m:oMathPara>
        <m:oMathParaPr>
          <m:jc m:val="center"/>
        </m:oMathParaPr>
        <m:oMath>
          <m:f>
            <m:fPr>
              <m:ctrlPr>
                <w:rPr>
                  <w:rFonts w:ascii="Cambria Math" w:hAnsi="Cambria Math"/>
                  <w:i/>
                  <w:szCs w:val="18"/>
                </w:rPr>
              </m:ctrlPr>
            </m:fPr>
            <m:num>
              <m:func>
                <m:funcPr>
                  <m:ctrlPr>
                    <w:rPr>
                      <w:rFonts w:ascii="Cambria Math" w:hAnsi="Cambria Math"/>
                      <w:i/>
                      <w:szCs w:val="18"/>
                    </w:rPr>
                  </m:ctrlPr>
                </m:funcPr>
                <m:fName>
                  <m:r>
                    <w:rPr>
                      <w:rFonts w:ascii="Cambria Math" w:hAnsi="Cambria Math"/>
                      <w:szCs w:val="18"/>
                    </w:rPr>
                    <m:t>Pr</m:t>
                  </m:r>
                </m:fName>
                <m:e>
                  <m:d>
                    <m:dPr>
                      <m:begChr m:val="["/>
                      <m:endChr m:val="]"/>
                      <m:ctrlPr>
                        <w:rPr>
                          <w:rFonts w:ascii="Cambria Math" w:hAnsi="Cambria Math"/>
                          <w:i/>
                          <w:szCs w:val="18"/>
                        </w:rPr>
                      </m:ctrlPr>
                    </m:dPr>
                    <m:e>
                      <m:r>
                        <w:rPr>
                          <w:rFonts w:ascii="Cambria Math" w:hAnsi="Cambria Math"/>
                          <w:szCs w:val="18"/>
                        </w:rPr>
                        <m:t>K</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1</m:t>
                              </m:r>
                            </m:sub>
                          </m:sSub>
                        </m:e>
                      </m:d>
                      <m:r>
                        <w:rPr>
                          <w:rFonts w:ascii="Cambria Math" w:hAnsi="Cambria Math"/>
                          <w:szCs w:val="18"/>
                        </w:rPr>
                        <m:t>=</m:t>
                      </m:r>
                      <m:acc>
                        <m:accPr>
                          <m:chr m:val="̃"/>
                          <m:ctrlPr>
                            <w:rPr>
                              <w:rFonts w:ascii="Cambria Math" w:hAnsi="Cambria Math"/>
                              <w:i/>
                              <w:szCs w:val="18"/>
                            </w:rPr>
                          </m:ctrlPr>
                        </m:accPr>
                        <m:e>
                          <m:r>
                            <w:rPr>
                              <w:rFonts w:ascii="Cambria Math" w:hAnsi="Cambria Math"/>
                              <w:szCs w:val="18"/>
                            </w:rPr>
                            <m:t>PT</m:t>
                          </m:r>
                        </m:e>
                      </m:acc>
                    </m:e>
                  </m:d>
                </m:e>
              </m:func>
            </m:num>
            <m:den>
              <m:func>
                <m:funcPr>
                  <m:ctrlPr>
                    <w:rPr>
                      <w:rFonts w:ascii="Cambria Math" w:hAnsi="Cambria Math"/>
                      <w:i/>
                      <w:szCs w:val="18"/>
                    </w:rPr>
                  </m:ctrlPr>
                </m:funcPr>
                <m:fName>
                  <m:r>
                    <w:rPr>
                      <w:rFonts w:ascii="Cambria Math" w:hAnsi="Cambria Math"/>
                      <w:szCs w:val="18"/>
                    </w:rPr>
                    <m:t>Pr</m:t>
                  </m:r>
                </m:fName>
                <m:e>
                  <m:d>
                    <m:dPr>
                      <m:begChr m:val="["/>
                      <m:endChr m:val="]"/>
                      <m:ctrlPr>
                        <w:rPr>
                          <w:rFonts w:ascii="Cambria Math" w:hAnsi="Cambria Math"/>
                          <w:i/>
                          <w:szCs w:val="18"/>
                        </w:rPr>
                      </m:ctrlPr>
                    </m:dPr>
                    <m:e>
                      <m:r>
                        <w:rPr>
                          <w:rFonts w:ascii="Cambria Math" w:hAnsi="Cambria Math"/>
                          <w:szCs w:val="18"/>
                        </w:rPr>
                        <m:t>K</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2</m:t>
                              </m:r>
                            </m:sub>
                          </m:sSub>
                        </m:e>
                      </m:d>
                      <m:r>
                        <w:rPr>
                          <w:rFonts w:ascii="Cambria Math" w:hAnsi="Cambria Math"/>
                          <w:szCs w:val="18"/>
                        </w:rPr>
                        <m:t>=</m:t>
                      </m:r>
                      <m:acc>
                        <m:accPr>
                          <m:chr m:val="̃"/>
                          <m:ctrlPr>
                            <w:rPr>
                              <w:rFonts w:ascii="Cambria Math" w:hAnsi="Cambria Math"/>
                              <w:i/>
                              <w:szCs w:val="18"/>
                            </w:rPr>
                          </m:ctrlPr>
                        </m:accPr>
                        <m:e>
                          <m:r>
                            <w:rPr>
                              <w:rFonts w:ascii="Cambria Math" w:hAnsi="Cambria Math"/>
                              <w:szCs w:val="18"/>
                            </w:rPr>
                            <m:t>PT</m:t>
                          </m:r>
                        </m:e>
                      </m:acc>
                    </m:e>
                  </m:d>
                </m:e>
              </m:func>
            </m:den>
          </m:f>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v∈V</m:t>
              </m:r>
            </m:sub>
            <m:sup/>
            <m:e>
              <m:f>
                <m:fPr>
                  <m:ctrlPr>
                    <w:rPr>
                      <w:rFonts w:ascii="Cambria Math" w:hAnsi="Cambria Math"/>
                      <w:i/>
                      <w:szCs w:val="18"/>
                    </w:rPr>
                  </m:ctrlPr>
                </m:fPr>
                <m:num>
                  <m:func>
                    <m:funcPr>
                      <m:ctrlPr>
                        <w:rPr>
                          <w:rFonts w:ascii="Cambria Math" w:hAnsi="Cambria Math"/>
                          <w:i/>
                          <w:szCs w:val="18"/>
                        </w:rPr>
                      </m:ctrlPr>
                    </m:funcPr>
                    <m:fName>
                      <m:r>
                        <w:rPr>
                          <w:rFonts w:ascii="Cambria Math" w:hAnsi="Cambria Math"/>
                          <w:szCs w:val="18"/>
                        </w:rPr>
                        <m:t>exp</m:t>
                      </m:r>
                    </m:fName>
                    <m:e>
                      <m:d>
                        <m:dPr>
                          <m:ctrlPr>
                            <w:rPr>
                              <w:rFonts w:ascii="Cambria Math" w:hAnsi="Cambria Math"/>
                              <w:i/>
                              <w:szCs w:val="18"/>
                            </w:rPr>
                          </m:ctrlPr>
                        </m:dPr>
                        <m:e>
                          <m:r>
                            <w:rPr>
                              <w:rFonts w:ascii="Cambria Math" w:hAnsi="Cambria Math"/>
                              <w:szCs w:val="18"/>
                            </w:rPr>
                            <m:t>-</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r>
                            <w:rPr>
                              <w:rFonts w:ascii="Cambria Math" w:hAnsi="Cambria Math"/>
                              <w:szCs w:val="18"/>
                            </w:rPr>
                            <m:t>∙</m:t>
                          </m:r>
                          <m:f>
                            <m:fPr>
                              <m:ctrlPr>
                                <w:rPr>
                                  <w:rFonts w:ascii="Cambria Math" w:hAnsi="Cambria Math"/>
                                  <w:i/>
                                  <w:szCs w:val="18"/>
                                </w:rPr>
                              </m:ctrlPr>
                            </m:fPr>
                            <m:num>
                              <m:d>
                                <m:dPr>
                                  <m:begChr m:val="|"/>
                                  <m:endChr m:val="|"/>
                                  <m:ctrlPr>
                                    <w:rPr>
                                      <w:rFonts w:ascii="Cambria Math" w:hAnsi="Cambria Math"/>
                                      <w:i/>
                                      <w:szCs w:val="18"/>
                                    </w:rPr>
                                  </m:ctrlPr>
                                </m:dPr>
                                <m:e>
                                  <m:r>
                                    <w:rPr>
                                      <w:rFonts w:ascii="Cambria Math" w:hAnsi="Cambria Math"/>
                                      <w:szCs w:val="18"/>
                                    </w:rPr>
                                    <m:t>c</m:t>
                                  </m:r>
                                  <m:d>
                                    <m:dPr>
                                      <m:ctrlPr>
                                        <w:rPr>
                                          <w:rFonts w:ascii="Cambria Math" w:hAnsi="Cambria Math"/>
                                          <w:i/>
                                          <w:szCs w:val="18"/>
                                        </w:rPr>
                                      </m:ctrlPr>
                                    </m:dPr>
                                    <m:e>
                                      <m:r>
                                        <w:rPr>
                                          <w:rFonts w:ascii="Cambria Math" w:hAnsi="Cambria Math"/>
                                          <w:szCs w:val="18"/>
                                        </w:rPr>
                                        <m:t>v</m:t>
                                      </m:r>
                                    </m:e>
                                  </m:d>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1</m:t>
                                          </m:r>
                                        </m:sub>
                                      </m:sSub>
                                      <m:r>
                                        <w:rPr>
                                          <w:rFonts w:ascii="Cambria Math" w:hAnsi="Cambria Math"/>
                                          <w:szCs w:val="18"/>
                                        </w:rPr>
                                        <m:t>,v</m:t>
                                      </m:r>
                                    </m:e>
                                  </m:d>
                                </m:e>
                              </m:d>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e>
                      </m:d>
                    </m:e>
                  </m:func>
                </m:num>
                <m:den>
                  <m:r>
                    <w:rPr>
                      <w:rFonts w:ascii="Cambria Math" w:hAnsi="Cambria Math"/>
                      <w:szCs w:val="18"/>
                    </w:rPr>
                    <m:t>exp⁡(-</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r>
                    <w:rPr>
                      <w:rFonts w:ascii="Cambria Math" w:hAnsi="Cambria Math"/>
                      <w:szCs w:val="18"/>
                    </w:rPr>
                    <m:t>∙</m:t>
                  </m:r>
                  <m:f>
                    <m:fPr>
                      <m:ctrlPr>
                        <w:rPr>
                          <w:rFonts w:ascii="Cambria Math" w:hAnsi="Cambria Math"/>
                          <w:i/>
                          <w:szCs w:val="18"/>
                        </w:rPr>
                      </m:ctrlPr>
                    </m:fPr>
                    <m:num>
                      <m:d>
                        <m:dPr>
                          <m:begChr m:val="|"/>
                          <m:endChr m:val="|"/>
                          <m:ctrlPr>
                            <w:rPr>
                              <w:rFonts w:ascii="Cambria Math" w:hAnsi="Cambria Math"/>
                              <w:i/>
                              <w:szCs w:val="18"/>
                            </w:rPr>
                          </m:ctrlPr>
                        </m:dPr>
                        <m:e>
                          <m:r>
                            <w:rPr>
                              <w:rFonts w:ascii="Cambria Math" w:hAnsi="Cambria Math"/>
                              <w:szCs w:val="18"/>
                            </w:rPr>
                            <m:t>c</m:t>
                          </m:r>
                          <m:d>
                            <m:dPr>
                              <m:ctrlPr>
                                <w:rPr>
                                  <w:rFonts w:ascii="Cambria Math" w:hAnsi="Cambria Math"/>
                                  <w:i/>
                                  <w:szCs w:val="18"/>
                                </w:rPr>
                              </m:ctrlPr>
                            </m:dPr>
                            <m:e>
                              <m:r>
                                <w:rPr>
                                  <w:rFonts w:ascii="Cambria Math" w:hAnsi="Cambria Math"/>
                                  <w:szCs w:val="18"/>
                                </w:rPr>
                                <m:t>v</m:t>
                              </m:r>
                            </m:e>
                          </m:d>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2</m:t>
                                  </m:r>
                                </m:sub>
                              </m:sSub>
                              <m:r>
                                <w:rPr>
                                  <w:rFonts w:ascii="Cambria Math" w:hAnsi="Cambria Math"/>
                                  <w:szCs w:val="18"/>
                                </w:rPr>
                                <m:t>,v</m:t>
                              </m:r>
                            </m:e>
                          </m:d>
                        </m:e>
                      </m:d>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den>
              </m:f>
            </m:e>
          </m:nary>
        </m:oMath>
      </m:oMathPara>
    </w:p>
    <w:p w:rsidR="00C16C8E" w:rsidRPr="005D5790" w:rsidRDefault="005D5790" w:rsidP="00C16C8E">
      <w:pPr>
        <w:pStyle w:val="a0"/>
        <w:ind w:firstLine="360"/>
        <w:rPr>
          <w:i/>
          <w:szCs w:val="18"/>
        </w:rPr>
      </w:pPr>
      <m:oMathPara>
        <m:oMathParaPr>
          <m:jc m:val="center"/>
        </m:oMathParaPr>
        <m:oMath>
          <m:r>
            <w:rPr>
              <w:rFonts w:ascii="Cambria Math" w:hAnsi="Cambria Math"/>
              <w:szCs w:val="18"/>
            </w:rPr>
            <m:t xml:space="preserve">                               = </m:t>
          </m:r>
          <m:f>
            <m:fPr>
              <m:ctrlPr>
                <w:rPr>
                  <w:rFonts w:ascii="Cambria Math" w:hAnsi="Cambria Math"/>
                  <w:i/>
                  <w:szCs w:val="18"/>
                </w:rPr>
              </m:ctrlPr>
            </m:fPr>
            <m:num>
              <m:func>
                <m:funcPr>
                  <m:ctrlPr>
                    <w:rPr>
                      <w:rFonts w:ascii="Cambria Math" w:hAnsi="Cambria Math"/>
                      <w:i/>
                      <w:szCs w:val="18"/>
                    </w:rPr>
                  </m:ctrlPr>
                </m:funcPr>
                <m:fName>
                  <m:r>
                    <w:rPr>
                      <w:rFonts w:ascii="Cambria Math" w:hAnsi="Cambria Math"/>
                      <w:szCs w:val="18"/>
                    </w:rPr>
                    <m:t>exp</m:t>
                  </m:r>
                </m:fName>
                <m:e>
                  <m:d>
                    <m:dPr>
                      <m:ctrlPr>
                        <w:rPr>
                          <w:rFonts w:ascii="Cambria Math" w:hAnsi="Cambria Math"/>
                          <w:i/>
                          <w:szCs w:val="18"/>
                        </w:rPr>
                      </m:ctrlPr>
                    </m:dPr>
                    <m:e>
                      <m:nary>
                        <m:naryPr>
                          <m:chr m:val="∑"/>
                          <m:limLoc m:val="undOvr"/>
                          <m:supHide m:val="1"/>
                          <m:ctrlPr>
                            <w:rPr>
                              <w:rFonts w:ascii="Cambria Math" w:hAnsi="Cambria Math"/>
                              <w:i/>
                              <w:szCs w:val="18"/>
                            </w:rPr>
                          </m:ctrlPr>
                        </m:naryPr>
                        <m:sub>
                          <m:r>
                            <w:rPr>
                              <w:rFonts w:ascii="Cambria Math" w:hAnsi="Cambria Math"/>
                              <w:szCs w:val="18"/>
                            </w:rPr>
                            <m:t>v∈V</m:t>
                          </m:r>
                        </m:sub>
                        <m:sup/>
                        <m:e>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r>
                            <w:rPr>
                              <w:rFonts w:ascii="Cambria Math" w:hAnsi="Cambria Math"/>
                              <w:szCs w:val="18"/>
                            </w:rPr>
                            <m:t>∙</m:t>
                          </m:r>
                          <m:f>
                            <m:fPr>
                              <m:ctrlPr>
                                <w:rPr>
                                  <w:rFonts w:ascii="Cambria Math" w:hAnsi="Cambria Math"/>
                                  <w:i/>
                                  <w:szCs w:val="18"/>
                                </w:rPr>
                              </m:ctrlPr>
                            </m:fPr>
                            <m:num>
                              <m:d>
                                <m:dPr>
                                  <m:begChr m:val="|"/>
                                  <m:endChr m:val="|"/>
                                  <m:ctrlPr>
                                    <w:rPr>
                                      <w:rFonts w:ascii="Cambria Math" w:hAnsi="Cambria Math"/>
                                      <w:i/>
                                      <w:szCs w:val="18"/>
                                    </w:rPr>
                                  </m:ctrlPr>
                                </m:dPr>
                                <m:e>
                                  <m:r>
                                    <w:rPr>
                                      <w:rFonts w:ascii="Cambria Math" w:hAnsi="Cambria Math"/>
                                      <w:szCs w:val="18"/>
                                    </w:rPr>
                                    <m:t>c</m:t>
                                  </m:r>
                                  <m:d>
                                    <m:dPr>
                                      <m:ctrlPr>
                                        <w:rPr>
                                          <w:rFonts w:ascii="Cambria Math" w:hAnsi="Cambria Math"/>
                                          <w:i/>
                                          <w:szCs w:val="18"/>
                                        </w:rPr>
                                      </m:ctrlPr>
                                    </m:dPr>
                                    <m:e>
                                      <m:r>
                                        <w:rPr>
                                          <w:rFonts w:ascii="Cambria Math" w:hAnsi="Cambria Math"/>
                                          <w:szCs w:val="18"/>
                                        </w:rPr>
                                        <m:t>v</m:t>
                                      </m:r>
                                    </m:e>
                                  </m:d>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2</m:t>
                                          </m:r>
                                        </m:sub>
                                      </m:sSub>
                                      <m:r>
                                        <w:rPr>
                                          <w:rFonts w:ascii="Cambria Math" w:hAnsi="Cambria Math"/>
                                          <w:szCs w:val="18"/>
                                        </w:rPr>
                                        <m:t>,v</m:t>
                                      </m:r>
                                    </m:e>
                                  </m:d>
                                </m:e>
                              </m:d>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e>
                      </m:nary>
                    </m:e>
                  </m:d>
                </m:e>
              </m:func>
            </m:num>
            <m:den>
              <m:func>
                <m:funcPr>
                  <m:ctrlPr>
                    <w:rPr>
                      <w:rFonts w:ascii="Cambria Math" w:hAnsi="Cambria Math"/>
                      <w:i/>
                      <w:szCs w:val="18"/>
                    </w:rPr>
                  </m:ctrlPr>
                </m:funcPr>
                <m:fName>
                  <m:r>
                    <w:rPr>
                      <w:rFonts w:ascii="Cambria Math" w:hAnsi="Cambria Math"/>
                      <w:szCs w:val="18"/>
                    </w:rPr>
                    <m:t>exp</m:t>
                  </m:r>
                </m:fName>
                <m:e>
                  <m:d>
                    <m:dPr>
                      <m:ctrlPr>
                        <w:rPr>
                          <w:rFonts w:ascii="Cambria Math" w:hAnsi="Cambria Math"/>
                          <w:i/>
                          <w:szCs w:val="18"/>
                        </w:rPr>
                      </m:ctrlPr>
                    </m:dPr>
                    <m:e>
                      <m:nary>
                        <m:naryPr>
                          <m:chr m:val="∑"/>
                          <m:limLoc m:val="undOvr"/>
                          <m:supHide m:val="1"/>
                          <m:ctrlPr>
                            <w:rPr>
                              <w:rFonts w:ascii="Cambria Math" w:hAnsi="Cambria Math"/>
                              <w:i/>
                              <w:szCs w:val="18"/>
                            </w:rPr>
                          </m:ctrlPr>
                        </m:naryPr>
                        <m:sub>
                          <m:r>
                            <w:rPr>
                              <w:rFonts w:ascii="Cambria Math" w:hAnsi="Cambria Math"/>
                              <w:szCs w:val="18"/>
                            </w:rPr>
                            <m:t>v∈V</m:t>
                          </m:r>
                        </m:sub>
                        <m:sup/>
                        <m:e>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r>
                            <w:rPr>
                              <w:rFonts w:ascii="Cambria Math" w:hAnsi="Cambria Math"/>
                              <w:szCs w:val="18"/>
                            </w:rPr>
                            <m:t>∙</m:t>
                          </m:r>
                          <m:f>
                            <m:fPr>
                              <m:ctrlPr>
                                <w:rPr>
                                  <w:rFonts w:ascii="Cambria Math" w:hAnsi="Cambria Math"/>
                                  <w:i/>
                                  <w:szCs w:val="18"/>
                                </w:rPr>
                              </m:ctrlPr>
                            </m:fPr>
                            <m:num>
                              <m:d>
                                <m:dPr>
                                  <m:begChr m:val="|"/>
                                  <m:endChr m:val="|"/>
                                  <m:ctrlPr>
                                    <w:rPr>
                                      <w:rFonts w:ascii="Cambria Math" w:hAnsi="Cambria Math"/>
                                      <w:i/>
                                      <w:szCs w:val="18"/>
                                    </w:rPr>
                                  </m:ctrlPr>
                                </m:dPr>
                                <m:e>
                                  <m:r>
                                    <w:rPr>
                                      <w:rFonts w:ascii="Cambria Math" w:hAnsi="Cambria Math"/>
                                      <w:szCs w:val="18"/>
                                    </w:rPr>
                                    <m:t>c</m:t>
                                  </m:r>
                                  <m:d>
                                    <m:dPr>
                                      <m:ctrlPr>
                                        <w:rPr>
                                          <w:rFonts w:ascii="Cambria Math" w:hAnsi="Cambria Math"/>
                                          <w:i/>
                                          <w:szCs w:val="18"/>
                                        </w:rPr>
                                      </m:ctrlPr>
                                    </m:dPr>
                                    <m:e>
                                      <m:r>
                                        <w:rPr>
                                          <w:rFonts w:ascii="Cambria Math" w:hAnsi="Cambria Math"/>
                                          <w:szCs w:val="18"/>
                                        </w:rPr>
                                        <m:t>v</m:t>
                                      </m:r>
                                    </m:e>
                                  </m:d>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1</m:t>
                                          </m:r>
                                        </m:sub>
                                      </m:sSub>
                                      <m:r>
                                        <w:rPr>
                                          <w:rFonts w:ascii="Cambria Math" w:hAnsi="Cambria Math"/>
                                          <w:szCs w:val="18"/>
                                        </w:rPr>
                                        <m:t>,v</m:t>
                                      </m:r>
                                    </m:e>
                                  </m:d>
                                </m:e>
                              </m:d>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e>
                      </m:nary>
                    </m:e>
                  </m:d>
                </m:e>
              </m:func>
            </m:den>
          </m:f>
        </m:oMath>
      </m:oMathPara>
    </w:p>
    <w:p w:rsidR="00C16C8E" w:rsidRPr="005D5790" w:rsidRDefault="005D5790" w:rsidP="001E7056">
      <w:pPr>
        <w:pStyle w:val="a0"/>
        <w:ind w:firstLine="360"/>
        <w:rPr>
          <w:i/>
          <w:szCs w:val="18"/>
        </w:rPr>
      </w:pPr>
      <m:oMathPara>
        <m:oMathParaPr>
          <m:jc m:val="center"/>
        </m:oMathParaPr>
        <m:oMath>
          <m:r>
            <w:rPr>
              <w:rFonts w:ascii="Cambria Math" w:hAnsi="Cambria Math"/>
              <w:szCs w:val="18"/>
            </w:rPr>
            <m:t xml:space="preserve">                                  ≤exp⁡(</m:t>
          </m:r>
          <m:f>
            <m:fPr>
              <m:ctrlPr>
                <w:rPr>
                  <w:rFonts w:ascii="Cambria Math" w:hAnsi="Cambria Math"/>
                  <w:i/>
                  <w:szCs w:val="18"/>
                </w:rPr>
              </m:ctrlPr>
            </m:fPr>
            <m:num>
              <m:nary>
                <m:naryPr>
                  <m:chr m:val="∑"/>
                  <m:limLoc m:val="subSup"/>
                  <m:supHide m:val="1"/>
                  <m:ctrlPr>
                    <w:rPr>
                      <w:rFonts w:ascii="Cambria Math" w:hAnsi="Cambria Math"/>
                      <w:i/>
                      <w:szCs w:val="18"/>
                    </w:rPr>
                  </m:ctrlPr>
                </m:naryPr>
                <m:sub>
                  <m:r>
                    <w:rPr>
                      <w:rFonts w:ascii="Cambria Math" w:hAnsi="Cambria Math"/>
                      <w:szCs w:val="18"/>
                    </w:rPr>
                    <m:t>v∈V</m:t>
                  </m:r>
                </m:sub>
                <m:sup/>
                <m:e>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1</m:t>
                          </m:r>
                        </m:sub>
                      </m:sSub>
                      <m:r>
                        <w:rPr>
                          <w:rFonts w:ascii="Cambria Math" w:hAnsi="Cambria Math"/>
                          <w:szCs w:val="18"/>
                        </w:rPr>
                        <m:t>,v</m:t>
                      </m:r>
                    </m:e>
                  </m:d>
                  <m:r>
                    <w:rPr>
                      <w:rFonts w:ascii="Cambria Math" w:hAnsi="Cambria Math"/>
                      <w:szCs w:val="18"/>
                    </w:rPr>
                    <m:t>-Q</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2</m:t>
                          </m:r>
                        </m:sub>
                      </m:sSub>
                      <m:r>
                        <w:rPr>
                          <w:rFonts w:ascii="Cambria Math" w:hAnsi="Cambria Math"/>
                          <w:szCs w:val="18"/>
                        </w:rPr>
                        <m:t>,v</m:t>
                      </m:r>
                    </m:e>
                  </m:d>
                  <m:r>
                    <w:rPr>
                      <w:rFonts w:ascii="Cambria Math" w:hAnsi="Cambria Math"/>
                      <w:szCs w:val="18"/>
                    </w:rPr>
                    <m:t>|</m:t>
                  </m:r>
                </m:e>
              </m:nary>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r>
            <w:rPr>
              <w:rFonts w:ascii="Cambria Math" w:hAnsi="Cambria Math"/>
              <w:szCs w:val="18"/>
            </w:rPr>
            <m:t>)</m:t>
          </m:r>
        </m:oMath>
      </m:oMathPara>
    </w:p>
    <w:p w:rsidR="001E7056" w:rsidRPr="005D5790" w:rsidRDefault="005D5790" w:rsidP="001E7056">
      <w:pPr>
        <w:pStyle w:val="a0"/>
        <w:ind w:firstLine="360"/>
        <w:rPr>
          <w:i/>
          <w:szCs w:val="18"/>
        </w:rPr>
      </w:pPr>
      <m:oMathPara>
        <m:oMathParaPr>
          <m:jc m:val="center"/>
        </m:oMathParaPr>
        <m:oMath>
          <m:r>
            <w:rPr>
              <w:rFonts w:ascii="Cambria Math" w:hAnsi="Cambria Math"/>
              <w:szCs w:val="18"/>
            </w:rPr>
            <m:t xml:space="preserve">    =exp⁡(</m:t>
          </m:r>
          <m:f>
            <m:fPr>
              <m:ctrlPr>
                <w:rPr>
                  <w:rFonts w:ascii="Cambria Math" w:hAnsi="Cambria Math"/>
                  <w:i/>
                  <w:szCs w:val="18"/>
                </w:rPr>
              </m:ctrlPr>
            </m:fPr>
            <m:num>
              <m:nary>
                <m:naryPr>
                  <m:chr m:val="∑"/>
                  <m:limLoc m:val="subSup"/>
                  <m:ctrlPr>
                    <w:rPr>
                      <w:rFonts w:ascii="Cambria Math" w:hAnsi="Cambria Math"/>
                      <w:i/>
                      <w:szCs w:val="18"/>
                    </w:rPr>
                  </m:ctrlPr>
                </m:naryPr>
                <m:sub>
                  <m:r>
                    <w:rPr>
                      <w:rFonts w:ascii="Cambria Math" w:hAnsi="Cambria Math"/>
                      <w:szCs w:val="18"/>
                    </w:rPr>
                    <m:t>i=1</m:t>
                  </m:r>
                </m:sub>
                <m:sup>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sup>
                <m:e>
                  <m:nary>
                    <m:naryPr>
                      <m:chr m:val="∑"/>
                      <m:limLoc m:val="subSup"/>
                      <m:supHide m:val="1"/>
                      <m:ctrlPr>
                        <w:rPr>
                          <w:rFonts w:ascii="Cambria Math" w:hAnsi="Cambria Math"/>
                          <w:i/>
                          <w:szCs w:val="18"/>
                        </w:rPr>
                      </m:ctrlPr>
                    </m:naryPr>
                    <m:sub>
                      <m:r>
                        <w:rPr>
                          <w:rFonts w:ascii="Cambria Math" w:hAnsi="Cambria Math"/>
                          <w:szCs w:val="18"/>
                        </w:rPr>
                        <m:t>v∈π(i)</m:t>
                      </m:r>
                    </m:sub>
                    <m:sup/>
                    <m:e>
                      <m:sSub>
                        <m:sSubPr>
                          <m:ctrlPr>
                            <w:rPr>
                              <w:rFonts w:ascii="Cambria Math" w:hAnsi="Cambria Math"/>
                              <w:i/>
                              <w:szCs w:val="18"/>
                            </w:rPr>
                          </m:ctrlPr>
                        </m:sSubPr>
                        <m:e>
                          <m:r>
                            <w:rPr>
                              <w:rFonts w:ascii="Cambria Math" w:hAnsi="Cambria Math"/>
                              <w:szCs w:val="18"/>
                            </w:rPr>
                            <m:t>ε</m:t>
                          </m:r>
                        </m:e>
                        <m:sub>
                          <m:r>
                            <w:rPr>
                              <w:rFonts w:ascii="Cambria Math" w:hAnsi="Cambria Math"/>
                              <w:szCs w:val="18"/>
                            </w:rPr>
                            <m:t>v</m:t>
                          </m:r>
                        </m:sub>
                      </m:sSub>
                    </m:e>
                  </m:nary>
                </m:e>
              </m:nary>
            </m:num>
            <m:den>
              <m:sSub>
                <m:sSubPr>
                  <m:ctrlPr>
                    <w:rPr>
                      <w:rFonts w:ascii="Cambria Math" w:hAnsi="Cambria Math"/>
                      <w:i/>
                      <w:szCs w:val="18"/>
                    </w:rPr>
                  </m:ctrlPr>
                </m:sSubPr>
                <m:e>
                  <m:r>
                    <w:rPr>
                      <w:rFonts w:ascii="Cambria Math" w:hAnsi="Cambria Math"/>
                      <w:szCs w:val="18"/>
                    </w:rPr>
                    <m:t>l</m:t>
                  </m:r>
                </m:e>
                <m:sub>
                  <m:r>
                    <w:rPr>
                      <w:rFonts w:ascii="Cambria Math" w:hAnsi="Cambria Math"/>
                      <w:szCs w:val="18"/>
                    </w:rPr>
                    <m:t>opt</m:t>
                  </m:r>
                </m:sub>
              </m:sSub>
            </m:den>
          </m:f>
          <m:r>
            <w:rPr>
              <w:rFonts w:ascii="Cambria Math" w:hAnsi="Cambria Math"/>
              <w:szCs w:val="18"/>
            </w:rPr>
            <m:t>)</m:t>
          </m:r>
        </m:oMath>
      </m:oMathPara>
    </w:p>
    <w:p w:rsidR="001E7056" w:rsidRPr="00513A77" w:rsidRDefault="001E7056" w:rsidP="00513A77">
      <w:pPr>
        <w:pStyle w:val="a0"/>
        <w:ind w:firstLine="420"/>
        <w:rPr>
          <w:sz w:val="21"/>
          <w:szCs w:val="21"/>
        </w:rPr>
      </w:pPr>
      <w:r w:rsidRPr="00513A77">
        <w:rPr>
          <w:rFonts w:hint="eastAsia"/>
          <w:sz w:val="21"/>
          <w:szCs w:val="21"/>
        </w:rPr>
        <w:t>其中</w:t>
      </w:r>
      <w:r w:rsidRPr="00513A77">
        <w:rPr>
          <w:rFonts w:hint="eastAsia"/>
          <w:sz w:val="21"/>
          <w:szCs w:val="21"/>
        </w:rPr>
        <w:t xml:space="preserve">, </w:t>
      </w:r>
      <w:r w:rsidRPr="00513A77">
        <w:rPr>
          <w:rFonts w:hint="eastAsia"/>
          <w:sz w:val="21"/>
          <w:szCs w:val="21"/>
        </w:rPr>
        <w:t>最后一个等式中</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,v</m:t>
            </m:r>
          </m:e>
        </m:d>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,v</m:t>
            </m:r>
          </m:e>
        </m:d>
        <m:r>
          <w:rPr>
            <w:rFonts w:ascii="Cambria Math" w:hAnsi="Cambria Math"/>
            <w:sz w:val="21"/>
            <w:szCs w:val="21"/>
          </w:rPr>
          <m:t>|</m:t>
        </m:r>
      </m:oMath>
      <w:r w:rsidR="00A67882" w:rsidRPr="00513A77">
        <w:rPr>
          <w:rFonts w:hint="eastAsia"/>
          <w:sz w:val="21"/>
          <w:szCs w:val="21"/>
        </w:rPr>
        <w:t>表示影响到的包含结点</w:t>
      </w:r>
      <w:r w:rsidR="00A67882" w:rsidRPr="00513A77">
        <w:rPr>
          <w:rFonts w:hint="eastAsia"/>
          <w:i/>
          <w:sz w:val="21"/>
          <w:szCs w:val="21"/>
        </w:rPr>
        <w:t>v</w:t>
      </w:r>
      <w:r w:rsidR="00A67882" w:rsidRPr="00513A77">
        <w:rPr>
          <w:rFonts w:hint="eastAsia"/>
          <w:sz w:val="21"/>
          <w:szCs w:val="21"/>
        </w:rPr>
        <w:t>的分割链总数</w:t>
      </w:r>
      <w:r w:rsidR="00A67882" w:rsidRPr="00513A77">
        <w:rPr>
          <w:rFonts w:hint="eastAsia"/>
          <w:sz w:val="21"/>
          <w:szCs w:val="21"/>
        </w:rPr>
        <w:t xml:space="preserve">. </w:t>
      </w:r>
      <w:r w:rsidR="00A67882" w:rsidRPr="00513A77">
        <w:rPr>
          <w:rFonts w:hint="eastAsia"/>
          <w:sz w:val="21"/>
          <w:szCs w:val="21"/>
        </w:rPr>
        <w:t>由于满足</w:t>
      </w:r>
      <m:oMath>
        <m:r>
          <w:rPr>
            <w:rFonts w:ascii="Cambria Math" w:hAnsi="Cambria Math"/>
            <w:sz w:val="21"/>
            <w:szCs w:val="21"/>
          </w:rPr>
          <m:t>∀1≤i≤</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opt</m:t>
            </m:r>
          </m:sub>
        </m:sSub>
        <m:r>
          <w:rPr>
            <w:rFonts w:ascii="Cambria Math" w:hAnsi="Cambria Math"/>
            <w:sz w:val="21"/>
            <w:szCs w:val="21"/>
          </w:rPr>
          <m:t xml:space="preserve">,  </m:t>
        </m:r>
        <m:nary>
          <m:naryPr>
            <m:chr m:val="∑"/>
            <m:limLoc m:val="subSup"/>
            <m:supHide m:val="1"/>
            <m:ctrlPr>
              <w:rPr>
                <w:rFonts w:ascii="Cambria Math" w:hAnsi="Cambria Math"/>
                <w:i/>
                <w:sz w:val="21"/>
                <w:szCs w:val="21"/>
              </w:rPr>
            </m:ctrlPr>
          </m:naryPr>
          <m:sub>
            <m:r>
              <w:rPr>
                <w:rFonts w:ascii="Cambria Math" w:hAnsi="Cambria Math"/>
                <w:sz w:val="21"/>
                <w:szCs w:val="21"/>
              </w:rPr>
              <m:t>v∈π(i)</m:t>
            </m:r>
          </m:sub>
          <m:sup/>
          <m:e>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v</m:t>
                </m:r>
              </m:sub>
            </m:sSub>
          </m:e>
        </m:nary>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ε</m:t>
            </m:r>
          </m:e>
          <m:sub>
            <m:r>
              <w:rPr>
                <w:rFonts w:ascii="Cambria Math" w:hAnsi="Cambria Math"/>
                <w:sz w:val="21"/>
                <w:szCs w:val="21"/>
              </w:rPr>
              <m:t>2</m:t>
            </m:r>
          </m:sub>
        </m:sSub>
      </m:oMath>
      <w:r w:rsidR="00A67882" w:rsidRPr="00513A77">
        <w:rPr>
          <w:rFonts w:hint="eastAsia"/>
          <w:sz w:val="21"/>
          <w:szCs w:val="21"/>
        </w:rPr>
        <w:t xml:space="preserve">, </w:t>
      </w:r>
      <w:r w:rsidR="00A67882" w:rsidRPr="00513A77">
        <w:rPr>
          <w:rFonts w:hint="eastAsia"/>
          <w:sz w:val="21"/>
          <w:szCs w:val="21"/>
        </w:rPr>
        <w:t>因此最终证明如下</w:t>
      </w:r>
      <w:r w:rsidR="00A67882" w:rsidRPr="00513A77">
        <w:rPr>
          <w:rFonts w:hint="eastAsia"/>
          <w:sz w:val="21"/>
          <w:szCs w:val="21"/>
        </w:rPr>
        <w:t>:</w:t>
      </w:r>
    </w:p>
    <w:p w:rsidR="001E7056" w:rsidRPr="005D5790" w:rsidRDefault="001A3F18" w:rsidP="00120E70">
      <w:pPr>
        <w:pStyle w:val="a0"/>
        <w:ind w:firstLine="360"/>
        <w:rPr>
          <w:i/>
          <w:szCs w:val="21"/>
        </w:rPr>
      </w:pPr>
      <m:oMathPara>
        <m:oMathParaPr>
          <m:jc m:val="center"/>
        </m:oMathParaPr>
        <m:oMath>
          <m:f>
            <m:fPr>
              <m:ctrlPr>
                <w:rPr>
                  <w:rFonts w:ascii="Cambria Math" w:hAnsi="Cambria Math"/>
                  <w:i/>
                  <w:szCs w:val="21"/>
                </w:rPr>
              </m:ctrlPr>
            </m:fPr>
            <m:num>
              <m:func>
                <m:funcPr>
                  <m:ctrlPr>
                    <w:rPr>
                      <w:rFonts w:ascii="Cambria Math" w:hAnsi="Cambria Math"/>
                      <w:i/>
                      <w:szCs w:val="21"/>
                    </w:rPr>
                  </m:ctrlPr>
                </m:funcPr>
                <m:fName>
                  <m:r>
                    <w:rPr>
                      <w:rFonts w:ascii="Cambria Math" w:hAnsi="Cambria Math"/>
                      <w:szCs w:val="21"/>
                    </w:rPr>
                    <m:t>Pr</m:t>
                  </m:r>
                </m:fName>
                <m:e>
                  <m:d>
                    <m:dPr>
                      <m:begChr m:val="["/>
                      <m:endChr m:val="]"/>
                      <m:ctrlPr>
                        <w:rPr>
                          <w:rFonts w:ascii="Cambria Math" w:hAnsi="Cambria Math"/>
                          <w:i/>
                          <w:szCs w:val="21"/>
                        </w:rPr>
                      </m:ctrlPr>
                    </m:dPr>
                    <m:e>
                      <m:r>
                        <w:rPr>
                          <w:rFonts w:ascii="Cambria Math" w:hAnsi="Cambria Math"/>
                          <w:szCs w:val="21"/>
                        </w:rPr>
                        <m:t>K</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PT</m:t>
                          </m:r>
                        </m:e>
                      </m:acc>
                    </m:e>
                  </m:d>
                </m:e>
              </m:func>
            </m:num>
            <m:den>
              <m:func>
                <m:funcPr>
                  <m:ctrlPr>
                    <w:rPr>
                      <w:rFonts w:ascii="Cambria Math" w:hAnsi="Cambria Math"/>
                      <w:i/>
                      <w:szCs w:val="21"/>
                    </w:rPr>
                  </m:ctrlPr>
                </m:funcPr>
                <m:fName>
                  <m:r>
                    <w:rPr>
                      <w:rFonts w:ascii="Cambria Math" w:hAnsi="Cambria Math"/>
                      <w:szCs w:val="21"/>
                    </w:rPr>
                    <m:t>Pr</m:t>
                  </m:r>
                </m:fName>
                <m:e>
                  <m:d>
                    <m:dPr>
                      <m:begChr m:val="["/>
                      <m:endChr m:val="]"/>
                      <m:ctrlPr>
                        <w:rPr>
                          <w:rFonts w:ascii="Cambria Math" w:hAnsi="Cambria Math"/>
                          <w:i/>
                          <w:szCs w:val="21"/>
                        </w:rPr>
                      </m:ctrlPr>
                    </m:dPr>
                    <m:e>
                      <m:r>
                        <w:rPr>
                          <w:rFonts w:ascii="Cambria Math" w:hAnsi="Cambria Math"/>
                          <w:szCs w:val="21"/>
                        </w:rPr>
                        <m:t>K</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PT</m:t>
                          </m:r>
                        </m:e>
                      </m:acc>
                    </m:e>
                  </m:d>
                </m:e>
              </m:func>
            </m:den>
          </m:f>
          <m:r>
            <w:rPr>
              <w:rFonts w:ascii="Cambria Math" w:hAnsi="Cambria Math"/>
              <w:szCs w:val="21"/>
            </w:rPr>
            <m:t>≤exp⁡(</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l</m:t>
                  </m:r>
                </m:e>
                <m:sub>
                  <m:r>
                    <w:rPr>
                      <w:rFonts w:ascii="Cambria Math" w:hAnsi="Cambria Math"/>
                      <w:szCs w:val="21"/>
                    </w:rPr>
                    <m:t>opt</m:t>
                  </m:r>
                </m:sub>
              </m:sSub>
            </m:den>
          </m:f>
          <m:nary>
            <m:naryPr>
              <m:chr m:val="∑"/>
              <m:limLoc m:val="subSup"/>
              <m:ctrlPr>
                <w:rPr>
                  <w:rFonts w:ascii="Cambria Math" w:hAnsi="Cambria Math"/>
                  <w:i/>
                  <w:szCs w:val="21"/>
                </w:rPr>
              </m:ctrlPr>
            </m:naryPr>
            <m:sub>
              <m:r>
                <w:rPr>
                  <w:rFonts w:ascii="Cambria Math" w:hAnsi="Cambria Math"/>
                  <w:szCs w:val="21"/>
                </w:rPr>
                <m:t>i=1</m:t>
              </m:r>
            </m:sub>
            <m:sup>
              <m:sSub>
                <m:sSubPr>
                  <m:ctrlPr>
                    <w:rPr>
                      <w:rFonts w:ascii="Cambria Math" w:hAnsi="Cambria Math"/>
                      <w:i/>
                      <w:szCs w:val="21"/>
                    </w:rPr>
                  </m:ctrlPr>
                </m:sSubPr>
                <m:e>
                  <m:r>
                    <w:rPr>
                      <w:rFonts w:ascii="Cambria Math" w:hAnsi="Cambria Math"/>
                      <w:szCs w:val="21"/>
                    </w:rPr>
                    <m:t>l</m:t>
                  </m:r>
                </m:e>
                <m:sub>
                  <m:r>
                    <w:rPr>
                      <w:rFonts w:ascii="Cambria Math" w:hAnsi="Cambria Math"/>
                      <w:szCs w:val="21"/>
                    </w:rPr>
                    <m:t>opt</m:t>
                  </m:r>
                </m:sub>
              </m:sSub>
            </m:sup>
            <m:e>
              <m:sSub>
                <m:sSubPr>
                  <m:ctrlPr>
                    <w:rPr>
                      <w:rFonts w:ascii="Cambria Math" w:hAnsi="Cambria Math"/>
                      <w:i/>
                      <w:szCs w:val="21"/>
                    </w:rPr>
                  </m:ctrlPr>
                </m:sSubPr>
                <m:e>
                  <m:r>
                    <w:rPr>
                      <w:rFonts w:ascii="Cambria Math" w:hAnsi="Cambria Math"/>
                      <w:szCs w:val="21"/>
                    </w:rPr>
                    <m:t>ε</m:t>
                  </m:r>
                </m:e>
                <m:sub>
                  <m:r>
                    <w:rPr>
                      <w:rFonts w:ascii="Cambria Math" w:hAnsi="Cambria Math"/>
                      <w:szCs w:val="21"/>
                    </w:rPr>
                    <m:t>2</m:t>
                  </m:r>
                </m:sub>
              </m:sSub>
            </m:e>
          </m:nary>
          <m:r>
            <w:rPr>
              <w:rFonts w:ascii="Cambria Math" w:hAnsi="Cambria Math"/>
              <w:szCs w:val="21"/>
            </w:rPr>
            <m:t>)</m:t>
          </m:r>
        </m:oMath>
      </m:oMathPara>
    </w:p>
    <w:p w:rsidR="001E7056" w:rsidRPr="005D5790" w:rsidRDefault="005D5790" w:rsidP="00120E70">
      <w:pPr>
        <w:pStyle w:val="a0"/>
        <w:ind w:firstLine="360"/>
        <w:rPr>
          <w:i/>
          <w:szCs w:val="21"/>
        </w:rPr>
      </w:pPr>
      <m:oMathPara>
        <m:oMathParaPr>
          <m:jc m:val="center"/>
        </m:oMathParaPr>
        <m:oMath>
          <m:r>
            <w:rPr>
              <w:rFonts w:ascii="Cambria Math" w:hAnsi="Cambria Math"/>
              <w:szCs w:val="21"/>
            </w:rPr>
            <m:t xml:space="preserve">            ≤exp⁡(</m:t>
          </m:r>
          <m:sSub>
            <m:sSubPr>
              <m:ctrlPr>
                <w:rPr>
                  <w:rFonts w:ascii="Cambria Math" w:hAnsi="Cambria Math"/>
                  <w:i/>
                  <w:szCs w:val="21"/>
                </w:rPr>
              </m:ctrlPr>
            </m:sSubPr>
            <m:e>
              <m:r>
                <w:rPr>
                  <w:rFonts w:ascii="Cambria Math" w:hAnsi="Cambria Math"/>
                  <w:szCs w:val="21"/>
                </w:rPr>
                <m:t>ε</m:t>
              </m:r>
            </m:e>
            <m:sub>
              <m:r>
                <w:rPr>
                  <w:rFonts w:ascii="Cambria Math" w:hAnsi="Cambria Math"/>
                  <w:szCs w:val="21"/>
                </w:rPr>
                <m:t>2</m:t>
              </m:r>
            </m:sub>
          </m:sSub>
          <m:r>
            <w:rPr>
              <w:rFonts w:ascii="Cambria Math" w:hAnsi="Cambria Math"/>
              <w:szCs w:val="21"/>
            </w:rPr>
            <m:t>)</m:t>
          </m:r>
        </m:oMath>
      </m:oMathPara>
    </w:p>
    <w:p w:rsidR="00A67882" w:rsidRPr="00A67882" w:rsidRDefault="00A67882" w:rsidP="00A67882">
      <w:pPr>
        <w:pStyle w:val="a0"/>
        <w:ind w:firstLine="420"/>
        <w:rPr>
          <w:sz w:val="21"/>
          <w:szCs w:val="21"/>
        </w:rPr>
      </w:pPr>
      <w:r>
        <w:rPr>
          <w:rFonts w:hint="eastAsia"/>
          <w:sz w:val="21"/>
          <w:szCs w:val="21"/>
        </w:rPr>
        <w:t>因此</w:t>
      </w:r>
      <w:r>
        <w:rPr>
          <w:rFonts w:hint="eastAsia"/>
          <w:sz w:val="21"/>
          <w:szCs w:val="21"/>
        </w:rPr>
        <w:t xml:space="preserve">, </w:t>
      </w:r>
      <w:r w:rsidRPr="00A67882">
        <w:rPr>
          <w:rFonts w:hint="eastAsia"/>
          <w:sz w:val="21"/>
          <w:szCs w:val="21"/>
        </w:rPr>
        <w:t>过程</w:t>
      </w:r>
      <w:r w:rsidRPr="00A67882">
        <w:rPr>
          <w:rFonts w:hint="eastAsia"/>
          <w:sz w:val="21"/>
          <w:szCs w:val="21"/>
        </w:rPr>
        <w:t>BuildNoisyPreSeqTree</w:t>
      </w:r>
      <w:r w:rsidRPr="00A67882">
        <w:rPr>
          <w:rFonts w:hint="eastAsia"/>
          <w:sz w:val="21"/>
          <w:szCs w:val="21"/>
        </w:rPr>
        <w:t>满足</w:t>
      </w:r>
      <w:r w:rsidR="0083696B" w:rsidRPr="0083696B">
        <w:rPr>
          <w:position w:val="-10"/>
          <w:sz w:val="21"/>
          <w:szCs w:val="21"/>
        </w:rPr>
        <w:object w:dxaOrig="320" w:dyaOrig="300">
          <v:shape id="_x0000_i1222" type="#_x0000_t75" style="width:15.5pt;height:15pt" o:ole="">
            <v:imagedata r:id="rId399" o:title=""/>
          </v:shape>
          <o:OLEObject Type="Embed" ProgID="Equation.DSMT4" ShapeID="_x0000_i1222" DrawAspect="Content" ObjectID="_1461351775" r:id="rId400"/>
        </w:object>
      </w:r>
      <w:r w:rsidRPr="00A67882">
        <w:rPr>
          <w:rFonts w:hint="eastAsia"/>
          <w:sz w:val="21"/>
          <w:szCs w:val="21"/>
        </w:rPr>
        <w:t>差分隐私</w:t>
      </w:r>
      <w:r w:rsidRPr="00A67882">
        <w:rPr>
          <w:rFonts w:hint="eastAsia"/>
          <w:sz w:val="21"/>
          <w:szCs w:val="21"/>
        </w:rPr>
        <w:t>.</w:t>
      </w:r>
    </w:p>
    <w:p w:rsidR="003C250F" w:rsidRDefault="003C250F" w:rsidP="003C250F">
      <w:pPr>
        <w:pStyle w:val="a0"/>
        <w:ind w:firstLine="420"/>
        <w:jc w:val="right"/>
        <w:rPr>
          <w:sz w:val="21"/>
          <w:szCs w:val="21"/>
        </w:rPr>
      </w:pPr>
      <w:r>
        <w:rPr>
          <w:rFonts w:hint="eastAsia"/>
          <w:sz w:val="21"/>
          <w:szCs w:val="21"/>
        </w:rPr>
        <w:t>证毕</w:t>
      </w:r>
      <w:r>
        <w:rPr>
          <w:rFonts w:hint="eastAsia"/>
          <w:sz w:val="21"/>
          <w:szCs w:val="21"/>
        </w:rPr>
        <w:t>.</w:t>
      </w:r>
    </w:p>
    <w:p w:rsidR="007B3341" w:rsidRDefault="00AB05E0" w:rsidP="007B3341">
      <w:pPr>
        <w:pStyle w:val="a0"/>
        <w:numPr>
          <w:ilvl w:val="0"/>
          <w:numId w:val="3"/>
        </w:numPr>
        <w:ind w:firstLine="420"/>
        <w:rPr>
          <w:sz w:val="21"/>
          <w:szCs w:val="21"/>
        </w:rPr>
      </w:pPr>
      <w:r>
        <w:rPr>
          <w:rFonts w:hint="eastAsia"/>
          <w:sz w:val="21"/>
          <w:szCs w:val="21"/>
        </w:rPr>
        <w:t>Diff-FSPM</w:t>
      </w:r>
      <w:r w:rsidR="007B3341">
        <w:rPr>
          <w:rFonts w:hint="eastAsia"/>
          <w:sz w:val="21"/>
          <w:szCs w:val="21"/>
        </w:rPr>
        <w:t>算法满足</w:t>
      </w:r>
      <w:bookmarkStart w:id="94" w:name="OLE_LINK15"/>
      <w:bookmarkStart w:id="95" w:name="OLE_LINK16"/>
      <w:r w:rsidR="00F47F1E" w:rsidRPr="00F47F1E">
        <w:rPr>
          <w:position w:val="-6"/>
          <w:sz w:val="21"/>
          <w:szCs w:val="21"/>
        </w:rPr>
        <w:object w:dxaOrig="240" w:dyaOrig="200">
          <v:shape id="_x0000_i1223" type="#_x0000_t75" style="width:12pt;height:10pt" o:ole="">
            <v:imagedata r:id="rId401" o:title=""/>
          </v:shape>
          <o:OLEObject Type="Embed" ProgID="Equation.DSMT4" ShapeID="_x0000_i1223" DrawAspect="Content" ObjectID="_1461351776" r:id="rId402"/>
        </w:object>
      </w:r>
      <w:r w:rsidR="007B3341" w:rsidRPr="00F14F7D">
        <w:rPr>
          <w:rFonts w:hint="eastAsia"/>
          <w:sz w:val="21"/>
          <w:szCs w:val="21"/>
        </w:rPr>
        <w:t>差分隐私</w:t>
      </w:r>
      <w:bookmarkEnd w:id="94"/>
      <w:bookmarkEnd w:id="95"/>
      <w:r w:rsidR="007B3341" w:rsidRPr="00F14F7D">
        <w:rPr>
          <w:rFonts w:hint="eastAsia"/>
          <w:sz w:val="21"/>
          <w:szCs w:val="21"/>
        </w:rPr>
        <w:t>.</w:t>
      </w:r>
    </w:p>
    <w:p w:rsidR="007B3341" w:rsidRDefault="007B3341" w:rsidP="007B3341">
      <w:pPr>
        <w:pStyle w:val="a0"/>
        <w:ind w:firstLine="420"/>
        <w:rPr>
          <w:sz w:val="21"/>
          <w:szCs w:val="21"/>
        </w:rPr>
      </w:pPr>
      <w:r w:rsidRPr="00F14F7D">
        <w:rPr>
          <w:rFonts w:ascii="仿宋_GB2312" w:eastAsia="仿宋_GB2312" w:hint="eastAsia"/>
          <w:sz w:val="21"/>
          <w:szCs w:val="21"/>
        </w:rPr>
        <w:t>证明</w:t>
      </w:r>
      <w:r w:rsidRPr="00F14F7D">
        <w:rPr>
          <w:rFonts w:hint="eastAsia"/>
          <w:sz w:val="21"/>
          <w:szCs w:val="21"/>
        </w:rPr>
        <w:t xml:space="preserve">. </w:t>
      </w:r>
      <w:r w:rsidR="00AB05E0">
        <w:rPr>
          <w:rFonts w:hint="eastAsia"/>
          <w:sz w:val="21"/>
          <w:szCs w:val="21"/>
        </w:rPr>
        <w:t>由算法</w:t>
      </w:r>
      <w:r w:rsidR="00AB05E0">
        <w:rPr>
          <w:rFonts w:hint="eastAsia"/>
          <w:sz w:val="21"/>
          <w:szCs w:val="21"/>
        </w:rPr>
        <w:t>1</w:t>
      </w:r>
      <w:r w:rsidR="00AB05E0">
        <w:rPr>
          <w:rFonts w:hint="eastAsia"/>
          <w:sz w:val="21"/>
          <w:szCs w:val="21"/>
        </w:rPr>
        <w:t>的描述可知</w:t>
      </w:r>
      <w:r w:rsidR="00AB05E0">
        <w:rPr>
          <w:rFonts w:hint="eastAsia"/>
          <w:sz w:val="21"/>
          <w:szCs w:val="21"/>
        </w:rPr>
        <w:t xml:space="preserve">, </w:t>
      </w:r>
      <w:r w:rsidR="00AB05E0">
        <w:rPr>
          <w:rFonts w:hint="eastAsia"/>
          <w:sz w:val="21"/>
          <w:szCs w:val="21"/>
        </w:rPr>
        <w:t>算法</w:t>
      </w:r>
      <w:r w:rsidR="00A202D9">
        <w:rPr>
          <w:rFonts w:hint="eastAsia"/>
          <w:sz w:val="21"/>
          <w:szCs w:val="21"/>
        </w:rPr>
        <w:t>1</w:t>
      </w:r>
      <w:r w:rsidR="00AB05E0">
        <w:rPr>
          <w:rFonts w:hint="eastAsia"/>
          <w:sz w:val="21"/>
          <w:szCs w:val="21"/>
        </w:rPr>
        <w:t>的</w:t>
      </w:r>
      <w:r w:rsidR="00924B52">
        <w:rPr>
          <w:rFonts w:hint="eastAsia"/>
          <w:sz w:val="21"/>
          <w:szCs w:val="21"/>
        </w:rPr>
        <w:t>行</w:t>
      </w:r>
      <w:r w:rsidR="00924B52">
        <w:rPr>
          <w:rFonts w:hint="eastAsia"/>
          <w:sz w:val="21"/>
          <w:szCs w:val="21"/>
        </w:rPr>
        <w:t>4</w:t>
      </w:r>
      <w:r w:rsidR="00AB05E0">
        <w:rPr>
          <w:rFonts w:hint="eastAsia"/>
          <w:sz w:val="21"/>
          <w:szCs w:val="21"/>
        </w:rPr>
        <w:t>没有涉及到隐私问题</w:t>
      </w:r>
      <w:r w:rsidR="00A27709">
        <w:rPr>
          <w:rFonts w:hint="eastAsia"/>
          <w:sz w:val="21"/>
          <w:szCs w:val="21"/>
        </w:rPr>
        <w:t xml:space="preserve">, </w:t>
      </w:r>
      <w:r w:rsidR="00A27709">
        <w:rPr>
          <w:rFonts w:hint="eastAsia"/>
          <w:sz w:val="21"/>
          <w:szCs w:val="21"/>
        </w:rPr>
        <w:t>仅仅是满足差分隐私的前缀</w:t>
      </w:r>
      <w:r w:rsidR="00CD5A3A">
        <w:rPr>
          <w:rFonts w:hint="eastAsia"/>
          <w:sz w:val="21"/>
          <w:szCs w:val="21"/>
        </w:rPr>
        <w:t>序列</w:t>
      </w:r>
      <w:r w:rsidR="00A27709">
        <w:rPr>
          <w:rFonts w:hint="eastAsia"/>
          <w:sz w:val="21"/>
          <w:szCs w:val="21"/>
        </w:rPr>
        <w:t>树</w:t>
      </w:r>
      <w:r w:rsidR="00380D4D">
        <w:rPr>
          <w:rFonts w:hint="eastAsia"/>
          <w:sz w:val="21"/>
          <w:szCs w:val="21"/>
        </w:rPr>
        <w:t>后置处理</w:t>
      </w:r>
      <w:r w:rsidR="00380D4D">
        <w:rPr>
          <w:rFonts w:hint="eastAsia"/>
          <w:sz w:val="21"/>
          <w:szCs w:val="21"/>
        </w:rPr>
        <w:t xml:space="preserve">, </w:t>
      </w:r>
      <w:r w:rsidR="00380D4D">
        <w:rPr>
          <w:rFonts w:hint="eastAsia"/>
          <w:sz w:val="21"/>
          <w:szCs w:val="21"/>
        </w:rPr>
        <w:t>不需要隐私代价</w:t>
      </w:r>
      <w:r w:rsidR="00D61B16">
        <w:rPr>
          <w:rFonts w:hint="eastAsia"/>
          <w:sz w:val="21"/>
          <w:szCs w:val="21"/>
        </w:rPr>
        <w:t xml:space="preserve">, </w:t>
      </w:r>
      <w:r w:rsidR="00D61B16">
        <w:rPr>
          <w:rFonts w:hint="eastAsia"/>
          <w:sz w:val="21"/>
          <w:szCs w:val="21"/>
        </w:rPr>
        <w:t>满足</w:t>
      </w:r>
      <w:r w:rsidR="00F47F1E" w:rsidRPr="00F47F1E">
        <w:rPr>
          <w:position w:val="-6"/>
          <w:sz w:val="21"/>
          <w:szCs w:val="21"/>
        </w:rPr>
        <w:object w:dxaOrig="240" w:dyaOrig="240">
          <v:shape id="_x0000_i1224" type="#_x0000_t75" style="width:12pt;height:12pt" o:ole="">
            <v:imagedata r:id="rId403" o:title=""/>
          </v:shape>
          <o:OLEObject Type="Embed" ProgID="Equation.DSMT4" ShapeID="_x0000_i1224" DrawAspect="Content" ObjectID="_1461351777" r:id="rId404"/>
        </w:object>
      </w:r>
      <w:r w:rsidR="00D61B16">
        <w:rPr>
          <w:rFonts w:hint="eastAsia"/>
          <w:sz w:val="21"/>
          <w:szCs w:val="21"/>
        </w:rPr>
        <w:t>差分隐私</w:t>
      </w:r>
      <w:r w:rsidR="00380D4D">
        <w:rPr>
          <w:rFonts w:hint="eastAsia"/>
          <w:sz w:val="21"/>
          <w:szCs w:val="21"/>
        </w:rPr>
        <w:t>.</w:t>
      </w:r>
    </w:p>
    <w:p w:rsidR="00380D4D" w:rsidRDefault="00A202D9" w:rsidP="00C9186A">
      <w:pPr>
        <w:pStyle w:val="a0"/>
        <w:ind w:firstLine="420"/>
        <w:rPr>
          <w:sz w:val="21"/>
          <w:szCs w:val="21"/>
        </w:rPr>
      </w:pPr>
      <w:r>
        <w:rPr>
          <w:rFonts w:hint="eastAsia"/>
          <w:sz w:val="21"/>
          <w:szCs w:val="21"/>
        </w:rPr>
        <w:t>由</w:t>
      </w:r>
      <w:r w:rsidR="00380D4D">
        <w:rPr>
          <w:rFonts w:hint="eastAsia"/>
          <w:sz w:val="21"/>
          <w:szCs w:val="21"/>
        </w:rPr>
        <w:t>定理</w:t>
      </w:r>
      <w:r w:rsidR="00380D4D">
        <w:rPr>
          <w:rFonts w:hint="eastAsia"/>
          <w:sz w:val="21"/>
          <w:szCs w:val="21"/>
        </w:rPr>
        <w:t>2</w:t>
      </w:r>
      <w:r w:rsidR="00380D4D">
        <w:rPr>
          <w:rFonts w:hint="eastAsia"/>
          <w:sz w:val="21"/>
          <w:szCs w:val="21"/>
        </w:rPr>
        <w:t>可知</w:t>
      </w:r>
      <w:r w:rsidR="00924B52">
        <w:rPr>
          <w:rFonts w:hint="eastAsia"/>
          <w:sz w:val="21"/>
          <w:szCs w:val="21"/>
        </w:rPr>
        <w:t>行</w:t>
      </w:r>
      <w:r w:rsidR="00924B52">
        <w:rPr>
          <w:rFonts w:hint="eastAsia"/>
          <w:sz w:val="21"/>
          <w:szCs w:val="21"/>
        </w:rPr>
        <w:t>2</w:t>
      </w:r>
      <w:r w:rsidR="00380D4D">
        <w:rPr>
          <w:rFonts w:hint="eastAsia"/>
          <w:sz w:val="21"/>
          <w:szCs w:val="21"/>
        </w:rPr>
        <w:t>满足</w:t>
      </w:r>
      <w:r w:rsidR="00F47F1E" w:rsidRPr="00F47F1E">
        <w:rPr>
          <w:position w:val="-10"/>
          <w:sz w:val="21"/>
          <w:szCs w:val="21"/>
        </w:rPr>
        <w:object w:dxaOrig="300" w:dyaOrig="300">
          <v:shape id="_x0000_i1225" type="#_x0000_t75" style="width:15pt;height:15pt" o:ole="">
            <v:imagedata r:id="rId405" o:title=""/>
          </v:shape>
          <o:OLEObject Type="Embed" ProgID="Equation.DSMT4" ShapeID="_x0000_i1225" DrawAspect="Content" ObjectID="_1461351778" r:id="rId406"/>
        </w:object>
      </w:r>
      <w:r w:rsidR="00D61B16">
        <w:rPr>
          <w:rFonts w:hint="eastAsia"/>
          <w:sz w:val="21"/>
          <w:szCs w:val="21"/>
        </w:rPr>
        <w:t>差分隐私</w:t>
      </w:r>
      <w:r w:rsidR="00380D4D">
        <w:rPr>
          <w:rFonts w:hint="eastAsia"/>
          <w:sz w:val="21"/>
          <w:szCs w:val="21"/>
        </w:rPr>
        <w:t xml:space="preserve">, </w:t>
      </w:r>
      <w:r w:rsidR="00380D4D">
        <w:rPr>
          <w:rFonts w:hint="eastAsia"/>
          <w:sz w:val="21"/>
          <w:szCs w:val="21"/>
        </w:rPr>
        <w:t>由定理</w:t>
      </w:r>
      <w:r w:rsidR="00380D4D">
        <w:rPr>
          <w:rFonts w:hint="eastAsia"/>
          <w:sz w:val="21"/>
          <w:szCs w:val="21"/>
        </w:rPr>
        <w:t>3</w:t>
      </w:r>
      <w:r w:rsidR="00380D4D">
        <w:rPr>
          <w:rFonts w:hint="eastAsia"/>
          <w:sz w:val="21"/>
          <w:szCs w:val="21"/>
        </w:rPr>
        <w:t>可知</w:t>
      </w:r>
      <w:r w:rsidR="00924B52">
        <w:rPr>
          <w:rFonts w:hint="eastAsia"/>
          <w:sz w:val="21"/>
          <w:szCs w:val="21"/>
        </w:rPr>
        <w:t>行</w:t>
      </w:r>
      <w:r w:rsidR="00924B52">
        <w:rPr>
          <w:rFonts w:hint="eastAsia"/>
          <w:sz w:val="21"/>
          <w:szCs w:val="21"/>
        </w:rPr>
        <w:t>3</w:t>
      </w:r>
      <w:r w:rsidR="00380D4D">
        <w:rPr>
          <w:rFonts w:hint="eastAsia"/>
          <w:sz w:val="21"/>
          <w:szCs w:val="21"/>
        </w:rPr>
        <w:t>满足</w:t>
      </w:r>
      <w:r w:rsidR="00F47F1E" w:rsidRPr="00F47F1E">
        <w:rPr>
          <w:position w:val="-10"/>
          <w:sz w:val="21"/>
          <w:szCs w:val="21"/>
        </w:rPr>
        <w:object w:dxaOrig="320" w:dyaOrig="300">
          <v:shape id="_x0000_i1226" type="#_x0000_t75" style="width:15.5pt;height:15pt" o:ole="">
            <v:imagedata r:id="rId407" o:title=""/>
          </v:shape>
          <o:OLEObject Type="Embed" ProgID="Equation.DSMT4" ShapeID="_x0000_i1226" DrawAspect="Content" ObjectID="_1461351779" r:id="rId408"/>
        </w:object>
      </w:r>
      <w:r w:rsidR="00D61B16">
        <w:rPr>
          <w:rFonts w:hint="eastAsia"/>
          <w:sz w:val="21"/>
          <w:szCs w:val="21"/>
        </w:rPr>
        <w:t>差分隐私</w:t>
      </w:r>
      <w:r w:rsidR="00380D4D">
        <w:rPr>
          <w:rFonts w:hint="eastAsia"/>
          <w:sz w:val="21"/>
          <w:szCs w:val="21"/>
        </w:rPr>
        <w:t xml:space="preserve">, </w:t>
      </w:r>
      <w:r w:rsidR="00380D4D">
        <w:rPr>
          <w:rFonts w:hint="eastAsia"/>
          <w:sz w:val="21"/>
          <w:szCs w:val="21"/>
        </w:rPr>
        <w:t>并且顺序执行</w:t>
      </w:r>
      <w:r w:rsidR="00380D4D">
        <w:rPr>
          <w:rFonts w:hint="eastAsia"/>
          <w:sz w:val="21"/>
          <w:szCs w:val="21"/>
        </w:rPr>
        <w:t xml:space="preserve">, </w:t>
      </w:r>
      <w:r w:rsidR="00380D4D">
        <w:rPr>
          <w:rFonts w:hint="eastAsia"/>
          <w:sz w:val="21"/>
          <w:szCs w:val="21"/>
        </w:rPr>
        <w:t>根据性质</w:t>
      </w:r>
      <w:r w:rsidR="00380D4D">
        <w:rPr>
          <w:rFonts w:hint="eastAsia"/>
          <w:sz w:val="21"/>
          <w:szCs w:val="21"/>
        </w:rPr>
        <w:t>1</w:t>
      </w:r>
      <w:r w:rsidR="00346C37">
        <w:rPr>
          <w:rFonts w:hint="eastAsia"/>
          <w:sz w:val="21"/>
          <w:szCs w:val="21"/>
        </w:rPr>
        <w:t>序列组合特性</w:t>
      </w:r>
      <w:r w:rsidR="00380D4D">
        <w:rPr>
          <w:rFonts w:hint="eastAsia"/>
          <w:sz w:val="21"/>
          <w:szCs w:val="21"/>
        </w:rPr>
        <w:t>可证明</w:t>
      </w:r>
      <w:r w:rsidR="00380D4D">
        <w:rPr>
          <w:rFonts w:hint="eastAsia"/>
          <w:sz w:val="21"/>
          <w:szCs w:val="21"/>
        </w:rPr>
        <w:t>, Diff-FSPM</w:t>
      </w:r>
      <w:r w:rsidR="00380D4D">
        <w:rPr>
          <w:rFonts w:hint="eastAsia"/>
          <w:sz w:val="21"/>
          <w:szCs w:val="21"/>
        </w:rPr>
        <w:t>算法满足</w:t>
      </w:r>
      <w:r w:rsidR="00F47F1E" w:rsidRPr="00F47F1E">
        <w:rPr>
          <w:position w:val="-10"/>
          <w:sz w:val="21"/>
          <w:szCs w:val="21"/>
        </w:rPr>
        <w:object w:dxaOrig="800" w:dyaOrig="300">
          <v:shape id="_x0000_i1227" type="#_x0000_t75" style="width:40pt;height:15pt" o:ole="">
            <v:imagedata r:id="rId409" o:title=""/>
          </v:shape>
          <o:OLEObject Type="Embed" ProgID="Equation.DSMT4" ShapeID="_x0000_i1227" DrawAspect="Content" ObjectID="_1461351780" r:id="rId410"/>
        </w:object>
      </w:r>
      <w:r w:rsidR="00D61B16">
        <w:rPr>
          <w:rFonts w:hint="eastAsia"/>
          <w:sz w:val="21"/>
          <w:szCs w:val="21"/>
        </w:rPr>
        <w:t>差分隐私</w:t>
      </w:r>
      <w:r w:rsidR="00380D4D">
        <w:rPr>
          <w:rFonts w:hint="eastAsia"/>
          <w:sz w:val="21"/>
          <w:szCs w:val="21"/>
        </w:rPr>
        <w:t xml:space="preserve">, </w:t>
      </w:r>
      <w:r w:rsidR="00A25141">
        <w:rPr>
          <w:rFonts w:hint="eastAsia"/>
          <w:sz w:val="21"/>
          <w:szCs w:val="21"/>
        </w:rPr>
        <w:t>即</w:t>
      </w:r>
      <w:r w:rsidR="00380D4D">
        <w:rPr>
          <w:rFonts w:hint="eastAsia"/>
          <w:sz w:val="21"/>
          <w:szCs w:val="21"/>
        </w:rPr>
        <w:t>满足</w:t>
      </w:r>
      <w:r w:rsidR="00F47F1E" w:rsidRPr="00F47F1E">
        <w:rPr>
          <w:position w:val="-6"/>
          <w:sz w:val="21"/>
          <w:szCs w:val="21"/>
        </w:rPr>
        <w:object w:dxaOrig="240" w:dyaOrig="200">
          <v:shape id="_x0000_i1228" type="#_x0000_t75" style="width:12pt;height:10pt" o:ole="">
            <v:imagedata r:id="rId411" o:title=""/>
          </v:shape>
          <o:OLEObject Type="Embed" ProgID="Equation.DSMT4" ShapeID="_x0000_i1228" DrawAspect="Content" ObjectID="_1461351781" r:id="rId412"/>
        </w:object>
      </w:r>
      <w:r w:rsidR="00D61B16">
        <w:rPr>
          <w:rFonts w:hint="eastAsia"/>
          <w:sz w:val="21"/>
          <w:szCs w:val="21"/>
        </w:rPr>
        <w:t>差分隐私</w:t>
      </w:r>
      <w:r w:rsidR="00380D4D">
        <w:rPr>
          <w:rFonts w:hint="eastAsia"/>
          <w:sz w:val="21"/>
          <w:szCs w:val="21"/>
        </w:rPr>
        <w:t>.</w:t>
      </w:r>
    </w:p>
    <w:p w:rsidR="001A1195" w:rsidRDefault="007B3341" w:rsidP="006D483E">
      <w:pPr>
        <w:pStyle w:val="a0"/>
        <w:ind w:firstLine="420"/>
        <w:jc w:val="right"/>
        <w:rPr>
          <w:sz w:val="21"/>
          <w:szCs w:val="21"/>
        </w:rPr>
      </w:pPr>
      <w:r>
        <w:rPr>
          <w:rFonts w:hint="eastAsia"/>
          <w:sz w:val="21"/>
          <w:szCs w:val="21"/>
        </w:rPr>
        <w:t>证毕</w:t>
      </w:r>
      <w:r>
        <w:rPr>
          <w:rFonts w:hint="eastAsia"/>
          <w:sz w:val="21"/>
          <w:szCs w:val="21"/>
        </w:rPr>
        <w:t>.</w:t>
      </w:r>
    </w:p>
    <w:p w:rsidR="00D50BE7" w:rsidRDefault="00D50BE7" w:rsidP="001D4426">
      <w:pPr>
        <w:pStyle w:val="1"/>
      </w:pPr>
      <w:r>
        <w:rPr>
          <w:rFonts w:hint="eastAsia"/>
        </w:rPr>
        <w:t>实验结果与分析</w:t>
      </w:r>
    </w:p>
    <w:p w:rsidR="00887A68" w:rsidRDefault="005F60D3" w:rsidP="009D6828">
      <w:pPr>
        <w:pStyle w:val="a0"/>
        <w:ind w:firstLine="420"/>
        <w:rPr>
          <w:sz w:val="21"/>
          <w:szCs w:val="21"/>
        </w:rPr>
      </w:pPr>
      <w:r w:rsidRPr="005F60D3">
        <w:rPr>
          <w:rFonts w:hint="eastAsia"/>
          <w:sz w:val="21"/>
          <w:szCs w:val="21"/>
        </w:rPr>
        <w:t>在本节中</w:t>
      </w:r>
      <w:r w:rsidRPr="005F60D3">
        <w:rPr>
          <w:rFonts w:hint="eastAsia"/>
          <w:sz w:val="21"/>
          <w:szCs w:val="21"/>
        </w:rPr>
        <w:t xml:space="preserve">, </w:t>
      </w:r>
      <w:r w:rsidRPr="005F60D3">
        <w:rPr>
          <w:rFonts w:hint="eastAsia"/>
          <w:sz w:val="21"/>
          <w:szCs w:val="21"/>
        </w:rPr>
        <w:t>将通过具体的实验来对</w:t>
      </w:r>
      <w:r w:rsidRPr="00887A68">
        <w:rPr>
          <w:rFonts w:hint="eastAsia"/>
          <w:sz w:val="21"/>
          <w:szCs w:val="21"/>
        </w:rPr>
        <w:t>Diff-FSPM</w:t>
      </w:r>
      <w:r w:rsidRPr="005F60D3">
        <w:rPr>
          <w:rFonts w:hint="eastAsia"/>
          <w:sz w:val="21"/>
          <w:szCs w:val="21"/>
        </w:rPr>
        <w:t>算法的可用性和扩展性进行分析、验证和说明</w:t>
      </w:r>
      <w:r w:rsidR="00887A68">
        <w:rPr>
          <w:rFonts w:hint="eastAsia"/>
          <w:sz w:val="21"/>
          <w:szCs w:val="21"/>
        </w:rPr>
        <w:t>.</w:t>
      </w:r>
      <w:r w:rsidR="008D7AB9">
        <w:rPr>
          <w:rFonts w:hint="eastAsia"/>
          <w:sz w:val="21"/>
          <w:szCs w:val="21"/>
        </w:rPr>
        <w:t xml:space="preserve"> </w:t>
      </w:r>
      <w:r w:rsidRPr="005F60D3">
        <w:rPr>
          <w:rFonts w:hint="eastAsia"/>
          <w:sz w:val="21"/>
          <w:szCs w:val="21"/>
        </w:rPr>
        <w:t>实验环境为</w:t>
      </w:r>
      <w:r w:rsidRPr="005F60D3">
        <w:rPr>
          <w:rFonts w:hint="eastAsia"/>
          <w:sz w:val="21"/>
          <w:szCs w:val="21"/>
        </w:rPr>
        <w:t>Intel(R) Core(TM) i7-3770 CPU @ 3.40GHz, 8GB</w:t>
      </w:r>
      <w:r w:rsidRPr="005F60D3">
        <w:rPr>
          <w:rFonts w:hint="eastAsia"/>
          <w:sz w:val="21"/>
          <w:szCs w:val="21"/>
        </w:rPr>
        <w:t>内存</w:t>
      </w:r>
      <w:r w:rsidRPr="005F60D3">
        <w:rPr>
          <w:rFonts w:hint="eastAsia"/>
          <w:sz w:val="21"/>
          <w:szCs w:val="21"/>
        </w:rPr>
        <w:t>, Windows 7 64</w:t>
      </w:r>
      <w:r w:rsidRPr="005F60D3">
        <w:rPr>
          <w:rFonts w:hint="eastAsia"/>
          <w:sz w:val="21"/>
          <w:szCs w:val="21"/>
        </w:rPr>
        <w:t>位操作系统</w:t>
      </w:r>
      <w:r w:rsidR="00887A68">
        <w:rPr>
          <w:rFonts w:hint="eastAsia"/>
          <w:sz w:val="21"/>
          <w:szCs w:val="21"/>
        </w:rPr>
        <w:t xml:space="preserve">, </w:t>
      </w:r>
      <w:r w:rsidRPr="005F60D3">
        <w:rPr>
          <w:rFonts w:hint="eastAsia"/>
          <w:sz w:val="21"/>
          <w:szCs w:val="21"/>
        </w:rPr>
        <w:t>实验代码用</w:t>
      </w:r>
      <w:r w:rsidRPr="005F60D3">
        <w:rPr>
          <w:rFonts w:hint="eastAsia"/>
          <w:sz w:val="21"/>
          <w:szCs w:val="21"/>
        </w:rPr>
        <w:t>python</w:t>
      </w:r>
      <w:r w:rsidRPr="005F60D3">
        <w:rPr>
          <w:rFonts w:hint="eastAsia"/>
          <w:sz w:val="21"/>
          <w:szCs w:val="21"/>
        </w:rPr>
        <w:t>实现</w:t>
      </w:r>
      <w:r w:rsidRPr="005F60D3">
        <w:rPr>
          <w:rFonts w:hint="eastAsia"/>
          <w:sz w:val="21"/>
          <w:szCs w:val="21"/>
        </w:rPr>
        <w:t>.</w:t>
      </w:r>
      <w:r w:rsidR="004557CE">
        <w:rPr>
          <w:rFonts w:hint="eastAsia"/>
          <w:sz w:val="21"/>
          <w:szCs w:val="21"/>
        </w:rPr>
        <w:t xml:space="preserve"> </w:t>
      </w:r>
      <w:r w:rsidR="009D6828">
        <w:rPr>
          <w:rFonts w:hint="eastAsia"/>
          <w:sz w:val="21"/>
          <w:szCs w:val="21"/>
        </w:rPr>
        <w:t xml:space="preserve">pumsb-star </w:t>
      </w:r>
      <w:r w:rsidR="009D6828">
        <w:rPr>
          <w:rFonts w:hint="eastAsia"/>
          <w:sz w:val="21"/>
          <w:szCs w:val="21"/>
        </w:rPr>
        <w:t>分别描述</w:t>
      </w:r>
      <w:r w:rsidR="009D6828">
        <w:rPr>
          <w:rFonts w:hint="eastAsia"/>
          <w:sz w:val="21"/>
          <w:szCs w:val="21"/>
        </w:rPr>
        <w:t>PUMS</w:t>
      </w:r>
      <w:r w:rsidR="009D6828">
        <w:rPr>
          <w:rFonts w:hint="eastAsia"/>
          <w:sz w:val="21"/>
          <w:szCs w:val="21"/>
        </w:rPr>
        <w:t>的人口普查数据</w:t>
      </w:r>
      <w:r w:rsidR="009D6828">
        <w:rPr>
          <w:rFonts w:hint="eastAsia"/>
          <w:sz w:val="21"/>
          <w:szCs w:val="21"/>
        </w:rPr>
        <w:t>(</w:t>
      </w:r>
      <w:r w:rsidR="009D6828">
        <w:rPr>
          <w:rFonts w:hint="eastAsia"/>
          <w:sz w:val="21"/>
          <w:szCs w:val="21"/>
        </w:rPr>
        <w:t>还包括</w:t>
      </w:r>
      <w:r w:rsidR="009D6828" w:rsidRPr="00AF0396">
        <w:rPr>
          <w:rFonts w:hint="eastAsia"/>
          <w:sz w:val="21"/>
          <w:szCs w:val="21"/>
        </w:rPr>
        <w:t>retail</w:t>
      </w:r>
      <w:r w:rsidR="009D6828" w:rsidRPr="00AF0396">
        <w:rPr>
          <w:rFonts w:hint="eastAsia"/>
          <w:sz w:val="21"/>
          <w:szCs w:val="21"/>
        </w:rPr>
        <w:t>购物篮数据</w:t>
      </w:r>
      <w:r w:rsidR="009D6828" w:rsidRPr="00AF0396">
        <w:rPr>
          <w:rFonts w:hint="eastAsia"/>
          <w:sz w:val="21"/>
          <w:szCs w:val="21"/>
        </w:rPr>
        <w:t>, kosarakWeb</w:t>
      </w:r>
      <w:r w:rsidR="009D6828" w:rsidRPr="00AF0396">
        <w:rPr>
          <w:rFonts w:hint="eastAsia"/>
          <w:sz w:val="21"/>
          <w:szCs w:val="21"/>
        </w:rPr>
        <w:t>点击流数据</w:t>
      </w:r>
      <w:r w:rsidR="009D6828">
        <w:rPr>
          <w:rFonts w:hint="eastAsia"/>
          <w:sz w:val="21"/>
          <w:szCs w:val="21"/>
        </w:rPr>
        <w:t>).</w:t>
      </w:r>
      <w:r w:rsidR="00C12C66">
        <w:rPr>
          <w:rFonts w:hint="eastAsia"/>
          <w:sz w:val="21"/>
          <w:szCs w:val="21"/>
        </w:rPr>
        <w:t>上述</w:t>
      </w:r>
      <w:commentRangeStart w:id="96"/>
      <w:r w:rsidR="00790D10">
        <w:rPr>
          <w:rFonts w:hint="eastAsia"/>
          <w:sz w:val="21"/>
          <w:szCs w:val="21"/>
        </w:rPr>
        <w:t>序列</w:t>
      </w:r>
      <w:r w:rsidR="00887A68" w:rsidRPr="005F60D3">
        <w:rPr>
          <w:rFonts w:hint="eastAsia"/>
          <w:sz w:val="21"/>
          <w:szCs w:val="21"/>
        </w:rPr>
        <w:t>数据集</w:t>
      </w:r>
      <w:commentRangeEnd w:id="96"/>
      <w:r w:rsidR="00806EFE">
        <w:rPr>
          <w:rStyle w:val="afd"/>
        </w:rPr>
        <w:commentReference w:id="96"/>
      </w:r>
      <w:r w:rsidR="00790D10">
        <w:rPr>
          <w:rFonts w:hint="eastAsia"/>
          <w:sz w:val="21"/>
          <w:szCs w:val="21"/>
        </w:rPr>
        <w:t>均来自于</w:t>
      </w:r>
      <w:r w:rsidR="00790D10">
        <w:rPr>
          <w:rFonts w:hint="eastAsia"/>
          <w:sz w:val="21"/>
          <w:szCs w:val="21"/>
        </w:rPr>
        <w:t>UCI Machine Learning Repository</w:t>
      </w:r>
      <w:r w:rsidR="00790D10" w:rsidRPr="00FE4D80">
        <w:rPr>
          <w:sz w:val="21"/>
          <w:vertAlign w:val="subscript"/>
        </w:rPr>
        <w:footnoteReference w:id="2"/>
      </w:r>
      <w:r w:rsidR="00790D10">
        <w:rPr>
          <w:rFonts w:hint="eastAsia"/>
          <w:sz w:val="21"/>
          <w:szCs w:val="21"/>
        </w:rPr>
        <w:t xml:space="preserve">, </w:t>
      </w:r>
      <w:r w:rsidR="00790D10">
        <w:rPr>
          <w:rFonts w:hint="eastAsia"/>
          <w:sz w:val="21"/>
          <w:szCs w:val="21"/>
        </w:rPr>
        <w:t>具体</w:t>
      </w:r>
      <w:r w:rsidR="00887A68" w:rsidRPr="005F60D3">
        <w:rPr>
          <w:rFonts w:hint="eastAsia"/>
          <w:sz w:val="21"/>
          <w:szCs w:val="21"/>
        </w:rPr>
        <w:t>描述如</w:t>
      </w:r>
      <w:r w:rsidR="00AC0641">
        <w:rPr>
          <w:rFonts w:hint="eastAsia"/>
          <w:sz w:val="21"/>
          <w:szCs w:val="21"/>
        </w:rPr>
        <w:t>表</w:t>
      </w:r>
      <w:r w:rsidR="00AC0641">
        <w:rPr>
          <w:rFonts w:hint="eastAsia"/>
          <w:sz w:val="21"/>
          <w:szCs w:val="21"/>
        </w:rPr>
        <w:t>2</w:t>
      </w:r>
      <w:r w:rsidR="00AC0641">
        <w:rPr>
          <w:rFonts w:hint="eastAsia"/>
          <w:sz w:val="21"/>
          <w:szCs w:val="21"/>
        </w:rPr>
        <w:t>所示</w:t>
      </w:r>
      <w:r w:rsidR="00887A68" w:rsidRPr="005F60D3">
        <w:rPr>
          <w:rFonts w:hint="eastAsia"/>
          <w:sz w:val="21"/>
          <w:szCs w:val="21"/>
        </w:rPr>
        <w:t>.</w:t>
      </w:r>
      <w:r w:rsidR="00483AF0">
        <w:rPr>
          <w:rFonts w:hint="eastAsia"/>
          <w:sz w:val="21"/>
          <w:szCs w:val="21"/>
        </w:rPr>
        <w:t xml:space="preserve"> </w:t>
      </w:r>
      <w:r w:rsidR="00483AF0">
        <w:rPr>
          <w:rFonts w:hint="eastAsia"/>
          <w:sz w:val="21"/>
          <w:szCs w:val="21"/>
        </w:rPr>
        <w:t>其中</w:t>
      </w:r>
      <w:r w:rsidR="00483AF0">
        <w:rPr>
          <w:rFonts w:hint="eastAsia"/>
          <w:sz w:val="21"/>
          <w:szCs w:val="21"/>
        </w:rPr>
        <w:t xml:space="preserve">, </w:t>
      </w:r>
      <w:r w:rsidR="00DC7A5B" w:rsidRPr="00DC7A5B">
        <w:rPr>
          <w:position w:val="-10"/>
          <w:sz w:val="21"/>
          <w:szCs w:val="21"/>
        </w:rPr>
        <w:object w:dxaOrig="279" w:dyaOrig="300">
          <v:shape id="_x0000_i1229" type="#_x0000_t75" style="width:14.5pt;height:15pt" o:ole="">
            <v:imagedata r:id="rId413" o:title=""/>
          </v:shape>
          <o:OLEObject Type="Embed" ProgID="Equation.DSMT4" ShapeID="_x0000_i1229" DrawAspect="Content" ObjectID="_1461351782" r:id="rId414"/>
        </w:object>
      </w:r>
      <w:r w:rsidR="009D6828">
        <w:rPr>
          <w:rFonts w:hint="eastAsia"/>
          <w:sz w:val="21"/>
          <w:szCs w:val="21"/>
        </w:rPr>
        <w:t>表示序列数据集</w:t>
      </w:r>
      <w:r w:rsidR="00DC7A5B" w:rsidRPr="00DC7A5B">
        <w:rPr>
          <w:position w:val="-4"/>
          <w:sz w:val="21"/>
          <w:szCs w:val="21"/>
        </w:rPr>
        <w:object w:dxaOrig="240" w:dyaOrig="220">
          <v:shape id="_x0000_i1230" type="#_x0000_t75" style="width:12pt;height:11.5pt" o:ole="">
            <v:imagedata r:id="rId415" o:title=""/>
          </v:shape>
          <o:OLEObject Type="Embed" ProgID="Equation.DSMT4" ShapeID="_x0000_i1230" DrawAspect="Content" ObjectID="_1461351783" r:id="rId416"/>
        </w:object>
      </w:r>
      <w:r w:rsidR="009D6828">
        <w:rPr>
          <w:rFonts w:hint="eastAsia"/>
          <w:sz w:val="21"/>
          <w:szCs w:val="21"/>
        </w:rPr>
        <w:t>中记录总数</w:t>
      </w:r>
      <w:r w:rsidR="009D6828">
        <w:rPr>
          <w:rFonts w:hint="eastAsia"/>
          <w:sz w:val="21"/>
          <w:szCs w:val="21"/>
        </w:rPr>
        <w:t xml:space="preserve">, </w:t>
      </w:r>
      <w:r w:rsidR="00DC7A5B" w:rsidRPr="00DC7A5B">
        <w:rPr>
          <w:position w:val="-10"/>
          <w:sz w:val="21"/>
          <w:szCs w:val="21"/>
        </w:rPr>
        <w:object w:dxaOrig="300" w:dyaOrig="300">
          <v:shape id="_x0000_i1231" type="#_x0000_t75" style="width:15pt;height:15pt" o:ole="">
            <v:imagedata r:id="rId417" o:title=""/>
          </v:shape>
          <o:OLEObject Type="Embed" ProgID="Equation.DSMT4" ShapeID="_x0000_i1231" DrawAspect="Content" ObjectID="_1461351784" r:id="rId418"/>
        </w:object>
      </w:r>
      <w:r w:rsidR="009D6828">
        <w:rPr>
          <w:rFonts w:hint="eastAsia"/>
          <w:sz w:val="21"/>
          <w:szCs w:val="21"/>
        </w:rPr>
        <w:t>表示项总数</w:t>
      </w:r>
      <w:r w:rsidR="009D6828">
        <w:rPr>
          <w:rFonts w:hint="eastAsia"/>
          <w:sz w:val="21"/>
          <w:szCs w:val="21"/>
        </w:rPr>
        <w:t xml:space="preserve">, </w:t>
      </w:r>
      <w:r w:rsidR="00DC7A5B" w:rsidRPr="00DC7A5B">
        <w:rPr>
          <w:position w:val="-10"/>
          <w:sz w:val="21"/>
          <w:szCs w:val="21"/>
        </w:rPr>
        <w:object w:dxaOrig="639" w:dyaOrig="300">
          <v:shape id="_x0000_i1232" type="#_x0000_t75" style="width:32pt;height:15pt" o:ole="">
            <v:imagedata r:id="rId419" o:title=""/>
          </v:shape>
          <o:OLEObject Type="Embed" ProgID="Equation.DSMT4" ShapeID="_x0000_i1232" DrawAspect="Content" ObjectID="_1461351785" r:id="rId420"/>
        </w:object>
      </w:r>
      <w:r w:rsidR="009D6828">
        <w:rPr>
          <w:rFonts w:hint="eastAsia"/>
          <w:sz w:val="21"/>
          <w:szCs w:val="21"/>
        </w:rPr>
        <w:t>表示序列记录最大长度</w:t>
      </w:r>
      <w:r w:rsidR="009D6828">
        <w:rPr>
          <w:rFonts w:hint="eastAsia"/>
          <w:sz w:val="21"/>
          <w:szCs w:val="21"/>
        </w:rPr>
        <w:t xml:space="preserve">, </w:t>
      </w:r>
      <w:r w:rsidR="00DC7A5B" w:rsidRPr="00DC7A5B">
        <w:rPr>
          <w:position w:val="-10"/>
          <w:sz w:val="21"/>
          <w:szCs w:val="21"/>
        </w:rPr>
        <w:object w:dxaOrig="600" w:dyaOrig="300">
          <v:shape id="_x0000_i1233" type="#_x0000_t75" style="width:30pt;height:15pt" o:ole="">
            <v:imagedata r:id="rId421" o:title=""/>
          </v:shape>
          <o:OLEObject Type="Embed" ProgID="Equation.DSMT4" ShapeID="_x0000_i1233" DrawAspect="Content" ObjectID="_1461351786" r:id="rId422"/>
        </w:object>
      </w:r>
      <w:r w:rsidR="009D6828">
        <w:rPr>
          <w:rFonts w:hint="eastAsia"/>
          <w:sz w:val="21"/>
          <w:szCs w:val="21"/>
        </w:rPr>
        <w:t>表示平均长度</w:t>
      </w:r>
      <w:r w:rsidR="009D6828">
        <w:rPr>
          <w:rFonts w:hint="eastAsia"/>
          <w:sz w:val="21"/>
          <w:szCs w:val="21"/>
        </w:rPr>
        <w:t>.</w:t>
      </w:r>
    </w:p>
    <w:p w:rsidR="00887A68" w:rsidRPr="00196FF3" w:rsidRDefault="00887A68" w:rsidP="00ED2AB1">
      <w:pPr>
        <w:pStyle w:val="a9"/>
        <w:keepNext/>
        <w:spacing w:before="0" w:after="0"/>
        <w:jc w:val="center"/>
        <w:rPr>
          <w:rFonts w:ascii="Times New Roman" w:hAnsi="Times New Roman"/>
        </w:rPr>
      </w:pPr>
      <w:r w:rsidRPr="00196FF3">
        <w:rPr>
          <w:rFonts w:ascii="Times New Roman" w:hAnsi="Times New Roman"/>
        </w:rPr>
        <w:t xml:space="preserve">Table </w:t>
      </w:r>
      <w:r w:rsidRPr="00196FF3">
        <w:rPr>
          <w:rFonts w:ascii="Times New Roman" w:hAnsi="Times New Roman"/>
        </w:rPr>
        <w:fldChar w:fldCharType="begin"/>
      </w:r>
      <w:r w:rsidRPr="00196FF3">
        <w:rPr>
          <w:rFonts w:ascii="Times New Roman" w:hAnsi="Times New Roman"/>
        </w:rPr>
        <w:instrText xml:space="preserve"> SEQ Table \* ARABIC </w:instrText>
      </w:r>
      <w:r w:rsidRPr="00196FF3">
        <w:rPr>
          <w:rFonts w:ascii="Times New Roman" w:hAnsi="Times New Roman"/>
        </w:rPr>
        <w:fldChar w:fldCharType="separate"/>
      </w:r>
      <w:r w:rsidR="00287DCD">
        <w:rPr>
          <w:rFonts w:ascii="Times New Roman" w:hAnsi="Times New Roman"/>
          <w:noProof/>
        </w:rPr>
        <w:t>2</w:t>
      </w:r>
      <w:r w:rsidRPr="00196FF3">
        <w:rPr>
          <w:rFonts w:ascii="Times New Roman" w:hAnsi="Times New Roman"/>
        </w:rPr>
        <w:fldChar w:fldCharType="end"/>
      </w:r>
      <w:r w:rsidRPr="00196FF3">
        <w:rPr>
          <w:rFonts w:ascii="Times New Roman" w:hAnsi="Times New Roman" w:hint="eastAsia"/>
        </w:rPr>
        <w:t xml:space="preserve"> Experimental Dataset Characteristics</w:t>
      </w:r>
    </w:p>
    <w:p w:rsidR="00887A68" w:rsidRPr="00196FF3" w:rsidRDefault="00887A68" w:rsidP="00887A68">
      <w:pPr>
        <w:pStyle w:val="a9"/>
        <w:keepNext/>
        <w:spacing w:before="0" w:after="0"/>
        <w:jc w:val="center"/>
        <w:rPr>
          <w:rFonts w:ascii="Times New Roman" w:hAnsi="Times New Roman"/>
        </w:rPr>
      </w:pPr>
      <w:r w:rsidRPr="00196FF3">
        <w:rPr>
          <w:rFonts w:ascii="Times New Roman" w:hAnsi="Times New Roman" w:hint="eastAsia"/>
        </w:rPr>
        <w:t>表</w:t>
      </w:r>
      <w:r w:rsidRPr="00196FF3">
        <w:rPr>
          <w:rFonts w:ascii="Times New Roman" w:hAnsi="Times New Roman" w:hint="eastAsia"/>
        </w:rPr>
        <w:t xml:space="preserve"> </w:t>
      </w:r>
      <w:r w:rsidRPr="00196FF3">
        <w:rPr>
          <w:rFonts w:ascii="Times New Roman" w:hAnsi="Times New Roman"/>
        </w:rPr>
        <w:fldChar w:fldCharType="begin"/>
      </w:r>
      <w:r w:rsidRPr="00196FF3">
        <w:rPr>
          <w:rFonts w:ascii="Times New Roman" w:hAnsi="Times New Roman"/>
        </w:rPr>
        <w:instrText xml:space="preserve"> </w:instrText>
      </w:r>
      <w:r w:rsidRPr="00196FF3">
        <w:rPr>
          <w:rFonts w:ascii="Times New Roman" w:hAnsi="Times New Roman" w:hint="eastAsia"/>
        </w:rPr>
        <w:instrText xml:space="preserve">SEQ </w:instrText>
      </w:r>
      <w:r w:rsidRPr="00196FF3">
        <w:rPr>
          <w:rFonts w:ascii="Times New Roman" w:hAnsi="Times New Roman" w:hint="eastAsia"/>
        </w:rPr>
        <w:instrText>表</w:instrText>
      </w:r>
      <w:r w:rsidRPr="00196FF3">
        <w:rPr>
          <w:rFonts w:ascii="Times New Roman" w:hAnsi="Times New Roman" w:hint="eastAsia"/>
        </w:rPr>
        <w:instrText xml:space="preserve"> \* ARABIC</w:instrText>
      </w:r>
      <w:r w:rsidRPr="00196FF3">
        <w:rPr>
          <w:rFonts w:ascii="Times New Roman" w:hAnsi="Times New Roman"/>
        </w:rPr>
        <w:instrText xml:space="preserve"> </w:instrText>
      </w:r>
      <w:r w:rsidRPr="00196FF3">
        <w:rPr>
          <w:rFonts w:ascii="Times New Roman" w:hAnsi="Times New Roman"/>
        </w:rPr>
        <w:fldChar w:fldCharType="separate"/>
      </w:r>
      <w:r w:rsidR="00287DCD">
        <w:rPr>
          <w:rFonts w:ascii="Times New Roman" w:hAnsi="Times New Roman"/>
          <w:noProof/>
        </w:rPr>
        <w:t>2</w:t>
      </w:r>
      <w:r w:rsidRPr="00196FF3">
        <w:rPr>
          <w:rFonts w:ascii="Times New Roman" w:hAnsi="Times New Roman"/>
        </w:rPr>
        <w:fldChar w:fldCharType="end"/>
      </w:r>
      <w:r w:rsidRPr="00196FF3">
        <w:rPr>
          <w:rFonts w:ascii="Times New Roman" w:hAnsi="Times New Roman" w:hint="eastAsia"/>
        </w:rPr>
        <w:t xml:space="preserve"> </w:t>
      </w:r>
      <w:r w:rsidRPr="00196FF3">
        <w:rPr>
          <w:rFonts w:ascii="Times New Roman" w:hAnsi="Times New Roman" w:hint="eastAsia"/>
        </w:rPr>
        <w:t>实验数据集特征描述</w:t>
      </w:r>
    </w:p>
    <w:tbl>
      <w:tblPr>
        <w:tblStyle w:val="af2"/>
        <w:tblW w:w="5000" w:type="pct"/>
        <w:jc w:val="center"/>
        <w:tblLook w:val="04A0" w:firstRow="1" w:lastRow="0" w:firstColumn="1" w:lastColumn="0" w:noHBand="0" w:noVBand="1"/>
      </w:tblPr>
      <w:tblGrid>
        <w:gridCol w:w="934"/>
        <w:gridCol w:w="935"/>
        <w:gridCol w:w="935"/>
        <w:gridCol w:w="935"/>
        <w:gridCol w:w="935"/>
      </w:tblGrid>
      <w:tr w:rsidR="00887A68" w:rsidTr="00F26D30">
        <w:trPr>
          <w:trHeight w:val="170"/>
          <w:jc w:val="center"/>
        </w:trPr>
        <w:tc>
          <w:tcPr>
            <w:tcW w:w="999"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数据集</w:t>
            </w:r>
          </w:p>
        </w:tc>
        <w:tc>
          <w:tcPr>
            <w:tcW w:w="1000" w:type="pct"/>
          </w:tcPr>
          <w:p w:rsidR="00887A68" w:rsidRPr="00BC64B5" w:rsidRDefault="00887A68" w:rsidP="00887A68">
            <w:pPr>
              <w:pStyle w:val="a0"/>
              <w:snapToGrid w:val="0"/>
              <w:spacing w:beforeLines="10" w:before="31" w:afterLines="10" w:after="31"/>
              <w:ind w:firstLineChars="0" w:firstLine="0"/>
              <w:jc w:val="center"/>
              <w:rPr>
                <w:i/>
                <w:sz w:val="15"/>
              </w:rPr>
            </w:pPr>
            <w:r w:rsidRPr="00BC64B5">
              <w:rPr>
                <w:rFonts w:hint="eastAsia"/>
                <w:i/>
                <w:sz w:val="15"/>
              </w:rPr>
              <w:t>|D|</w:t>
            </w:r>
          </w:p>
        </w:tc>
        <w:tc>
          <w:tcPr>
            <w:tcW w:w="1000" w:type="pct"/>
          </w:tcPr>
          <w:p w:rsidR="00887A68" w:rsidRPr="00BC64B5" w:rsidRDefault="00887A68" w:rsidP="00887A68">
            <w:pPr>
              <w:pStyle w:val="a0"/>
              <w:snapToGrid w:val="0"/>
              <w:spacing w:beforeLines="10" w:before="31" w:afterLines="10" w:after="31"/>
              <w:ind w:firstLineChars="0" w:firstLine="0"/>
              <w:jc w:val="center"/>
              <w:rPr>
                <w:i/>
                <w:sz w:val="15"/>
              </w:rPr>
            </w:pPr>
            <w:r w:rsidRPr="00BC64B5">
              <w:rPr>
                <w:rFonts w:hint="eastAsia"/>
                <w:i/>
                <w:sz w:val="15"/>
              </w:rPr>
              <w:t>|T|</w:t>
            </w:r>
          </w:p>
        </w:tc>
        <w:tc>
          <w:tcPr>
            <w:tcW w:w="1000" w:type="pct"/>
          </w:tcPr>
          <w:p w:rsidR="00887A68" w:rsidRPr="00BC64B5" w:rsidRDefault="00887A68" w:rsidP="00887A68">
            <w:pPr>
              <w:pStyle w:val="a0"/>
              <w:snapToGrid w:val="0"/>
              <w:spacing w:beforeLines="10" w:before="31" w:afterLines="10" w:after="31"/>
              <w:ind w:firstLineChars="0" w:firstLine="0"/>
              <w:jc w:val="center"/>
              <w:rPr>
                <w:i/>
                <w:sz w:val="15"/>
              </w:rPr>
            </w:pPr>
            <w:r w:rsidRPr="00BC64B5">
              <w:rPr>
                <w:rFonts w:hint="eastAsia"/>
                <w:i/>
                <w:sz w:val="15"/>
              </w:rPr>
              <w:t>max(S)</w:t>
            </w:r>
          </w:p>
        </w:tc>
        <w:tc>
          <w:tcPr>
            <w:tcW w:w="1000" w:type="pct"/>
          </w:tcPr>
          <w:p w:rsidR="00887A68" w:rsidRPr="00BC64B5" w:rsidRDefault="00887A68" w:rsidP="00887A68">
            <w:pPr>
              <w:pStyle w:val="a0"/>
              <w:snapToGrid w:val="0"/>
              <w:spacing w:beforeLines="10" w:before="31" w:afterLines="10" w:after="31"/>
              <w:ind w:firstLineChars="0" w:firstLine="0"/>
              <w:jc w:val="center"/>
              <w:rPr>
                <w:i/>
                <w:sz w:val="15"/>
              </w:rPr>
            </w:pPr>
            <w:r w:rsidRPr="00BC64B5">
              <w:rPr>
                <w:rFonts w:hint="eastAsia"/>
                <w:i/>
                <w:sz w:val="15"/>
              </w:rPr>
              <w:t>avg(S)</w:t>
            </w:r>
          </w:p>
        </w:tc>
      </w:tr>
      <w:tr w:rsidR="00887A68" w:rsidTr="00F26D30">
        <w:trPr>
          <w:trHeight w:val="221"/>
          <w:jc w:val="center"/>
        </w:trPr>
        <w:tc>
          <w:tcPr>
            <w:tcW w:w="999"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MSNBC</w:t>
            </w:r>
          </w:p>
        </w:tc>
        <w:tc>
          <w:tcPr>
            <w:tcW w:w="1000"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989</w:t>
            </w:r>
            <w:r>
              <w:rPr>
                <w:rFonts w:hint="eastAsia"/>
                <w:sz w:val="15"/>
              </w:rPr>
              <w:t xml:space="preserve">, </w:t>
            </w:r>
            <w:r w:rsidRPr="00BC64B5">
              <w:rPr>
                <w:rFonts w:hint="eastAsia"/>
                <w:sz w:val="15"/>
              </w:rPr>
              <w:t>818</w:t>
            </w:r>
          </w:p>
        </w:tc>
        <w:tc>
          <w:tcPr>
            <w:tcW w:w="1000"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17</w:t>
            </w:r>
          </w:p>
        </w:tc>
        <w:tc>
          <w:tcPr>
            <w:tcW w:w="1000"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14</w:t>
            </w:r>
            <w:r>
              <w:rPr>
                <w:rFonts w:hint="eastAsia"/>
                <w:sz w:val="15"/>
              </w:rPr>
              <w:t xml:space="preserve">, </w:t>
            </w:r>
            <w:r w:rsidRPr="00BC64B5">
              <w:rPr>
                <w:rFonts w:hint="eastAsia"/>
                <w:sz w:val="15"/>
              </w:rPr>
              <w:t>795</w:t>
            </w:r>
          </w:p>
        </w:tc>
        <w:tc>
          <w:tcPr>
            <w:tcW w:w="1000" w:type="pct"/>
          </w:tcPr>
          <w:p w:rsidR="00887A68" w:rsidRPr="00BC64B5" w:rsidRDefault="00887A68" w:rsidP="00887A68">
            <w:pPr>
              <w:pStyle w:val="a0"/>
              <w:snapToGrid w:val="0"/>
              <w:spacing w:beforeLines="10" w:before="31" w:afterLines="10" w:after="31"/>
              <w:ind w:firstLineChars="0" w:firstLine="0"/>
              <w:jc w:val="center"/>
              <w:rPr>
                <w:sz w:val="15"/>
              </w:rPr>
            </w:pPr>
            <w:r w:rsidRPr="00BC64B5">
              <w:rPr>
                <w:rFonts w:hint="eastAsia"/>
                <w:sz w:val="15"/>
              </w:rPr>
              <w:t>5.7</w:t>
            </w:r>
          </w:p>
        </w:tc>
      </w:tr>
      <w:tr w:rsidR="00887A68" w:rsidTr="00F26D30">
        <w:trPr>
          <w:trHeight w:val="221"/>
          <w:jc w:val="center"/>
        </w:trPr>
        <w:tc>
          <w:tcPr>
            <w:tcW w:w="999" w:type="pct"/>
          </w:tcPr>
          <w:p w:rsidR="00887A68" w:rsidRDefault="00117D71" w:rsidP="00887A68">
            <w:pPr>
              <w:pStyle w:val="a0"/>
              <w:snapToGrid w:val="0"/>
              <w:spacing w:beforeLines="10" w:before="31" w:afterLines="10" w:after="31"/>
              <w:ind w:firstLineChars="0" w:firstLine="0"/>
              <w:jc w:val="center"/>
              <w:rPr>
                <w:sz w:val="15"/>
              </w:rPr>
            </w:pPr>
            <w:r>
              <w:rPr>
                <w:rFonts w:hint="eastAsia"/>
                <w:sz w:val="15"/>
              </w:rPr>
              <w:t>PUMSB</w:t>
            </w:r>
          </w:p>
        </w:tc>
        <w:tc>
          <w:tcPr>
            <w:tcW w:w="1000" w:type="pct"/>
          </w:tcPr>
          <w:p w:rsidR="00887A68" w:rsidRDefault="00117D71" w:rsidP="00887A68">
            <w:pPr>
              <w:pStyle w:val="a0"/>
              <w:snapToGrid w:val="0"/>
              <w:spacing w:beforeLines="10" w:before="31" w:afterLines="10" w:after="31"/>
              <w:ind w:firstLineChars="0" w:firstLine="0"/>
              <w:jc w:val="center"/>
              <w:rPr>
                <w:sz w:val="15"/>
              </w:rPr>
            </w:pPr>
            <w:r>
              <w:rPr>
                <w:rFonts w:hint="eastAsia"/>
                <w:sz w:val="15"/>
              </w:rPr>
              <w:t>49,046</w:t>
            </w:r>
          </w:p>
        </w:tc>
        <w:tc>
          <w:tcPr>
            <w:tcW w:w="1000" w:type="pct"/>
          </w:tcPr>
          <w:p w:rsidR="00887A68" w:rsidRDefault="00117D71" w:rsidP="00887A68">
            <w:pPr>
              <w:pStyle w:val="a0"/>
              <w:snapToGrid w:val="0"/>
              <w:spacing w:beforeLines="10" w:before="31" w:afterLines="10" w:after="31"/>
              <w:ind w:firstLineChars="0" w:firstLine="0"/>
              <w:jc w:val="center"/>
              <w:rPr>
                <w:sz w:val="15"/>
              </w:rPr>
            </w:pPr>
            <w:r>
              <w:rPr>
                <w:rFonts w:hint="eastAsia"/>
                <w:sz w:val="15"/>
              </w:rPr>
              <w:t>2,088</w:t>
            </w:r>
          </w:p>
        </w:tc>
        <w:tc>
          <w:tcPr>
            <w:tcW w:w="1000" w:type="pct"/>
          </w:tcPr>
          <w:p w:rsidR="00887A68" w:rsidRDefault="00F84E59" w:rsidP="00887A68">
            <w:pPr>
              <w:pStyle w:val="a0"/>
              <w:snapToGrid w:val="0"/>
              <w:spacing w:beforeLines="10" w:before="31" w:afterLines="10" w:after="31"/>
              <w:ind w:firstLineChars="0" w:firstLine="0"/>
              <w:jc w:val="center"/>
              <w:rPr>
                <w:sz w:val="15"/>
              </w:rPr>
            </w:pPr>
            <w:r>
              <w:rPr>
                <w:rFonts w:hint="eastAsia"/>
                <w:sz w:val="15"/>
              </w:rPr>
              <w:t>63</w:t>
            </w:r>
          </w:p>
        </w:tc>
        <w:tc>
          <w:tcPr>
            <w:tcW w:w="1000" w:type="pct"/>
          </w:tcPr>
          <w:p w:rsidR="00887A68" w:rsidRDefault="00F84E59" w:rsidP="00887A68">
            <w:pPr>
              <w:pStyle w:val="a0"/>
              <w:snapToGrid w:val="0"/>
              <w:spacing w:beforeLines="10" w:before="31" w:afterLines="10" w:after="31"/>
              <w:ind w:firstLineChars="0" w:firstLine="0"/>
              <w:jc w:val="center"/>
              <w:rPr>
                <w:sz w:val="15"/>
              </w:rPr>
            </w:pPr>
            <w:r>
              <w:rPr>
                <w:rFonts w:hint="eastAsia"/>
                <w:sz w:val="15"/>
              </w:rPr>
              <w:t>50</w:t>
            </w:r>
          </w:p>
        </w:tc>
      </w:tr>
    </w:tbl>
    <w:p w:rsidR="00887A68" w:rsidRDefault="00887A68" w:rsidP="005F60D3">
      <w:pPr>
        <w:pStyle w:val="a0"/>
        <w:ind w:firstLine="420"/>
        <w:rPr>
          <w:sz w:val="21"/>
          <w:szCs w:val="21"/>
        </w:rPr>
      </w:pPr>
    </w:p>
    <w:p w:rsidR="00887A68" w:rsidRDefault="00887A68" w:rsidP="00D50BE7">
      <w:pPr>
        <w:pStyle w:val="20"/>
        <w:spacing w:before="78" w:after="78"/>
        <w:rPr>
          <w:sz w:val="21"/>
        </w:rPr>
      </w:pPr>
      <w:r>
        <w:rPr>
          <w:rFonts w:hint="eastAsia"/>
          <w:sz w:val="21"/>
        </w:rPr>
        <w:t>可用性分析</w:t>
      </w:r>
    </w:p>
    <w:p w:rsidR="008A3647" w:rsidRPr="00F26D30" w:rsidRDefault="00F26D30" w:rsidP="00F26D30">
      <w:pPr>
        <w:pStyle w:val="a0"/>
        <w:ind w:firstLine="420"/>
        <w:rPr>
          <w:sz w:val="21"/>
        </w:rPr>
      </w:pPr>
      <w:bookmarkStart w:id="99" w:name="OLE_LINK1"/>
      <w:bookmarkStart w:id="100" w:name="OLE_LINK2"/>
      <w:r>
        <w:rPr>
          <w:rFonts w:hint="eastAsia"/>
          <w:sz w:val="21"/>
        </w:rPr>
        <w:t>Diff-FSPM</w:t>
      </w:r>
      <w:r>
        <w:rPr>
          <w:rFonts w:hint="eastAsia"/>
          <w:sz w:val="21"/>
        </w:rPr>
        <w:t>算法引入的误差</w:t>
      </w:r>
      <w:r>
        <w:rPr>
          <w:rFonts w:hint="eastAsia"/>
          <w:sz w:val="21"/>
        </w:rPr>
        <w:t xml:space="preserve">, </w:t>
      </w:r>
      <w:r>
        <w:rPr>
          <w:rFonts w:hint="eastAsia"/>
          <w:sz w:val="21"/>
        </w:rPr>
        <w:t>主要来自于三方面</w:t>
      </w:r>
      <w:r>
        <w:rPr>
          <w:rFonts w:hint="eastAsia"/>
          <w:sz w:val="21"/>
        </w:rPr>
        <w:t xml:space="preserve">: (1) </w:t>
      </w:r>
      <w:r>
        <w:rPr>
          <w:rFonts w:hint="eastAsia"/>
          <w:sz w:val="21"/>
        </w:rPr>
        <w:t>原始序列数据集截断带来的信息丢失</w:t>
      </w:r>
      <w:r>
        <w:rPr>
          <w:rFonts w:hint="eastAsia"/>
          <w:sz w:val="21"/>
        </w:rPr>
        <w:t xml:space="preserve">; (2) </w:t>
      </w:r>
      <w:r>
        <w:rPr>
          <w:rFonts w:hint="eastAsia"/>
          <w:sz w:val="21"/>
        </w:rPr>
        <w:t>预测计数值带来的误差</w:t>
      </w:r>
      <w:r>
        <w:rPr>
          <w:rFonts w:hint="eastAsia"/>
          <w:sz w:val="21"/>
        </w:rPr>
        <w:t xml:space="preserve">; (3) </w:t>
      </w:r>
      <w:r>
        <w:rPr>
          <w:rFonts w:hint="eastAsia"/>
          <w:sz w:val="21"/>
        </w:rPr>
        <w:t>噪音计数带来的误差</w:t>
      </w:r>
      <w:r>
        <w:rPr>
          <w:rFonts w:hint="eastAsia"/>
          <w:sz w:val="21"/>
        </w:rPr>
        <w:t xml:space="preserve">. </w:t>
      </w:r>
      <w:r>
        <w:rPr>
          <w:rFonts w:hint="eastAsia"/>
          <w:sz w:val="21"/>
        </w:rPr>
        <w:t>我们称前两种为估计误差</w:t>
      </w:r>
      <w:r>
        <w:rPr>
          <w:rFonts w:hint="eastAsia"/>
          <w:sz w:val="21"/>
        </w:rPr>
        <w:t xml:space="preserve">, </w:t>
      </w:r>
      <w:r>
        <w:rPr>
          <w:rFonts w:hint="eastAsia"/>
          <w:sz w:val="21"/>
        </w:rPr>
        <w:t>后一种为噪音误差</w:t>
      </w:r>
      <w:r>
        <w:rPr>
          <w:rFonts w:hint="eastAsia"/>
          <w:sz w:val="21"/>
        </w:rPr>
        <w:t xml:space="preserve">. </w:t>
      </w:r>
      <w:r>
        <w:rPr>
          <w:rFonts w:hint="eastAsia"/>
          <w:sz w:val="21"/>
        </w:rPr>
        <w:t>给定隐私预算</w:t>
      </w:r>
      <m:oMath>
        <m:r>
          <w:rPr>
            <w:rFonts w:ascii="Cambria Math" w:hAnsi="Cambria Math"/>
            <w:sz w:val="21"/>
            <w:szCs w:val="21"/>
          </w:rPr>
          <m:t>ε</m:t>
        </m:r>
      </m:oMath>
      <w:r>
        <w:rPr>
          <w:rFonts w:hint="eastAsia"/>
          <w:sz w:val="21"/>
          <w:szCs w:val="21"/>
        </w:rPr>
        <w:t xml:space="preserve">, </w:t>
      </w:r>
      <w:r>
        <w:rPr>
          <w:rFonts w:hint="eastAsia"/>
          <w:sz w:val="21"/>
          <w:szCs w:val="21"/>
        </w:rPr>
        <w:t>误差大小是由最优序列长度</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Pr>
          <w:rFonts w:hint="eastAsia"/>
          <w:sz w:val="21"/>
          <w:szCs w:val="18"/>
        </w:rPr>
        <w:t>决定的</w:t>
      </w:r>
      <w:r>
        <w:rPr>
          <w:rFonts w:hint="eastAsia"/>
          <w:sz w:val="21"/>
          <w:szCs w:val="18"/>
        </w:rPr>
        <w:t xml:space="preserve">. </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Pr>
          <w:rFonts w:hint="eastAsia"/>
          <w:sz w:val="21"/>
          <w:szCs w:val="18"/>
        </w:rPr>
        <w:t>越小估计误差越大</w:t>
      </w:r>
      <w:r>
        <w:rPr>
          <w:rFonts w:hint="eastAsia"/>
          <w:sz w:val="21"/>
          <w:szCs w:val="18"/>
        </w:rPr>
        <w:t xml:space="preserve">, </w:t>
      </w:r>
      <w:r>
        <w:rPr>
          <w:rFonts w:hint="eastAsia"/>
          <w:sz w:val="21"/>
          <w:szCs w:val="18"/>
        </w:rPr>
        <w:t>但相反噪音计数减小</w:t>
      </w:r>
      <w:r>
        <w:rPr>
          <w:rFonts w:hint="eastAsia"/>
          <w:sz w:val="21"/>
          <w:szCs w:val="18"/>
        </w:rPr>
        <w:t xml:space="preserve">, </w:t>
      </w:r>
      <w:r>
        <w:rPr>
          <w:rFonts w:hint="eastAsia"/>
          <w:sz w:val="21"/>
          <w:szCs w:val="18"/>
        </w:rPr>
        <w:t>原因在于计数全局敏感性降低进而添加的拉普拉</w:t>
      </w:r>
      <w:r>
        <w:rPr>
          <w:rFonts w:hint="eastAsia"/>
          <w:sz w:val="21"/>
          <w:szCs w:val="18"/>
        </w:rPr>
        <w:lastRenderedPageBreak/>
        <w:t>斯噪音减小</w:t>
      </w:r>
      <w:r>
        <w:rPr>
          <w:rFonts w:hint="eastAsia"/>
          <w:sz w:val="21"/>
          <w:szCs w:val="18"/>
        </w:rPr>
        <w:t xml:space="preserve">. </w:t>
      </w:r>
      <w:r>
        <w:rPr>
          <w:rFonts w:hint="eastAsia"/>
          <w:sz w:val="21"/>
          <w:szCs w:val="18"/>
        </w:rPr>
        <w:t>反之</w:t>
      </w:r>
      <w:r>
        <w:rPr>
          <w:rFonts w:hint="eastAsia"/>
          <w:sz w:val="21"/>
          <w:szCs w:val="18"/>
        </w:rPr>
        <w:t xml:space="preserve">, </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Pr>
          <w:rFonts w:hint="eastAsia"/>
          <w:sz w:val="21"/>
          <w:szCs w:val="18"/>
        </w:rPr>
        <w:t>越大</w:t>
      </w:r>
      <w:r w:rsidR="00823C39">
        <w:rPr>
          <w:rFonts w:hint="eastAsia"/>
          <w:sz w:val="21"/>
          <w:szCs w:val="18"/>
        </w:rPr>
        <w:t>噪音误差越大</w:t>
      </w:r>
      <w:r w:rsidR="00823C39">
        <w:rPr>
          <w:rFonts w:hint="eastAsia"/>
          <w:sz w:val="21"/>
          <w:szCs w:val="18"/>
        </w:rPr>
        <w:t xml:space="preserve">, </w:t>
      </w:r>
      <w:r w:rsidR="00823C39">
        <w:rPr>
          <w:rFonts w:hint="eastAsia"/>
          <w:sz w:val="21"/>
          <w:szCs w:val="18"/>
        </w:rPr>
        <w:t>同时估计误差减小</w:t>
      </w:r>
      <w:r w:rsidR="00823C39">
        <w:rPr>
          <w:rFonts w:hint="eastAsia"/>
          <w:sz w:val="21"/>
          <w:szCs w:val="18"/>
        </w:rPr>
        <w:t xml:space="preserve">. </w:t>
      </w:r>
      <w:r w:rsidR="00823C39">
        <w:rPr>
          <w:rFonts w:hint="eastAsia"/>
          <w:sz w:val="21"/>
          <w:szCs w:val="18"/>
        </w:rPr>
        <w:t>接下来</w:t>
      </w:r>
      <w:r w:rsidR="00823C39">
        <w:rPr>
          <w:rFonts w:hint="eastAsia"/>
          <w:sz w:val="21"/>
          <w:szCs w:val="18"/>
        </w:rPr>
        <w:t xml:space="preserve">, </w:t>
      </w:r>
      <w:r w:rsidR="00823C39">
        <w:rPr>
          <w:rFonts w:hint="eastAsia"/>
          <w:sz w:val="21"/>
          <w:szCs w:val="18"/>
        </w:rPr>
        <w:t>首先展示频繁序列模式挖掘和闭频繁序列模式挖掘的结果</w:t>
      </w:r>
      <w:r w:rsidR="00823C39">
        <w:rPr>
          <w:rFonts w:hint="eastAsia"/>
          <w:sz w:val="21"/>
          <w:szCs w:val="18"/>
        </w:rPr>
        <w:t xml:space="preserve">, </w:t>
      </w:r>
      <w:r w:rsidR="00823C39">
        <w:rPr>
          <w:rFonts w:hint="eastAsia"/>
          <w:sz w:val="21"/>
          <w:szCs w:val="18"/>
        </w:rPr>
        <w:t>并与已有方法</w:t>
      </w:r>
      <w:r w:rsidR="00823C39">
        <w:rPr>
          <w:rFonts w:hint="eastAsia"/>
          <w:sz w:val="21"/>
          <w:szCs w:val="18"/>
        </w:rPr>
        <w:t>N-gram</w:t>
      </w:r>
      <w:r w:rsidR="00823C39">
        <w:rPr>
          <w:rFonts w:hint="eastAsia"/>
          <w:sz w:val="21"/>
          <w:szCs w:val="18"/>
        </w:rPr>
        <w:t>可用性比较</w:t>
      </w:r>
      <w:r w:rsidR="00823C39">
        <w:rPr>
          <w:rFonts w:hint="eastAsia"/>
          <w:sz w:val="21"/>
          <w:szCs w:val="18"/>
        </w:rPr>
        <w:t xml:space="preserve">; </w:t>
      </w:r>
      <w:r w:rsidR="00823C39">
        <w:rPr>
          <w:rFonts w:hint="eastAsia"/>
          <w:sz w:val="21"/>
          <w:szCs w:val="18"/>
        </w:rPr>
        <w:t>然后实验展示不同</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sidR="00823C39">
        <w:rPr>
          <w:rFonts w:hint="eastAsia"/>
          <w:sz w:val="21"/>
          <w:szCs w:val="18"/>
        </w:rPr>
        <w:t>对误差的影响</w:t>
      </w:r>
      <w:r w:rsidR="00823C39">
        <w:rPr>
          <w:rFonts w:hint="eastAsia"/>
          <w:sz w:val="21"/>
          <w:szCs w:val="18"/>
        </w:rPr>
        <w:t xml:space="preserve">, </w:t>
      </w:r>
      <w:r w:rsidR="00823C39">
        <w:rPr>
          <w:rFonts w:hint="eastAsia"/>
          <w:sz w:val="21"/>
          <w:szCs w:val="18"/>
        </w:rPr>
        <w:t>说明</w:t>
      </w:r>
      <w:r w:rsidR="00823C39">
        <w:rPr>
          <w:rFonts w:hint="eastAsia"/>
          <w:sz w:val="21"/>
          <w:szCs w:val="18"/>
        </w:rPr>
        <w:t>0.85</w:t>
      </w:r>
      <w:r w:rsidR="00823C39">
        <w:rPr>
          <w:rFonts w:hint="eastAsia"/>
          <w:sz w:val="21"/>
          <w:szCs w:val="18"/>
        </w:rPr>
        <w:t>经验值的获得过程</w:t>
      </w:r>
      <w:del w:id="101" w:author="Lu Guoqing" w:date="2014-05-07T10:53:00Z">
        <w:r w:rsidR="00823C39" w:rsidDel="00F22FC0">
          <w:rPr>
            <w:rFonts w:hint="eastAsia"/>
            <w:sz w:val="21"/>
            <w:szCs w:val="18"/>
          </w:rPr>
          <w:delText xml:space="preserve">; </w:delText>
        </w:r>
        <w:r w:rsidR="00823C39" w:rsidRPr="0010410D" w:rsidDel="00F22FC0">
          <w:rPr>
            <w:rFonts w:hint="eastAsia"/>
            <w:color w:val="FF0000"/>
            <w:sz w:val="21"/>
            <w:szCs w:val="18"/>
          </w:rPr>
          <w:delText>最后</w:delText>
        </w:r>
        <w:r w:rsidR="00823C39" w:rsidRPr="0010410D" w:rsidDel="00F22FC0">
          <w:rPr>
            <w:rFonts w:hint="eastAsia"/>
            <w:color w:val="FF0000"/>
            <w:sz w:val="21"/>
            <w:szCs w:val="18"/>
          </w:rPr>
          <w:delText xml:space="preserve">, </w:delText>
        </w:r>
        <w:r w:rsidR="00823C39" w:rsidRPr="0010410D" w:rsidDel="00F22FC0">
          <w:rPr>
            <w:rFonts w:hint="eastAsia"/>
            <w:color w:val="FF0000"/>
            <w:sz w:val="21"/>
            <w:szCs w:val="18"/>
          </w:rPr>
          <w:delText>给出扩展性分析</w:delText>
        </w:r>
      </w:del>
      <w:r w:rsidR="00823C39">
        <w:rPr>
          <w:rFonts w:hint="eastAsia"/>
          <w:sz w:val="21"/>
          <w:szCs w:val="18"/>
        </w:rPr>
        <w:t>.</w:t>
      </w:r>
    </w:p>
    <w:bookmarkEnd w:id="99"/>
    <w:bookmarkEnd w:id="100"/>
    <w:p w:rsidR="00C80B60" w:rsidRDefault="00C80B60" w:rsidP="00D50BE7">
      <w:pPr>
        <w:pStyle w:val="20"/>
        <w:spacing w:before="78" w:after="78"/>
        <w:rPr>
          <w:sz w:val="21"/>
        </w:rPr>
      </w:pPr>
      <w:r>
        <w:rPr>
          <w:rFonts w:hint="eastAsia"/>
          <w:sz w:val="21"/>
        </w:rPr>
        <w:t>具体实验指标</w:t>
      </w:r>
    </w:p>
    <w:p w:rsidR="00B35763" w:rsidRPr="00615861" w:rsidRDefault="00F53D4D" w:rsidP="003A4145">
      <w:pPr>
        <w:pStyle w:val="a0"/>
        <w:ind w:firstLine="420"/>
        <w:rPr>
          <w:sz w:val="21"/>
        </w:rPr>
      </w:pPr>
      <w:r>
        <w:rPr>
          <w:rFonts w:hint="eastAsia"/>
          <w:sz w:val="21"/>
        </w:rPr>
        <w:t>本文</w:t>
      </w:r>
      <w:r w:rsidR="00B35763">
        <w:rPr>
          <w:rFonts w:hint="eastAsia"/>
          <w:sz w:val="21"/>
        </w:rPr>
        <w:t>执行</w:t>
      </w:r>
      <w:r w:rsidR="00D61B16" w:rsidRPr="00887A68">
        <w:rPr>
          <w:rFonts w:hint="eastAsia"/>
          <w:sz w:val="21"/>
        </w:rPr>
        <w:t>Diff-FSPM</w:t>
      </w:r>
      <w:r w:rsidR="00B35763">
        <w:rPr>
          <w:rFonts w:hint="eastAsia"/>
          <w:sz w:val="21"/>
        </w:rPr>
        <w:t>和</w:t>
      </w:r>
      <w:r w:rsidR="00B35763">
        <w:rPr>
          <w:rFonts w:hint="eastAsia"/>
          <w:sz w:val="21"/>
        </w:rPr>
        <w:t>N-gram</w:t>
      </w:r>
      <w:r>
        <w:rPr>
          <w:rFonts w:hint="eastAsia"/>
          <w:sz w:val="21"/>
        </w:rPr>
        <w:t>算法发布</w:t>
      </w:r>
      <w:r w:rsidR="00B35763" w:rsidRPr="00792190">
        <w:rPr>
          <w:rFonts w:hint="eastAsia"/>
          <w:i/>
          <w:sz w:val="21"/>
        </w:rPr>
        <w:t>top-k</w:t>
      </w:r>
      <w:r>
        <w:rPr>
          <w:rFonts w:hint="eastAsia"/>
          <w:sz w:val="21"/>
        </w:rPr>
        <w:t>频繁序列模式及其支持度计数</w:t>
      </w:r>
      <w:r>
        <w:rPr>
          <w:rFonts w:hint="eastAsia"/>
          <w:sz w:val="21"/>
        </w:rPr>
        <w:t xml:space="preserve">. </w:t>
      </w:r>
      <w:r w:rsidR="00B35763">
        <w:rPr>
          <w:rFonts w:hint="eastAsia"/>
          <w:sz w:val="21"/>
        </w:rPr>
        <w:t>分别采用</w:t>
      </w:r>
      <w:r w:rsidR="00615861">
        <w:rPr>
          <w:rFonts w:hint="eastAsia"/>
          <w:sz w:val="21"/>
        </w:rPr>
        <w:t>纳真值</w:t>
      </w:r>
      <w:r w:rsidR="00615861">
        <w:rPr>
          <w:rFonts w:hint="eastAsia"/>
          <w:sz w:val="21"/>
        </w:rPr>
        <w:t>(True Positive</w:t>
      </w:r>
      <w:r w:rsidR="000744F6">
        <w:rPr>
          <w:rFonts w:hint="eastAsia"/>
          <w:sz w:val="21"/>
        </w:rPr>
        <w:t>, TP</w:t>
      </w:r>
      <w:r w:rsidR="00615861">
        <w:rPr>
          <w:rFonts w:hint="eastAsia"/>
          <w:sz w:val="21"/>
        </w:rPr>
        <w:t>)</w:t>
      </w:r>
      <w:r w:rsidR="00A26F54">
        <w:rPr>
          <w:rFonts w:hint="eastAsia"/>
          <w:sz w:val="21"/>
        </w:rPr>
        <w:t xml:space="preserve">, </w:t>
      </w:r>
      <w:r w:rsidR="00615861">
        <w:rPr>
          <w:rFonts w:hint="eastAsia"/>
          <w:sz w:val="21"/>
        </w:rPr>
        <w:t>纳伪值</w:t>
      </w:r>
      <w:r w:rsidR="00615861">
        <w:rPr>
          <w:rFonts w:hint="eastAsia"/>
          <w:sz w:val="21"/>
        </w:rPr>
        <w:t>(False Positive</w:t>
      </w:r>
      <w:r w:rsidR="000744F6">
        <w:rPr>
          <w:rFonts w:hint="eastAsia"/>
          <w:sz w:val="21"/>
        </w:rPr>
        <w:t>, FP</w:t>
      </w:r>
      <w:r w:rsidR="00615861">
        <w:rPr>
          <w:rFonts w:hint="eastAsia"/>
          <w:sz w:val="21"/>
        </w:rPr>
        <w:t>)</w:t>
      </w:r>
      <w:r w:rsidR="00615861">
        <w:rPr>
          <w:rFonts w:hint="eastAsia"/>
          <w:sz w:val="21"/>
        </w:rPr>
        <w:t>和平均相对误差</w:t>
      </w:r>
      <w:r w:rsidR="00615861">
        <w:rPr>
          <w:rFonts w:hint="eastAsia"/>
          <w:sz w:val="21"/>
        </w:rPr>
        <w:t>(Average Relative Error</w:t>
      </w:r>
      <w:r w:rsidR="000744F6">
        <w:rPr>
          <w:rFonts w:hint="eastAsia"/>
          <w:sz w:val="21"/>
        </w:rPr>
        <w:t>, ARE</w:t>
      </w:r>
      <w:r w:rsidR="00615861">
        <w:rPr>
          <w:rFonts w:hint="eastAsia"/>
          <w:sz w:val="21"/>
        </w:rPr>
        <w:t>)</w:t>
      </w:r>
      <w:r w:rsidR="00615861" w:rsidRPr="00B616BD">
        <w:rPr>
          <w:rFonts w:hint="eastAsia"/>
          <w:sz w:val="21"/>
          <w:vertAlign w:val="superscript"/>
        </w:rPr>
        <w:t>[</w:t>
      </w:r>
      <w:r w:rsidR="00615861">
        <w:rPr>
          <w:rFonts w:hint="eastAsia"/>
          <w:sz w:val="21"/>
          <w:vertAlign w:val="superscript"/>
        </w:rPr>
        <w:t>9</w:t>
      </w:r>
      <w:r w:rsidR="00615861" w:rsidRPr="00B616BD">
        <w:rPr>
          <w:rFonts w:hint="eastAsia"/>
          <w:sz w:val="21"/>
          <w:vertAlign w:val="superscript"/>
        </w:rPr>
        <w:t>]</w:t>
      </w:r>
      <w:r w:rsidR="00A913FB">
        <w:rPr>
          <w:rFonts w:hint="eastAsia"/>
          <w:sz w:val="21"/>
        </w:rPr>
        <w:t>两类</w:t>
      </w:r>
      <w:r w:rsidR="00615861">
        <w:rPr>
          <w:rFonts w:hint="eastAsia"/>
          <w:sz w:val="21"/>
        </w:rPr>
        <w:t>可用性度量指标来衡量上述两种算法的可用性</w:t>
      </w:r>
      <w:r w:rsidR="00615861">
        <w:rPr>
          <w:rFonts w:hint="eastAsia"/>
          <w:sz w:val="21"/>
        </w:rPr>
        <w:t>.</w:t>
      </w:r>
    </w:p>
    <w:p w:rsidR="005D36E9" w:rsidRDefault="005D36E9" w:rsidP="003A4145">
      <w:pPr>
        <w:pStyle w:val="a0"/>
        <w:ind w:firstLine="420"/>
        <w:rPr>
          <w:sz w:val="21"/>
        </w:rPr>
      </w:pPr>
      <w:r>
        <w:rPr>
          <w:rFonts w:hint="eastAsia"/>
          <w:sz w:val="21"/>
        </w:rPr>
        <w:t>设</w:t>
      </w:r>
      <w:bookmarkStart w:id="102" w:name="OLE_LINK19"/>
      <w:bookmarkStart w:id="103" w:name="OLE_LINK20"/>
      <m:oMath>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w:bookmarkEnd w:id="102"/>
        <w:bookmarkEnd w:id="103"/>
        <m:d>
          <m:dPr>
            <m:ctrlPr>
              <w:rPr>
                <w:rFonts w:ascii="Cambria Math" w:hAnsi="Cambria Math"/>
                <w:i/>
                <w:sz w:val="21"/>
              </w:rPr>
            </m:ctrlPr>
          </m:dPr>
          <m:e>
            <m:r>
              <w:rPr>
                <w:rFonts w:ascii="Cambria Math" w:hAnsi="Cambria Math"/>
                <w:sz w:val="21"/>
              </w:rPr>
              <m:t>DB</m:t>
            </m:r>
          </m:e>
        </m:d>
      </m:oMath>
      <w:r>
        <w:rPr>
          <w:rFonts w:hint="eastAsia"/>
          <w:sz w:val="21"/>
        </w:rPr>
        <w:t>是原始序列数据</w:t>
      </w:r>
      <w:r w:rsidR="00615861">
        <w:rPr>
          <w:rFonts w:hint="eastAsia"/>
          <w:sz w:val="21"/>
        </w:rPr>
        <w:t>集</w:t>
      </w:r>
      <m:oMath>
        <m:r>
          <w:rPr>
            <w:rFonts w:ascii="Cambria Math" w:hAnsi="Cambria Math"/>
            <w:sz w:val="21"/>
          </w:rPr>
          <m:t>DB</m:t>
        </m:r>
      </m:oMath>
      <w:r w:rsidR="00792190">
        <w:rPr>
          <w:rFonts w:hint="eastAsia"/>
          <w:sz w:val="21"/>
        </w:rPr>
        <w:t>对应的</w:t>
      </w:r>
      <w:r w:rsidR="00792190" w:rsidRPr="00792190">
        <w:rPr>
          <w:rFonts w:hint="eastAsia"/>
          <w:i/>
          <w:sz w:val="21"/>
        </w:rPr>
        <w:t>top-k</w:t>
      </w:r>
      <w:r w:rsidR="00792190">
        <w:rPr>
          <w:rFonts w:hint="eastAsia"/>
          <w:sz w:val="21"/>
        </w:rPr>
        <w:t>频繁序列模式集</w:t>
      </w:r>
      <w:r w:rsidR="00792190">
        <w:rPr>
          <w:rFonts w:hint="eastAsia"/>
          <w:sz w:val="21"/>
        </w:rPr>
        <w:t>,</w:t>
      </w:r>
      <w:r w:rsidR="00DF200B">
        <w:rPr>
          <w:rFonts w:hint="eastAsia"/>
          <w:sz w:val="21"/>
        </w:rPr>
        <w:t xml:space="preserve"> </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oMath>
      <w:r w:rsidR="00AA1AC4">
        <w:rPr>
          <w:rFonts w:hint="eastAsia"/>
          <w:sz w:val="21"/>
        </w:rPr>
        <w:t>为满足差分隐私保护的</w:t>
      </w:r>
      <w:r w:rsidR="00AA1AC4" w:rsidRPr="00AA1AC4">
        <w:rPr>
          <w:rFonts w:hint="eastAsia"/>
          <w:i/>
          <w:sz w:val="21"/>
        </w:rPr>
        <w:t>top-k</w:t>
      </w:r>
      <w:r w:rsidR="00615861">
        <w:rPr>
          <w:rFonts w:hint="eastAsia"/>
          <w:sz w:val="21"/>
        </w:rPr>
        <w:t>频繁序列模式集</w:t>
      </w:r>
      <w:r w:rsidR="00AA1AC4">
        <w:rPr>
          <w:rFonts w:hint="eastAsia"/>
          <w:sz w:val="21"/>
        </w:rPr>
        <w:t>.</w:t>
      </w:r>
    </w:p>
    <w:p w:rsidR="00C15B6D" w:rsidRDefault="00AC0641" w:rsidP="003A4145">
      <w:pPr>
        <w:pStyle w:val="a0"/>
        <w:ind w:firstLine="420"/>
        <w:rPr>
          <w:sz w:val="21"/>
        </w:rPr>
      </w:pPr>
      <w:r>
        <w:rPr>
          <w:rFonts w:hint="eastAsia"/>
          <w:sz w:val="21"/>
        </w:rPr>
        <w:t xml:space="preserve"> </w:t>
      </w:r>
      <w:r w:rsidR="00034556">
        <w:rPr>
          <w:rFonts w:hint="eastAsia"/>
          <w:sz w:val="21"/>
        </w:rPr>
        <w:t xml:space="preserve">(1) </w:t>
      </w:r>
      <w:r w:rsidR="00A26F54">
        <w:rPr>
          <w:rFonts w:hint="eastAsia"/>
          <w:sz w:val="21"/>
        </w:rPr>
        <w:t>纳真值、纳伪值</w:t>
      </w:r>
      <w:r w:rsidR="00A26F54">
        <w:rPr>
          <w:rFonts w:hint="eastAsia"/>
          <w:sz w:val="21"/>
        </w:rPr>
        <w:t xml:space="preserve">: </w:t>
      </w:r>
      <w:r w:rsidR="00FB089E">
        <w:rPr>
          <w:rFonts w:hint="eastAsia"/>
          <w:sz w:val="21"/>
        </w:rPr>
        <w:t>主要度量频繁序列模式</w:t>
      </w:r>
      <w:r w:rsidR="00A26F54">
        <w:rPr>
          <w:rFonts w:hint="eastAsia"/>
          <w:sz w:val="21"/>
        </w:rPr>
        <w:t>的可用性</w:t>
      </w:r>
      <w:r w:rsidR="00ED601E">
        <w:rPr>
          <w:rFonts w:hint="eastAsia"/>
          <w:sz w:val="21"/>
        </w:rPr>
        <w:t>.</w:t>
      </w:r>
      <w:r w:rsidR="005C6AF4">
        <w:rPr>
          <w:rFonts w:hint="eastAsia"/>
          <w:sz w:val="21"/>
        </w:rPr>
        <w:t xml:space="preserve"> </w:t>
      </w:r>
      <w:r w:rsidR="00EF470E">
        <w:rPr>
          <w:rFonts w:hint="eastAsia"/>
          <w:sz w:val="21"/>
        </w:rPr>
        <w:t>TP</w:t>
      </w:r>
      <w:r w:rsidR="00EF470E">
        <w:rPr>
          <w:rFonts w:hint="eastAsia"/>
          <w:sz w:val="21"/>
        </w:rPr>
        <w:t>值越大</w:t>
      </w:r>
      <w:r w:rsidR="00EF470E">
        <w:rPr>
          <w:rFonts w:hint="eastAsia"/>
          <w:sz w:val="21"/>
        </w:rPr>
        <w:t>, FP</w:t>
      </w:r>
      <w:r w:rsidR="00EF470E">
        <w:rPr>
          <w:rFonts w:hint="eastAsia"/>
          <w:sz w:val="21"/>
        </w:rPr>
        <w:t>值越小说明频繁序列模式的可用性越高</w:t>
      </w:r>
      <w:r w:rsidR="00EF470E">
        <w:rPr>
          <w:rFonts w:hint="eastAsia"/>
          <w:sz w:val="21"/>
        </w:rPr>
        <w:t>.</w:t>
      </w:r>
    </w:p>
    <w:p w:rsidR="00ED601E" w:rsidRDefault="00ED601E" w:rsidP="003A4145">
      <w:pPr>
        <w:pStyle w:val="a0"/>
        <w:ind w:firstLine="420"/>
        <w:rPr>
          <w:sz w:val="21"/>
        </w:rPr>
      </w:pPr>
      <w:r>
        <w:rPr>
          <w:rFonts w:hint="eastAsia"/>
          <w:sz w:val="21"/>
        </w:rPr>
        <w:t>纳真值</w:t>
      </w:r>
      <w:r w:rsidR="000944F2">
        <w:rPr>
          <w:rFonts w:hint="eastAsia"/>
          <w:sz w:val="21"/>
        </w:rPr>
        <w:t>表示</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r>
          <w:rPr>
            <w:rFonts w:ascii="Cambria Math" w:hAnsi="Cambria Math"/>
            <w:sz w:val="21"/>
          </w:rPr>
          <m:t>(DB)</m:t>
        </m:r>
      </m:oMath>
      <w:r w:rsidR="006B1980">
        <w:rPr>
          <w:rFonts w:hint="eastAsia"/>
          <w:sz w:val="21"/>
        </w:rPr>
        <w:t>中</w:t>
      </w:r>
      <w:r w:rsidR="006B1980" w:rsidRPr="00792190">
        <w:rPr>
          <w:rFonts w:hint="eastAsia"/>
          <w:i/>
          <w:sz w:val="21"/>
        </w:rPr>
        <w:t>top-k</w:t>
      </w:r>
      <w:r w:rsidR="006B1980">
        <w:rPr>
          <w:rFonts w:hint="eastAsia"/>
          <w:sz w:val="21"/>
        </w:rPr>
        <w:t>频繁序列出现在</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oMath>
      <w:r w:rsidR="005C6AF4">
        <w:rPr>
          <w:rFonts w:hint="eastAsia"/>
          <w:sz w:val="21"/>
        </w:rPr>
        <w:t>中的数量</w:t>
      </w:r>
      <w:r w:rsidR="005C6AF4">
        <w:rPr>
          <w:rFonts w:hint="eastAsia"/>
          <w:sz w:val="21"/>
        </w:rPr>
        <w:t xml:space="preserve">, </w:t>
      </w:r>
      <w:r w:rsidR="005C6AF4">
        <w:rPr>
          <w:rFonts w:hint="eastAsia"/>
          <w:sz w:val="21"/>
        </w:rPr>
        <w:t>即</w:t>
      </w:r>
      <m:oMath>
        <m:r>
          <m:rPr>
            <m:sty m:val="p"/>
          </m:rPr>
          <w:rPr>
            <w:rFonts w:ascii="Cambria Math" w:hAnsi="Cambria Math"/>
            <w:sz w:val="21"/>
          </w:rPr>
          <m:t>TP=</m:t>
        </m:r>
        <m:sSub>
          <m:sSubPr>
            <m:ctrlPr>
              <w:rPr>
                <w:rFonts w:ascii="Cambria Math" w:hAnsi="Cambria Math"/>
                <w:sz w:val="21"/>
              </w:rPr>
            </m:ctrlPr>
          </m:sSubPr>
          <m:e>
            <m:r>
              <w:rPr>
                <w:rFonts w:ascii="Cambria Math" w:hAnsi="Cambria Math"/>
                <w:sz w:val="21"/>
              </w:rPr>
              <m:t>|</m:t>
            </m:r>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r>
              <w:rPr>
                <w:rFonts w:ascii="Cambria Math" w:hAnsi="Cambria Math"/>
                <w:sz w:val="21"/>
              </w:rPr>
              <m:t>(DB)⋂F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r>
          <w:rPr>
            <w:rFonts w:ascii="Cambria Math" w:hAnsi="Cambria Math"/>
            <w:sz w:val="21"/>
          </w:rPr>
          <m:t>|</m:t>
        </m:r>
      </m:oMath>
      <w:r w:rsidR="005C6AF4">
        <w:rPr>
          <w:rFonts w:hint="eastAsia"/>
          <w:sz w:val="21"/>
        </w:rPr>
        <w:t xml:space="preserve">. </w:t>
      </w:r>
      <w:r w:rsidR="005C6AF4">
        <w:rPr>
          <w:rFonts w:hint="eastAsia"/>
          <w:sz w:val="21"/>
        </w:rPr>
        <w:t>纳伪值</w:t>
      </w:r>
      <w:r w:rsidR="00671AC7">
        <w:rPr>
          <w:rFonts w:hint="eastAsia"/>
          <w:sz w:val="21"/>
        </w:rPr>
        <w:t>表示非频繁序列错误出现在</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oMath>
      <w:r w:rsidR="00671AC7">
        <w:rPr>
          <w:rFonts w:hint="eastAsia"/>
          <w:sz w:val="21"/>
        </w:rPr>
        <w:t>中的数量</w:t>
      </w:r>
      <w:r w:rsidR="00671AC7">
        <w:rPr>
          <w:rFonts w:hint="eastAsia"/>
          <w:sz w:val="21"/>
        </w:rPr>
        <w:t xml:space="preserve">, </w:t>
      </w:r>
      <w:r w:rsidR="00671AC7">
        <w:rPr>
          <w:rFonts w:hint="eastAsia"/>
          <w:sz w:val="21"/>
        </w:rPr>
        <w:t>即</w:t>
      </w:r>
      <m:oMath>
        <m:sSub>
          <m:sSubPr>
            <m:ctrlPr>
              <w:rPr>
                <w:rFonts w:ascii="Cambria Math" w:hAnsi="Cambria Math"/>
                <w:sz w:val="21"/>
              </w:rPr>
            </m:ctrlPr>
          </m:sSubPr>
          <m:e>
            <m:r>
              <w:rPr>
                <w:rFonts w:ascii="Cambria Math" w:hAnsi="Cambria Math"/>
                <w:sz w:val="21"/>
              </w:rPr>
              <m:t>FP=|</m:t>
            </m:r>
            <m:sSub>
              <m:sSubPr>
                <m:ctrlPr>
                  <w:rPr>
                    <w:rFonts w:ascii="Cambria Math" w:hAnsi="Cambria Math"/>
                    <w:sz w:val="21"/>
                  </w:rPr>
                </m:ctrlPr>
              </m:sSubPr>
              <m:e>
                <m:sSub>
                  <m:sSubPr>
                    <m:ctrlPr>
                      <w:rPr>
                        <w:rFonts w:ascii="Cambria Math" w:hAnsi="Cambria Math"/>
                        <w:sz w:val="21"/>
                      </w:rPr>
                    </m:ctrlPr>
                  </m:sSubPr>
                  <m:e>
                    <m:r>
                      <w:rPr>
                        <w:rFonts w:ascii="Cambria Math" w:hAnsi="Cambria Math"/>
                        <w:sz w:val="21"/>
                      </w:rPr>
                      <m:t>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r>
                  <w:rPr>
                    <w:rFonts w:ascii="Cambria Math" w:hAnsi="Cambria Math"/>
                    <w:sz w:val="21"/>
                  </w:rPr>
                  <m:t>-F</m:t>
                </m:r>
              </m:e>
              <m:sub>
                <m:r>
                  <w:rPr>
                    <w:rFonts w:ascii="Cambria Math" w:hAnsi="Cambria Math"/>
                    <w:sz w:val="21"/>
                  </w:rPr>
                  <m:t>k</m:t>
                </m:r>
              </m:sub>
            </m:sSub>
            <m:r>
              <w:rPr>
                <w:rFonts w:ascii="Cambria Math" w:hAnsi="Cambria Math"/>
                <w:sz w:val="21"/>
              </w:rPr>
              <m:t>(DB)⋂F</m:t>
            </m:r>
          </m:e>
          <m:sub>
            <m:r>
              <w:rPr>
                <w:rFonts w:ascii="Cambria Math" w:hAnsi="Cambria Math"/>
                <w:sz w:val="21"/>
              </w:rPr>
              <m:t>k</m:t>
            </m:r>
          </m:sub>
        </m:sSub>
        <m:d>
          <m:dPr>
            <m:ctrlPr>
              <w:rPr>
                <w:rFonts w:ascii="Cambria Math" w:hAnsi="Cambria Math"/>
                <w:i/>
                <w:sz w:val="21"/>
              </w:rPr>
            </m:ctrlPr>
          </m:dPr>
          <m:e>
            <m:acc>
              <m:accPr>
                <m:chr m:val="̃"/>
                <m:ctrlPr>
                  <w:rPr>
                    <w:rFonts w:ascii="Cambria Math" w:hAnsi="Cambria Math"/>
                    <w:i/>
                    <w:sz w:val="21"/>
                  </w:rPr>
                </m:ctrlPr>
              </m:accPr>
              <m:e>
                <m:r>
                  <w:rPr>
                    <w:rFonts w:ascii="Cambria Math" w:hAnsi="Cambria Math"/>
                    <w:sz w:val="21"/>
                  </w:rPr>
                  <m:t>FS</m:t>
                </m:r>
              </m:e>
            </m:acc>
          </m:e>
        </m:d>
        <m:r>
          <w:rPr>
            <w:rFonts w:ascii="Cambria Math" w:hAnsi="Cambria Math"/>
            <w:sz w:val="21"/>
          </w:rPr>
          <m:t>|</m:t>
        </m:r>
      </m:oMath>
      <w:r w:rsidR="000744F6">
        <w:rPr>
          <w:rFonts w:hint="eastAsia"/>
          <w:sz w:val="21"/>
        </w:rPr>
        <w:t xml:space="preserve">. </w:t>
      </w:r>
    </w:p>
    <w:p w:rsidR="005C6AF4" w:rsidRDefault="00FB089E" w:rsidP="003A4145">
      <w:pPr>
        <w:pStyle w:val="a0"/>
        <w:ind w:firstLine="420"/>
        <w:rPr>
          <w:sz w:val="21"/>
        </w:rPr>
      </w:pPr>
      <w:r>
        <w:rPr>
          <w:rFonts w:hint="eastAsia"/>
          <w:sz w:val="21"/>
        </w:rPr>
        <w:t xml:space="preserve">(2) </w:t>
      </w:r>
      <w:r>
        <w:rPr>
          <w:rFonts w:hint="eastAsia"/>
          <w:sz w:val="21"/>
        </w:rPr>
        <w:t>平均相对误差</w:t>
      </w:r>
      <w:r>
        <w:rPr>
          <w:rFonts w:hint="eastAsia"/>
          <w:sz w:val="21"/>
        </w:rPr>
        <w:t xml:space="preserve">: </w:t>
      </w:r>
      <w:r>
        <w:rPr>
          <w:rFonts w:hint="eastAsia"/>
          <w:sz w:val="21"/>
        </w:rPr>
        <w:t>主要度量频繁序列模式对应计数的可用性</w:t>
      </w:r>
      <w:r>
        <w:rPr>
          <w:rFonts w:hint="eastAsia"/>
          <w:sz w:val="21"/>
        </w:rPr>
        <w:t>.</w:t>
      </w:r>
      <w:r w:rsidR="00F47F1E" w:rsidRPr="00F47F1E">
        <w:rPr>
          <w:position w:val="-4"/>
          <w:sz w:val="21"/>
        </w:rPr>
        <w:object w:dxaOrig="480" w:dyaOrig="220">
          <v:shape id="_x0000_i1234" type="#_x0000_t75" style="width:24pt;height:11.5pt" o:ole="">
            <v:imagedata r:id="rId423" o:title=""/>
          </v:shape>
          <o:OLEObject Type="Embed" ProgID="Equation.DSMT4" ShapeID="_x0000_i1234" DrawAspect="Content" ObjectID="_1461351787" r:id="rId424"/>
        </w:object>
      </w:r>
      <w:r w:rsidR="00EF470E" w:rsidRPr="00AC0641">
        <w:rPr>
          <w:rFonts w:hint="eastAsia"/>
          <w:sz w:val="21"/>
          <w:szCs w:val="21"/>
        </w:rPr>
        <w:t>值越大说明频繁序列模式对应计数的可用性越高</w:t>
      </w:r>
      <w:r w:rsidR="00EF470E" w:rsidRPr="00AC0641">
        <w:rPr>
          <w:rFonts w:hint="eastAsia"/>
          <w:sz w:val="21"/>
          <w:szCs w:val="21"/>
        </w:rPr>
        <w:t>.</w:t>
      </w:r>
      <w:r w:rsidR="00EF470E">
        <w:rPr>
          <w:rFonts w:hint="eastAsia"/>
          <w:sz w:val="21"/>
          <w:szCs w:val="21"/>
        </w:rPr>
        <w:t xml:space="preserve"> </w:t>
      </w:r>
      <w:r>
        <w:rPr>
          <w:rFonts w:hint="eastAsia"/>
          <w:sz w:val="21"/>
        </w:rPr>
        <w:t>计算公式如下</w:t>
      </w:r>
      <w:r>
        <w:rPr>
          <w:rFonts w:hint="eastAsia"/>
          <w:sz w:val="21"/>
        </w:rPr>
        <w:t>:</w:t>
      </w:r>
    </w:p>
    <w:p w:rsidR="006374D9" w:rsidRDefault="0083696B" w:rsidP="006374D9">
      <w:pPr>
        <w:pStyle w:val="a0"/>
        <w:ind w:firstLineChars="100" w:firstLine="210"/>
        <w:jc w:val="left"/>
        <w:rPr>
          <w:sz w:val="21"/>
        </w:rPr>
      </w:pPr>
      <w:r w:rsidRPr="0083696B">
        <w:rPr>
          <w:position w:val="-22"/>
          <w:sz w:val="21"/>
        </w:rPr>
        <w:object w:dxaOrig="4260" w:dyaOrig="880">
          <v:shape id="_x0000_i1235" type="#_x0000_t75" style="width:213pt;height:44.5pt" o:ole="">
            <v:imagedata r:id="rId425" o:title=""/>
          </v:shape>
          <o:OLEObject Type="Embed" ProgID="Equation.DSMT4" ShapeID="_x0000_i1235" DrawAspect="Content" ObjectID="_1461351788" r:id="rId426"/>
        </w:object>
      </w:r>
    </w:p>
    <w:p w:rsidR="006912C0" w:rsidRDefault="00AC0641" w:rsidP="009F484F">
      <w:pPr>
        <w:pStyle w:val="a0"/>
        <w:snapToGrid w:val="0"/>
        <w:ind w:firstLine="420"/>
        <w:rPr>
          <w:sz w:val="21"/>
          <w:szCs w:val="21"/>
        </w:rPr>
      </w:pPr>
      <w:r w:rsidRPr="00AC0641">
        <w:rPr>
          <w:rFonts w:hint="eastAsia"/>
          <w:sz w:val="21"/>
          <w:szCs w:val="21"/>
        </w:rPr>
        <w:t>其中</w:t>
      </w:r>
      <w:r w:rsidRPr="00AC0641">
        <w:rPr>
          <w:rFonts w:hint="eastAsia"/>
          <w:sz w:val="21"/>
          <w:szCs w:val="21"/>
        </w:rPr>
        <w:t xml:space="preserve">, </w:t>
      </w:r>
      <w:r w:rsidR="0083696B" w:rsidRPr="0083696B">
        <w:rPr>
          <w:position w:val="-10"/>
          <w:sz w:val="21"/>
          <w:szCs w:val="21"/>
        </w:rPr>
        <w:object w:dxaOrig="1359" w:dyaOrig="300">
          <v:shape id="_x0000_i1236" type="#_x0000_t75" style="width:68pt;height:15pt" o:ole="">
            <v:imagedata r:id="rId427" o:title=""/>
          </v:shape>
          <o:OLEObject Type="Embed" ProgID="Equation.DSMT4" ShapeID="_x0000_i1236" DrawAspect="Content" ObjectID="_1461351789" r:id="rId428"/>
        </w:object>
      </w:r>
      <w:r w:rsidRPr="00AC0641">
        <w:rPr>
          <w:rFonts w:hint="eastAsia"/>
          <w:sz w:val="21"/>
          <w:szCs w:val="21"/>
        </w:rPr>
        <w:t>和</w:t>
      </w:r>
      <w:r w:rsidR="0083696B" w:rsidRPr="0083696B">
        <w:rPr>
          <w:position w:val="-10"/>
          <w:sz w:val="21"/>
          <w:szCs w:val="21"/>
        </w:rPr>
        <w:object w:dxaOrig="1160" w:dyaOrig="340">
          <v:shape id="_x0000_i1237" type="#_x0000_t75" style="width:58pt;height:17.5pt" o:ole="">
            <v:imagedata r:id="rId429" o:title=""/>
          </v:shape>
          <o:OLEObject Type="Embed" ProgID="Equation.DSMT4" ShapeID="_x0000_i1237" DrawAspect="Content" ObjectID="_1461351790" r:id="rId430"/>
        </w:object>
      </w:r>
      <w:r w:rsidR="00B3362B">
        <w:rPr>
          <w:rFonts w:hint="eastAsia"/>
          <w:sz w:val="21"/>
          <w:szCs w:val="21"/>
        </w:rPr>
        <w:t>分别</w:t>
      </w:r>
      <w:r w:rsidRPr="00AC0641">
        <w:rPr>
          <w:rFonts w:hint="eastAsia"/>
          <w:sz w:val="21"/>
          <w:szCs w:val="21"/>
        </w:rPr>
        <w:t>表示序列</w:t>
      </w:r>
      <w:r w:rsidR="006912C0">
        <w:rPr>
          <w:rFonts w:hint="eastAsia"/>
          <w:sz w:val="21"/>
          <w:szCs w:val="21"/>
        </w:rPr>
        <w:t>模式</w:t>
      </w:r>
      <w:r w:rsidR="0083696B" w:rsidRPr="0083696B">
        <w:rPr>
          <w:position w:val="-10"/>
          <w:sz w:val="21"/>
          <w:szCs w:val="21"/>
        </w:rPr>
        <w:object w:dxaOrig="220" w:dyaOrig="300">
          <v:shape id="_x0000_i1238" type="#_x0000_t75" style="width:11.5pt;height:15pt" o:ole="">
            <v:imagedata r:id="rId431" o:title=""/>
          </v:shape>
          <o:OLEObject Type="Embed" ProgID="Equation.DSMT4" ShapeID="_x0000_i1238" DrawAspect="Content" ObjectID="_1461351791" r:id="rId432"/>
        </w:object>
      </w:r>
      <w:r w:rsidRPr="00AC0641">
        <w:rPr>
          <w:rFonts w:hint="eastAsia"/>
          <w:sz w:val="21"/>
          <w:szCs w:val="21"/>
        </w:rPr>
        <w:t>对应</w:t>
      </w:r>
      <w:r w:rsidR="006912C0" w:rsidRPr="00792190">
        <w:rPr>
          <w:rFonts w:hint="eastAsia"/>
          <w:i/>
          <w:sz w:val="21"/>
        </w:rPr>
        <w:t>top-k</w:t>
      </w:r>
      <w:r w:rsidR="006912C0">
        <w:rPr>
          <w:rFonts w:hint="eastAsia"/>
          <w:sz w:val="21"/>
        </w:rPr>
        <w:t>频繁序列模式集</w:t>
      </w:r>
      <w:r w:rsidRPr="00AC0641">
        <w:rPr>
          <w:rFonts w:hint="eastAsia"/>
          <w:sz w:val="21"/>
          <w:szCs w:val="21"/>
        </w:rPr>
        <w:t>的真实支持度计数和扰动支持度计数</w:t>
      </w:r>
      <w:r w:rsidR="006912C0">
        <w:rPr>
          <w:rFonts w:hint="eastAsia"/>
          <w:sz w:val="21"/>
          <w:szCs w:val="21"/>
        </w:rPr>
        <w:t xml:space="preserve">. </w:t>
      </w:r>
      <w:r w:rsidR="006912C0">
        <w:rPr>
          <w:rFonts w:hint="eastAsia"/>
          <w:sz w:val="21"/>
          <w:szCs w:val="21"/>
        </w:rPr>
        <w:t>如果</w:t>
      </w:r>
      <w:r w:rsidR="0083696B" w:rsidRPr="0083696B">
        <w:rPr>
          <w:position w:val="-10"/>
          <w:sz w:val="21"/>
          <w:szCs w:val="21"/>
        </w:rPr>
        <w:object w:dxaOrig="220" w:dyaOrig="300">
          <v:shape id="_x0000_i1239" type="#_x0000_t75" style="width:11.5pt;height:15pt" o:ole="">
            <v:imagedata r:id="rId433" o:title=""/>
          </v:shape>
          <o:OLEObject Type="Embed" ProgID="Equation.DSMT4" ShapeID="_x0000_i1239" DrawAspect="Content" ObjectID="_1461351792" r:id="rId434"/>
        </w:object>
      </w:r>
      <w:r w:rsidR="006912C0">
        <w:rPr>
          <w:rFonts w:hint="eastAsia"/>
          <w:sz w:val="21"/>
          <w:szCs w:val="21"/>
        </w:rPr>
        <w:t>不在</w:t>
      </w:r>
      <w:r w:rsidR="0083696B" w:rsidRPr="0083696B">
        <w:rPr>
          <w:position w:val="-10"/>
          <w:sz w:val="21"/>
          <w:szCs w:val="21"/>
        </w:rPr>
        <w:object w:dxaOrig="660" w:dyaOrig="340">
          <v:shape id="_x0000_i1240" type="#_x0000_t75" style="width:33pt;height:17.5pt" o:ole="">
            <v:imagedata r:id="rId435" o:title=""/>
          </v:shape>
          <o:OLEObject Type="Embed" ProgID="Equation.DSMT4" ShapeID="_x0000_i1240" DrawAspect="Content" ObjectID="_1461351793" r:id="rId436"/>
        </w:object>
      </w:r>
      <w:r w:rsidR="006912C0">
        <w:rPr>
          <w:rFonts w:hint="eastAsia"/>
          <w:sz w:val="21"/>
          <w:szCs w:val="21"/>
        </w:rPr>
        <w:t>中</w:t>
      </w:r>
      <w:r w:rsidR="006912C0">
        <w:rPr>
          <w:rFonts w:hint="eastAsia"/>
          <w:sz w:val="21"/>
          <w:szCs w:val="21"/>
        </w:rPr>
        <w:t xml:space="preserve">, </w:t>
      </w:r>
      <w:r w:rsidR="00A420E8">
        <w:rPr>
          <w:rFonts w:hint="eastAsia"/>
          <w:sz w:val="21"/>
          <w:szCs w:val="21"/>
        </w:rPr>
        <w:t>则设定</w:t>
      </w:r>
      <w:r w:rsidR="0083696B" w:rsidRPr="0083696B">
        <w:rPr>
          <w:position w:val="-10"/>
          <w:sz w:val="21"/>
          <w:szCs w:val="21"/>
        </w:rPr>
        <w:object w:dxaOrig="1480" w:dyaOrig="340">
          <v:shape id="_x0000_i1241" type="#_x0000_t75" style="width:74pt;height:17.5pt" o:ole="">
            <v:imagedata r:id="rId437" o:title=""/>
          </v:shape>
          <o:OLEObject Type="Embed" ProgID="Equation.DSMT4" ShapeID="_x0000_i1241" DrawAspect="Content" ObjectID="_1461351794" r:id="rId438"/>
        </w:object>
      </w:r>
      <w:r w:rsidR="009F484F">
        <w:rPr>
          <w:rFonts w:hint="eastAsia"/>
          <w:sz w:val="21"/>
          <w:szCs w:val="21"/>
        </w:rPr>
        <w:t xml:space="preserve">. </w:t>
      </w:r>
      <w:r w:rsidR="009F484F">
        <w:rPr>
          <w:rFonts w:hint="eastAsia"/>
          <w:sz w:val="21"/>
          <w:szCs w:val="21"/>
        </w:rPr>
        <w:t>因此</w:t>
      </w:r>
      <w:r w:rsidR="009F484F">
        <w:rPr>
          <w:rFonts w:hint="eastAsia"/>
          <w:sz w:val="21"/>
          <w:szCs w:val="21"/>
        </w:rPr>
        <w:t xml:space="preserve">, </w:t>
      </w:r>
      <w:r w:rsidR="009F484F">
        <w:rPr>
          <w:rFonts w:hint="eastAsia"/>
          <w:sz w:val="21"/>
          <w:szCs w:val="21"/>
        </w:rPr>
        <w:t>当</w:t>
      </w:r>
      <w:r w:rsidR="0083696B" w:rsidRPr="0083696B">
        <w:rPr>
          <w:position w:val="-6"/>
          <w:sz w:val="21"/>
          <w:szCs w:val="21"/>
        </w:rPr>
        <w:object w:dxaOrig="780" w:dyaOrig="240">
          <v:shape id="_x0000_i1242" type="#_x0000_t75" style="width:39pt;height:12pt" o:ole="">
            <v:imagedata r:id="rId439" o:title=""/>
          </v:shape>
          <o:OLEObject Type="Embed" ProgID="Equation.DSMT4" ShapeID="_x0000_i1242" DrawAspect="Content" ObjectID="_1461351795" r:id="rId440"/>
        </w:object>
      </w:r>
      <w:r w:rsidR="009F484F">
        <w:rPr>
          <w:rFonts w:hint="eastAsia"/>
          <w:sz w:val="21"/>
          <w:szCs w:val="21"/>
        </w:rPr>
        <w:t>时</w:t>
      </w:r>
      <w:r w:rsidR="009F484F">
        <w:rPr>
          <w:rFonts w:hint="eastAsia"/>
          <w:sz w:val="21"/>
          <w:szCs w:val="21"/>
        </w:rPr>
        <w:t xml:space="preserve">, </w:t>
      </w:r>
      <w:r w:rsidR="009F484F">
        <w:rPr>
          <w:rFonts w:hint="eastAsia"/>
          <w:sz w:val="21"/>
          <w:szCs w:val="21"/>
        </w:rPr>
        <w:t>说明</w:t>
      </w:r>
      <w:r w:rsidR="0083696B" w:rsidRPr="0083696B">
        <w:rPr>
          <w:position w:val="-10"/>
          <w:sz w:val="21"/>
          <w:szCs w:val="21"/>
        </w:rPr>
        <w:object w:dxaOrig="700" w:dyaOrig="300">
          <v:shape id="_x0000_i1243" type="#_x0000_t75" style="width:35pt;height:15pt" o:ole="">
            <v:imagedata r:id="rId441" o:title=""/>
          </v:shape>
          <o:OLEObject Type="Embed" ProgID="Equation.DSMT4" ShapeID="_x0000_i1243" DrawAspect="Content" ObjectID="_1461351796" r:id="rId442"/>
        </w:object>
      </w:r>
      <w:r w:rsidR="009F484F">
        <w:rPr>
          <w:rFonts w:hint="eastAsia"/>
          <w:sz w:val="21"/>
          <w:szCs w:val="21"/>
        </w:rPr>
        <w:t>和</w:t>
      </w:r>
      <w:r w:rsidR="0083696B" w:rsidRPr="0083696B">
        <w:rPr>
          <w:position w:val="-10"/>
          <w:sz w:val="21"/>
          <w:szCs w:val="21"/>
        </w:rPr>
        <w:object w:dxaOrig="660" w:dyaOrig="340">
          <v:shape id="_x0000_i1244" type="#_x0000_t75" style="width:33pt;height:17.5pt" o:ole="">
            <v:imagedata r:id="rId443" o:title=""/>
          </v:shape>
          <o:OLEObject Type="Embed" ProgID="Equation.DSMT4" ShapeID="_x0000_i1244" DrawAspect="Content" ObjectID="_1461351797" r:id="rId444"/>
        </w:object>
      </w:r>
      <w:r w:rsidR="009F484F">
        <w:rPr>
          <w:rFonts w:hint="eastAsia"/>
          <w:sz w:val="21"/>
          <w:szCs w:val="21"/>
        </w:rPr>
        <w:t>完全相等</w:t>
      </w:r>
      <w:r w:rsidR="009F484F">
        <w:rPr>
          <w:rFonts w:hint="eastAsia"/>
          <w:sz w:val="21"/>
          <w:szCs w:val="21"/>
        </w:rPr>
        <w:t>(</w:t>
      </w:r>
      <w:r w:rsidR="009F484F">
        <w:rPr>
          <w:rFonts w:hint="eastAsia"/>
          <w:sz w:val="21"/>
          <w:szCs w:val="21"/>
        </w:rPr>
        <w:t>包括序列模式和对应的支持度计数</w:t>
      </w:r>
      <w:r w:rsidR="009F484F">
        <w:rPr>
          <w:rFonts w:hint="eastAsia"/>
          <w:sz w:val="21"/>
          <w:szCs w:val="21"/>
        </w:rPr>
        <w:t xml:space="preserve">); </w:t>
      </w:r>
      <w:r w:rsidR="009F484F">
        <w:rPr>
          <w:rFonts w:hint="eastAsia"/>
          <w:sz w:val="21"/>
          <w:szCs w:val="21"/>
        </w:rPr>
        <w:t>当</w:t>
      </w:r>
      <w:r w:rsidR="0083696B" w:rsidRPr="0083696B">
        <w:rPr>
          <w:position w:val="-4"/>
          <w:sz w:val="21"/>
          <w:szCs w:val="21"/>
        </w:rPr>
        <w:object w:dxaOrig="740" w:dyaOrig="220">
          <v:shape id="_x0000_i1245" type="#_x0000_t75" style="width:36.5pt;height:11.5pt" o:ole="">
            <v:imagedata r:id="rId445" o:title=""/>
          </v:shape>
          <o:OLEObject Type="Embed" ProgID="Equation.DSMT4" ShapeID="_x0000_i1245" DrawAspect="Content" ObjectID="_1461351798" r:id="rId446"/>
        </w:object>
      </w:r>
      <w:r w:rsidR="009F484F">
        <w:rPr>
          <w:rFonts w:hint="eastAsia"/>
          <w:sz w:val="21"/>
          <w:szCs w:val="21"/>
        </w:rPr>
        <w:t>时</w:t>
      </w:r>
      <w:r w:rsidR="009F484F">
        <w:rPr>
          <w:rFonts w:hint="eastAsia"/>
          <w:sz w:val="21"/>
          <w:szCs w:val="21"/>
        </w:rPr>
        <w:t xml:space="preserve">, </w:t>
      </w:r>
      <w:r w:rsidR="009F484F">
        <w:rPr>
          <w:rFonts w:hint="eastAsia"/>
          <w:sz w:val="21"/>
          <w:szCs w:val="21"/>
        </w:rPr>
        <w:t>则完全</w:t>
      </w:r>
      <w:r w:rsidR="007836F6">
        <w:rPr>
          <w:rFonts w:hint="eastAsia"/>
          <w:sz w:val="21"/>
          <w:szCs w:val="21"/>
        </w:rPr>
        <w:t>不相等</w:t>
      </w:r>
      <w:r w:rsidR="007836F6">
        <w:rPr>
          <w:rFonts w:hint="eastAsia"/>
          <w:sz w:val="21"/>
          <w:szCs w:val="21"/>
        </w:rPr>
        <w:t>.</w:t>
      </w:r>
    </w:p>
    <w:p w:rsidR="00C80B60" w:rsidRDefault="00C80B60" w:rsidP="00D50BE7">
      <w:pPr>
        <w:pStyle w:val="20"/>
        <w:spacing w:before="78" w:after="78"/>
        <w:rPr>
          <w:sz w:val="21"/>
        </w:rPr>
      </w:pPr>
      <w:r>
        <w:rPr>
          <w:rFonts w:hint="eastAsia"/>
          <w:sz w:val="21"/>
        </w:rPr>
        <w:t>实验结果分析</w:t>
      </w:r>
    </w:p>
    <w:p w:rsidR="00D50BE7" w:rsidRDefault="00D50BE7" w:rsidP="00F822BD">
      <w:pPr>
        <w:pStyle w:val="3"/>
      </w:pPr>
      <w:r w:rsidRPr="00D50BE7">
        <w:rPr>
          <w:rFonts w:hint="eastAsia"/>
        </w:rPr>
        <w:t>可用性分析</w:t>
      </w:r>
    </w:p>
    <w:p w:rsidR="00B14494" w:rsidRDefault="00B14494" w:rsidP="00B14494">
      <w:pPr>
        <w:pStyle w:val="a0"/>
        <w:ind w:firstLine="420"/>
        <w:rPr>
          <w:sz w:val="21"/>
        </w:rPr>
      </w:pPr>
      <w:r w:rsidRPr="00B14494">
        <w:rPr>
          <w:rFonts w:hint="eastAsia"/>
          <w:sz w:val="21"/>
          <w:szCs w:val="21"/>
        </w:rPr>
        <w:t>本文使用</w:t>
      </w:r>
      <w:r>
        <w:rPr>
          <w:rFonts w:hint="eastAsia"/>
          <w:sz w:val="21"/>
          <w:szCs w:val="21"/>
        </w:rPr>
        <w:t>PrefixSpan</w:t>
      </w:r>
      <w:r w:rsidRPr="00B616BD">
        <w:rPr>
          <w:rFonts w:hint="eastAsia"/>
          <w:sz w:val="21"/>
          <w:vertAlign w:val="superscript"/>
        </w:rPr>
        <w:t>[</w:t>
      </w:r>
      <w:r>
        <w:rPr>
          <w:rFonts w:hint="eastAsia"/>
          <w:sz w:val="21"/>
          <w:vertAlign w:val="superscript"/>
        </w:rPr>
        <w:t>14</w:t>
      </w:r>
      <w:r w:rsidRPr="00B616BD">
        <w:rPr>
          <w:rFonts w:hint="eastAsia"/>
          <w:sz w:val="21"/>
          <w:vertAlign w:val="superscript"/>
        </w:rPr>
        <w:t>]</w:t>
      </w:r>
      <w:r w:rsidR="000E0689">
        <w:rPr>
          <w:rFonts w:hint="eastAsia"/>
          <w:sz w:val="21"/>
          <w:szCs w:val="21"/>
        </w:rPr>
        <w:t>算法</w:t>
      </w:r>
      <w:r>
        <w:rPr>
          <w:rFonts w:hint="eastAsia"/>
          <w:sz w:val="21"/>
          <w:szCs w:val="21"/>
        </w:rPr>
        <w:t>挖掘原始序列数据集</w:t>
      </w:r>
      <m:oMath>
        <m:r>
          <w:rPr>
            <w:rFonts w:ascii="Cambria Math" w:hAnsi="Cambria Math"/>
            <w:sz w:val="21"/>
          </w:rPr>
          <m:t>DB</m:t>
        </m:r>
      </m:oMath>
      <w:r>
        <w:rPr>
          <w:rFonts w:hint="eastAsia"/>
          <w:sz w:val="21"/>
          <w:szCs w:val="21"/>
        </w:rPr>
        <w:t>获得</w:t>
      </w:r>
      <w:r w:rsidRPr="00792190">
        <w:rPr>
          <w:rFonts w:hint="eastAsia"/>
          <w:i/>
          <w:sz w:val="21"/>
        </w:rPr>
        <w:t>top-k</w:t>
      </w:r>
      <w:r>
        <w:rPr>
          <w:rFonts w:hint="eastAsia"/>
          <w:sz w:val="21"/>
        </w:rPr>
        <w:t>频繁序列模式集</w:t>
      </w:r>
      <w:r>
        <w:rPr>
          <w:rFonts w:hint="eastAsia"/>
          <w:sz w:val="21"/>
        </w:rPr>
        <w:t xml:space="preserve">. </w:t>
      </w:r>
      <w:r w:rsidR="006B79AB">
        <w:rPr>
          <w:rFonts w:hint="eastAsia"/>
          <w:sz w:val="21"/>
        </w:rPr>
        <w:t>实验过程中的变量包括隐私预算</w:t>
      </w:r>
      <m:oMath>
        <m:r>
          <m:rPr>
            <m:sty m:val="p"/>
          </m:rPr>
          <w:rPr>
            <w:rFonts w:ascii="Cambria Math" w:hAnsi="Cambria Math"/>
            <w:sz w:val="21"/>
          </w:rPr>
          <m:t>ε</m:t>
        </m:r>
      </m:oMath>
      <w:r w:rsidR="006B79AB">
        <w:rPr>
          <w:rFonts w:hint="eastAsia"/>
          <w:sz w:val="21"/>
        </w:rPr>
        <w:t xml:space="preserve">, </w:t>
      </w:r>
      <w:r w:rsidR="006B79AB" w:rsidRPr="00792190">
        <w:rPr>
          <w:rFonts w:hint="eastAsia"/>
          <w:i/>
          <w:sz w:val="21"/>
        </w:rPr>
        <w:t>top-k</w:t>
      </w:r>
      <w:r w:rsidR="006B79AB" w:rsidRPr="006B79AB">
        <w:rPr>
          <w:rFonts w:hint="eastAsia"/>
          <w:sz w:val="21"/>
        </w:rPr>
        <w:t>值</w:t>
      </w:r>
      <w:r w:rsidR="006B79AB">
        <w:rPr>
          <w:rFonts w:hint="eastAsia"/>
          <w:sz w:val="21"/>
        </w:rPr>
        <w:t>.</w:t>
      </w:r>
    </w:p>
    <w:p w:rsidR="006B79AB" w:rsidRDefault="006B79AB" w:rsidP="00B14494">
      <w:pPr>
        <w:pStyle w:val="a0"/>
        <w:ind w:firstLine="420"/>
        <w:rPr>
          <w:sz w:val="21"/>
        </w:rPr>
      </w:pPr>
      <w:r>
        <w:rPr>
          <w:rFonts w:hint="eastAsia"/>
          <w:sz w:val="21"/>
        </w:rPr>
        <w:t>表</w:t>
      </w:r>
      <w:r>
        <w:rPr>
          <w:rFonts w:hint="eastAsia"/>
          <w:sz w:val="21"/>
        </w:rPr>
        <w:t>3</w:t>
      </w:r>
      <w:r>
        <w:rPr>
          <w:rFonts w:hint="eastAsia"/>
          <w:sz w:val="21"/>
        </w:rPr>
        <w:t>展示不同</w:t>
      </w:r>
      <w:r w:rsidRPr="00792190">
        <w:rPr>
          <w:rFonts w:hint="eastAsia"/>
          <w:i/>
          <w:sz w:val="21"/>
        </w:rPr>
        <w:t>k</w:t>
      </w:r>
      <w:r w:rsidRPr="006B79AB">
        <w:rPr>
          <w:rFonts w:hint="eastAsia"/>
          <w:sz w:val="21"/>
        </w:rPr>
        <w:t>值</w:t>
      </w:r>
      <w:r>
        <w:rPr>
          <w:rFonts w:hint="eastAsia"/>
          <w:sz w:val="21"/>
        </w:rPr>
        <w:t>对于两种算法纳真值、纳伪值的影响</w:t>
      </w:r>
      <w:r>
        <w:rPr>
          <w:rFonts w:hint="eastAsia"/>
          <w:sz w:val="21"/>
        </w:rPr>
        <w:t>(</w:t>
      </w:r>
      <w:r>
        <w:rPr>
          <w:rFonts w:hint="eastAsia"/>
          <w:sz w:val="21"/>
        </w:rPr>
        <w:t>默认设定</w:t>
      </w:r>
      <m:oMath>
        <m:r>
          <m:rPr>
            <m:sty m:val="p"/>
          </m:rPr>
          <w:rPr>
            <w:rFonts w:ascii="Cambria Math" w:hAnsi="Cambria Math"/>
            <w:sz w:val="21"/>
          </w:rPr>
          <m:t>ε</m:t>
        </m:r>
      </m:oMath>
      <w:r>
        <w:rPr>
          <w:rFonts w:hint="eastAsia"/>
          <w:sz w:val="21"/>
        </w:rPr>
        <w:t xml:space="preserve">=1.0). </w:t>
      </w:r>
      <w:r w:rsidR="0056170E">
        <w:rPr>
          <w:rFonts w:hint="eastAsia"/>
          <w:sz w:val="21"/>
        </w:rPr>
        <w:t>随着</w:t>
      </w:r>
      <w:r w:rsidR="0056170E" w:rsidRPr="00792190">
        <w:rPr>
          <w:rFonts w:hint="eastAsia"/>
          <w:i/>
          <w:sz w:val="21"/>
        </w:rPr>
        <w:t>k</w:t>
      </w:r>
      <w:r w:rsidR="0056170E" w:rsidRPr="006B79AB">
        <w:rPr>
          <w:rFonts w:hint="eastAsia"/>
          <w:sz w:val="21"/>
        </w:rPr>
        <w:t>值</w:t>
      </w:r>
      <w:r w:rsidR="0056170E">
        <w:rPr>
          <w:rFonts w:hint="eastAsia"/>
          <w:sz w:val="21"/>
        </w:rPr>
        <w:t>的增大</w:t>
      </w:r>
      <w:r w:rsidR="0056170E">
        <w:rPr>
          <w:rFonts w:hint="eastAsia"/>
          <w:sz w:val="21"/>
        </w:rPr>
        <w:t xml:space="preserve">, </w:t>
      </w:r>
      <w:r w:rsidR="0056170E">
        <w:rPr>
          <w:rFonts w:hint="eastAsia"/>
          <w:sz w:val="21"/>
        </w:rPr>
        <w:t>对应纳真率</w:t>
      </w:r>
      <w:r w:rsidR="0056170E">
        <w:rPr>
          <w:rFonts w:hint="eastAsia"/>
          <w:sz w:val="21"/>
        </w:rPr>
        <w:t>(</w:t>
      </w:r>
      <w:r w:rsidR="0056170E">
        <w:rPr>
          <w:rFonts w:hint="eastAsia"/>
          <w:sz w:val="21"/>
        </w:rPr>
        <w:t>即</w:t>
      </w:r>
      <w:r w:rsidR="0056170E">
        <w:rPr>
          <w:rFonts w:hint="eastAsia"/>
          <w:sz w:val="21"/>
        </w:rPr>
        <w:t>TP</w:t>
      </w:r>
      <w:r w:rsidR="0056170E">
        <w:rPr>
          <w:rFonts w:hint="eastAsia"/>
          <w:sz w:val="21"/>
        </w:rPr>
        <w:t>相对于</w:t>
      </w:r>
      <w:r w:rsidR="0056170E" w:rsidRPr="00792190">
        <w:rPr>
          <w:rFonts w:hint="eastAsia"/>
          <w:i/>
          <w:sz w:val="21"/>
        </w:rPr>
        <w:t>k</w:t>
      </w:r>
      <w:r w:rsidR="0056170E" w:rsidRPr="0056170E">
        <w:rPr>
          <w:rFonts w:hint="eastAsia"/>
          <w:sz w:val="21"/>
        </w:rPr>
        <w:t>比率</w:t>
      </w:r>
      <w:r w:rsidR="0056170E">
        <w:rPr>
          <w:rFonts w:hint="eastAsia"/>
          <w:sz w:val="21"/>
        </w:rPr>
        <w:t>)</w:t>
      </w:r>
      <w:r w:rsidR="0056170E">
        <w:rPr>
          <w:rFonts w:hint="eastAsia"/>
          <w:sz w:val="21"/>
        </w:rPr>
        <w:t>减小</w:t>
      </w:r>
      <w:r w:rsidR="0056170E">
        <w:rPr>
          <w:rFonts w:hint="eastAsia"/>
          <w:sz w:val="21"/>
        </w:rPr>
        <w:t xml:space="preserve">. </w:t>
      </w:r>
      <w:r w:rsidR="0056170E">
        <w:rPr>
          <w:rFonts w:hint="eastAsia"/>
          <w:sz w:val="21"/>
        </w:rPr>
        <w:t>同时</w:t>
      </w:r>
      <w:r w:rsidR="0056170E">
        <w:rPr>
          <w:rFonts w:hint="eastAsia"/>
          <w:sz w:val="21"/>
        </w:rPr>
        <w:t xml:space="preserve">, </w:t>
      </w:r>
      <w:r w:rsidR="0056170E">
        <w:rPr>
          <w:rFonts w:hint="eastAsia"/>
          <w:sz w:val="21"/>
        </w:rPr>
        <w:t>能够观察到一致性约束在保证序列数据可用性方面的贡献</w:t>
      </w:r>
      <w:r w:rsidR="0056170E">
        <w:rPr>
          <w:rFonts w:hint="eastAsia"/>
          <w:sz w:val="21"/>
        </w:rPr>
        <w:t xml:space="preserve">. </w:t>
      </w:r>
    </w:p>
    <w:p w:rsidR="006B79AB" w:rsidRDefault="006B79AB" w:rsidP="006B79AB">
      <w:pPr>
        <w:pStyle w:val="a9"/>
        <w:keepNext/>
        <w:spacing w:before="0" w:after="0"/>
        <w:jc w:val="center"/>
        <w:rPr>
          <w:rFonts w:ascii="Times New Roman" w:hAnsi="Times New Roman"/>
        </w:rPr>
      </w:pPr>
      <w:r w:rsidRPr="00BC48F0">
        <w:rPr>
          <w:rFonts w:ascii="Times New Roman" w:hAnsi="Times New Roman"/>
        </w:rPr>
        <w:lastRenderedPageBreak/>
        <w:t xml:space="preserve">Table </w:t>
      </w:r>
      <w:r w:rsidRPr="00BC48F0">
        <w:rPr>
          <w:rFonts w:ascii="Times New Roman" w:hAnsi="Times New Roman"/>
        </w:rPr>
        <w:fldChar w:fldCharType="begin"/>
      </w:r>
      <w:r w:rsidRPr="00BC48F0">
        <w:rPr>
          <w:rFonts w:ascii="Times New Roman" w:hAnsi="Times New Roman"/>
        </w:rPr>
        <w:instrText xml:space="preserve"> SEQ Table \* ARABIC </w:instrText>
      </w:r>
      <w:r w:rsidRPr="00BC48F0">
        <w:rPr>
          <w:rFonts w:ascii="Times New Roman" w:hAnsi="Times New Roman"/>
        </w:rPr>
        <w:fldChar w:fldCharType="separate"/>
      </w:r>
      <w:r w:rsidR="00287DCD">
        <w:rPr>
          <w:rFonts w:ascii="Times New Roman" w:hAnsi="Times New Roman"/>
          <w:noProof/>
        </w:rPr>
        <w:t>3</w:t>
      </w:r>
      <w:r w:rsidRPr="00BC48F0">
        <w:rPr>
          <w:rFonts w:ascii="Times New Roman" w:hAnsi="Times New Roman"/>
        </w:rPr>
        <w:fldChar w:fldCharType="end"/>
      </w:r>
      <w:r w:rsidRPr="00BC48F0">
        <w:rPr>
          <w:rFonts w:ascii="Times New Roman" w:hAnsi="Times New Roman" w:hint="eastAsia"/>
        </w:rPr>
        <w:t xml:space="preserve"> </w:t>
      </w:r>
      <w:r>
        <w:rPr>
          <w:rFonts w:ascii="Times New Roman" w:hAnsi="Times New Roman" w:hint="eastAsia"/>
        </w:rPr>
        <w:t xml:space="preserve">Changes of </w:t>
      </w:r>
      <w:r w:rsidRPr="00BC48F0">
        <w:rPr>
          <w:rFonts w:ascii="Times New Roman" w:hAnsi="Times New Roman" w:hint="eastAsia"/>
        </w:rPr>
        <w:t>TP</w:t>
      </w:r>
      <w:r>
        <w:rPr>
          <w:rFonts w:ascii="Times New Roman" w:hAnsi="Times New Roman" w:hint="eastAsia"/>
        </w:rPr>
        <w:t xml:space="preserve"> and </w:t>
      </w:r>
      <w:r w:rsidRPr="00BC48F0">
        <w:rPr>
          <w:rFonts w:ascii="Times New Roman" w:hAnsi="Times New Roman" w:hint="eastAsia"/>
        </w:rPr>
        <w:t>FP</w:t>
      </w:r>
      <w:r>
        <w:rPr>
          <w:rFonts w:ascii="Times New Roman" w:hAnsi="Times New Roman" w:hint="eastAsia"/>
        </w:rPr>
        <w:t xml:space="preserve"> value under different </w:t>
      </w:r>
      <w:r w:rsidRPr="00967FF6">
        <w:rPr>
          <w:rFonts w:ascii="Times New Roman" w:hAnsi="Times New Roman" w:hint="eastAsia"/>
          <w:i/>
        </w:rPr>
        <w:t>k</w:t>
      </w:r>
      <w:r>
        <w:rPr>
          <w:rFonts w:ascii="Times New Roman" w:hAnsi="Times New Roman" w:hint="eastAsia"/>
        </w:rPr>
        <w:t xml:space="preserve"> value</w:t>
      </w:r>
    </w:p>
    <w:p w:rsidR="006B79AB" w:rsidRPr="00BC48F0" w:rsidRDefault="006B79AB" w:rsidP="006B79AB">
      <w:pPr>
        <w:pStyle w:val="a9"/>
        <w:keepNext/>
        <w:spacing w:before="0" w:after="0"/>
        <w:jc w:val="center"/>
        <w:rPr>
          <w:rFonts w:ascii="Times New Roman" w:hAnsi="Times New Roman"/>
        </w:rPr>
      </w:pPr>
      <w:r w:rsidRPr="00BC48F0">
        <w:rPr>
          <w:rFonts w:ascii="Times New Roman" w:hAnsi="Times New Roman" w:hint="eastAsia"/>
        </w:rPr>
        <w:t>表</w:t>
      </w:r>
      <w:r w:rsidRPr="00BC48F0">
        <w:rPr>
          <w:rFonts w:ascii="Times New Roman" w:hAnsi="Times New Roman" w:hint="eastAsia"/>
        </w:rPr>
        <w:t xml:space="preserve"> </w:t>
      </w:r>
      <w:r w:rsidRPr="00BC48F0">
        <w:rPr>
          <w:rFonts w:ascii="Times New Roman" w:hAnsi="Times New Roman"/>
        </w:rPr>
        <w:fldChar w:fldCharType="begin"/>
      </w:r>
      <w:r w:rsidRPr="00BC48F0">
        <w:rPr>
          <w:rFonts w:ascii="Times New Roman" w:hAnsi="Times New Roman"/>
        </w:rPr>
        <w:instrText xml:space="preserve"> </w:instrText>
      </w:r>
      <w:r w:rsidRPr="00BC48F0">
        <w:rPr>
          <w:rFonts w:ascii="Times New Roman" w:hAnsi="Times New Roman" w:hint="eastAsia"/>
        </w:rPr>
        <w:instrText xml:space="preserve">SEQ </w:instrText>
      </w:r>
      <w:r w:rsidRPr="00BC48F0">
        <w:rPr>
          <w:rFonts w:ascii="Times New Roman" w:hAnsi="Times New Roman" w:hint="eastAsia"/>
        </w:rPr>
        <w:instrText>表</w:instrText>
      </w:r>
      <w:r w:rsidRPr="00BC48F0">
        <w:rPr>
          <w:rFonts w:ascii="Times New Roman" w:hAnsi="Times New Roman" w:hint="eastAsia"/>
        </w:rPr>
        <w:instrText xml:space="preserve"> \* ARABIC</w:instrText>
      </w:r>
      <w:r w:rsidRPr="00BC48F0">
        <w:rPr>
          <w:rFonts w:ascii="Times New Roman" w:hAnsi="Times New Roman"/>
        </w:rPr>
        <w:instrText xml:space="preserve"> </w:instrText>
      </w:r>
      <w:r w:rsidRPr="00BC48F0">
        <w:rPr>
          <w:rFonts w:ascii="Times New Roman" w:hAnsi="Times New Roman"/>
        </w:rPr>
        <w:fldChar w:fldCharType="separate"/>
      </w:r>
      <w:r w:rsidR="00287DCD">
        <w:rPr>
          <w:rFonts w:ascii="Times New Roman" w:hAnsi="Times New Roman"/>
          <w:noProof/>
        </w:rPr>
        <w:t>3</w:t>
      </w:r>
      <w:r w:rsidRPr="00BC48F0">
        <w:rPr>
          <w:rFonts w:ascii="Times New Roman" w:hAnsi="Times New Roman"/>
        </w:rPr>
        <w:fldChar w:fldCharType="end"/>
      </w:r>
      <w:r w:rsidRPr="00BC48F0">
        <w:rPr>
          <w:rFonts w:ascii="Times New Roman" w:hAnsi="Times New Roman" w:hint="eastAsia"/>
        </w:rPr>
        <w:t xml:space="preserve"> </w:t>
      </w:r>
      <w:r w:rsidRPr="00C42B74">
        <w:rPr>
          <w:rFonts w:ascii="Times New Roman" w:hAnsi="Times New Roman" w:hint="eastAsia"/>
          <w:i/>
        </w:rPr>
        <w:t>k</w:t>
      </w:r>
      <w:r w:rsidRPr="00BC48F0">
        <w:rPr>
          <w:rFonts w:ascii="Times New Roman" w:hAnsi="Times New Roman" w:hint="eastAsia"/>
        </w:rPr>
        <w:t>值</w:t>
      </w:r>
      <w:r>
        <w:rPr>
          <w:rFonts w:ascii="Times New Roman" w:hAnsi="Times New Roman" w:hint="eastAsia"/>
        </w:rPr>
        <w:t>变化时</w:t>
      </w:r>
      <w:r w:rsidRPr="00BC48F0">
        <w:rPr>
          <w:rFonts w:ascii="Times New Roman" w:hAnsi="Times New Roman" w:hint="eastAsia"/>
        </w:rPr>
        <w:t>纳真</w:t>
      </w:r>
      <w:r>
        <w:rPr>
          <w:rFonts w:ascii="Times New Roman" w:hAnsi="Times New Roman" w:hint="eastAsia"/>
        </w:rPr>
        <w:t>值</w:t>
      </w:r>
      <w:r>
        <w:rPr>
          <w:rFonts w:ascii="Times New Roman" w:hAnsi="Times New Roman" w:hint="eastAsia"/>
        </w:rPr>
        <w:t>,</w:t>
      </w:r>
      <w:r w:rsidRPr="00BC48F0">
        <w:rPr>
          <w:rFonts w:ascii="Times New Roman" w:hAnsi="Times New Roman" w:hint="eastAsia"/>
        </w:rPr>
        <w:t>纳伪值</w:t>
      </w:r>
      <w:r>
        <w:rPr>
          <w:rFonts w:ascii="Times New Roman" w:hAnsi="Times New Roman" w:hint="eastAsia"/>
        </w:rPr>
        <w:t>的变化情况</w:t>
      </w:r>
    </w:p>
    <w:tbl>
      <w:tblPr>
        <w:tblStyle w:val="af2"/>
        <w:tblW w:w="4678" w:type="dxa"/>
        <w:tblInd w:w="108" w:type="dxa"/>
        <w:tblLook w:val="04A0" w:firstRow="1" w:lastRow="0" w:firstColumn="1" w:lastColumn="0" w:noHBand="0" w:noVBand="1"/>
      </w:tblPr>
      <w:tblGrid>
        <w:gridCol w:w="935"/>
        <w:gridCol w:w="936"/>
        <w:gridCol w:w="935"/>
        <w:gridCol w:w="936"/>
        <w:gridCol w:w="936"/>
      </w:tblGrid>
      <w:tr w:rsidR="006B79AB" w:rsidTr="00790D10">
        <w:tc>
          <w:tcPr>
            <w:tcW w:w="935" w:type="dxa"/>
          </w:tcPr>
          <w:p w:rsidR="006B79AB" w:rsidRPr="00EF0A99" w:rsidRDefault="006B79AB" w:rsidP="00790D10">
            <w:pPr>
              <w:pStyle w:val="a0"/>
              <w:snapToGrid w:val="0"/>
              <w:ind w:firstLineChars="0" w:firstLine="0"/>
              <w:jc w:val="center"/>
              <w:rPr>
                <w:i/>
                <w:sz w:val="15"/>
              </w:rPr>
            </w:pPr>
            <w:r w:rsidRPr="00EF0A99">
              <w:rPr>
                <w:rFonts w:hint="eastAsia"/>
                <w:i/>
                <w:sz w:val="15"/>
              </w:rPr>
              <w:t>k</w:t>
            </w:r>
          </w:p>
        </w:tc>
        <w:tc>
          <w:tcPr>
            <w:tcW w:w="936" w:type="dxa"/>
          </w:tcPr>
          <w:p w:rsidR="006B79AB" w:rsidRPr="00EF0A99" w:rsidRDefault="006B79AB" w:rsidP="00790D10">
            <w:pPr>
              <w:pStyle w:val="a0"/>
              <w:snapToGrid w:val="0"/>
              <w:ind w:firstLineChars="0" w:firstLine="0"/>
              <w:jc w:val="center"/>
              <w:rPr>
                <w:b/>
                <w:sz w:val="15"/>
              </w:rPr>
            </w:pPr>
            <w:r w:rsidRPr="00EF0A99">
              <w:rPr>
                <w:rFonts w:hint="eastAsia"/>
                <w:b/>
                <w:sz w:val="15"/>
              </w:rPr>
              <w:t>TP</w:t>
            </w:r>
          </w:p>
          <w:p w:rsidR="006B79AB" w:rsidRPr="00EF0A99" w:rsidRDefault="006B79AB" w:rsidP="00790D10">
            <w:pPr>
              <w:pStyle w:val="a0"/>
              <w:snapToGrid w:val="0"/>
              <w:ind w:firstLineChars="0" w:firstLine="0"/>
              <w:jc w:val="center"/>
              <w:rPr>
                <w:sz w:val="15"/>
              </w:rPr>
            </w:pPr>
            <w:r w:rsidRPr="00EF0A99">
              <w:rPr>
                <w:rFonts w:hint="eastAsia"/>
                <w:sz w:val="15"/>
              </w:rPr>
              <w:t>Diff-FSPM</w:t>
            </w:r>
          </w:p>
        </w:tc>
        <w:tc>
          <w:tcPr>
            <w:tcW w:w="935" w:type="dxa"/>
          </w:tcPr>
          <w:p w:rsidR="006B79AB" w:rsidRPr="00EF0A99" w:rsidRDefault="000E15BC" w:rsidP="00790D10">
            <w:pPr>
              <w:pStyle w:val="a0"/>
              <w:snapToGrid w:val="0"/>
              <w:ind w:firstLineChars="0" w:firstLine="0"/>
              <w:jc w:val="center"/>
              <w:rPr>
                <w:b/>
                <w:sz w:val="15"/>
              </w:rPr>
            </w:pPr>
            <w:r>
              <w:rPr>
                <w:rFonts w:hint="eastAsia"/>
                <w:b/>
                <w:sz w:val="15"/>
              </w:rPr>
              <w:t>FP</w:t>
            </w:r>
          </w:p>
          <w:p w:rsidR="006B79AB" w:rsidRPr="00EF0A99" w:rsidRDefault="006B79AB" w:rsidP="00790D10">
            <w:pPr>
              <w:pStyle w:val="a0"/>
              <w:snapToGrid w:val="0"/>
              <w:ind w:firstLineChars="0" w:firstLine="0"/>
              <w:jc w:val="center"/>
              <w:rPr>
                <w:sz w:val="15"/>
              </w:rPr>
            </w:pPr>
            <w:r w:rsidRPr="00EF0A99">
              <w:rPr>
                <w:rFonts w:hint="eastAsia"/>
                <w:sz w:val="15"/>
              </w:rPr>
              <w:t>Diff-FSPM</w:t>
            </w:r>
          </w:p>
        </w:tc>
        <w:tc>
          <w:tcPr>
            <w:tcW w:w="936" w:type="dxa"/>
          </w:tcPr>
          <w:p w:rsidR="006B79AB" w:rsidRPr="00EF0A99" w:rsidRDefault="006B79AB" w:rsidP="00790D10">
            <w:pPr>
              <w:pStyle w:val="a0"/>
              <w:snapToGrid w:val="0"/>
              <w:ind w:firstLineChars="0" w:firstLine="0"/>
              <w:jc w:val="center"/>
              <w:rPr>
                <w:b/>
                <w:sz w:val="15"/>
              </w:rPr>
            </w:pPr>
            <w:r w:rsidRPr="00EF0A99">
              <w:rPr>
                <w:rFonts w:hint="eastAsia"/>
                <w:b/>
                <w:sz w:val="15"/>
              </w:rPr>
              <w:t>TP</w:t>
            </w:r>
          </w:p>
          <w:p w:rsidR="006B79AB" w:rsidRPr="00EF0A99" w:rsidRDefault="006B79AB" w:rsidP="00790D10">
            <w:pPr>
              <w:pStyle w:val="a0"/>
              <w:snapToGrid w:val="0"/>
              <w:ind w:firstLineChars="0" w:firstLine="0"/>
              <w:jc w:val="center"/>
              <w:rPr>
                <w:sz w:val="15"/>
              </w:rPr>
            </w:pPr>
            <w:r w:rsidRPr="00EF0A99">
              <w:rPr>
                <w:rFonts w:hint="eastAsia"/>
                <w:sz w:val="15"/>
              </w:rPr>
              <w:t>N-gram</w:t>
            </w:r>
          </w:p>
        </w:tc>
        <w:tc>
          <w:tcPr>
            <w:tcW w:w="936" w:type="dxa"/>
          </w:tcPr>
          <w:p w:rsidR="006B79AB" w:rsidRPr="00EF0A99" w:rsidRDefault="000E15BC" w:rsidP="00790D10">
            <w:pPr>
              <w:pStyle w:val="a0"/>
              <w:snapToGrid w:val="0"/>
              <w:ind w:firstLineChars="0" w:firstLine="0"/>
              <w:jc w:val="center"/>
              <w:rPr>
                <w:b/>
                <w:sz w:val="15"/>
              </w:rPr>
            </w:pPr>
            <w:r>
              <w:rPr>
                <w:rFonts w:hint="eastAsia"/>
                <w:b/>
                <w:sz w:val="15"/>
              </w:rPr>
              <w:t>FP</w:t>
            </w:r>
          </w:p>
          <w:p w:rsidR="006B79AB" w:rsidRPr="00EF0A99" w:rsidRDefault="006B79AB" w:rsidP="00790D10">
            <w:pPr>
              <w:pStyle w:val="a0"/>
              <w:snapToGrid w:val="0"/>
              <w:ind w:firstLineChars="0" w:firstLine="0"/>
              <w:jc w:val="center"/>
              <w:rPr>
                <w:sz w:val="15"/>
              </w:rPr>
            </w:pPr>
            <w:r w:rsidRPr="00EF0A99">
              <w:rPr>
                <w:rFonts w:hint="eastAsia"/>
                <w:sz w:val="15"/>
              </w:rPr>
              <w:t>N-gram</w:t>
            </w:r>
          </w:p>
        </w:tc>
      </w:tr>
      <w:tr w:rsidR="006B79AB" w:rsidTr="00790D10">
        <w:tc>
          <w:tcPr>
            <w:tcW w:w="935" w:type="dxa"/>
          </w:tcPr>
          <w:p w:rsidR="006B79AB" w:rsidRPr="00DB7725" w:rsidRDefault="006B79AB" w:rsidP="00790D10">
            <w:pPr>
              <w:pStyle w:val="a0"/>
              <w:snapToGrid w:val="0"/>
              <w:ind w:firstLineChars="0" w:firstLine="0"/>
              <w:jc w:val="center"/>
              <w:rPr>
                <w:sz w:val="15"/>
              </w:rPr>
            </w:pPr>
            <w:r w:rsidRPr="00DB7725">
              <w:rPr>
                <w:rFonts w:hint="eastAsia"/>
                <w:sz w:val="15"/>
              </w:rPr>
              <w:t>100</w:t>
            </w:r>
          </w:p>
        </w:tc>
        <w:tc>
          <w:tcPr>
            <w:tcW w:w="936" w:type="dxa"/>
          </w:tcPr>
          <w:p w:rsidR="006B79AB" w:rsidRPr="00A90383" w:rsidRDefault="006B79AB" w:rsidP="00790D10">
            <w:pPr>
              <w:pStyle w:val="a0"/>
              <w:snapToGrid w:val="0"/>
              <w:ind w:firstLineChars="0" w:firstLine="0"/>
              <w:jc w:val="center"/>
              <w:rPr>
                <w:sz w:val="15"/>
              </w:rPr>
            </w:pPr>
            <w:r w:rsidRPr="00A90383">
              <w:rPr>
                <w:rFonts w:hint="eastAsia"/>
                <w:sz w:val="15"/>
              </w:rPr>
              <w:t>100/100</w:t>
            </w:r>
          </w:p>
        </w:tc>
        <w:tc>
          <w:tcPr>
            <w:tcW w:w="935" w:type="dxa"/>
          </w:tcPr>
          <w:p w:rsidR="006B79AB" w:rsidRPr="00A90383" w:rsidRDefault="006B79AB" w:rsidP="00790D10">
            <w:pPr>
              <w:pStyle w:val="a0"/>
              <w:snapToGrid w:val="0"/>
              <w:ind w:firstLineChars="0" w:firstLine="0"/>
              <w:jc w:val="center"/>
              <w:rPr>
                <w:sz w:val="15"/>
              </w:rPr>
            </w:pPr>
            <w:r w:rsidRPr="00A90383">
              <w:rPr>
                <w:rFonts w:hint="eastAsia"/>
                <w:sz w:val="15"/>
              </w:rPr>
              <w:t>0/0</w:t>
            </w:r>
          </w:p>
        </w:tc>
        <w:tc>
          <w:tcPr>
            <w:tcW w:w="936" w:type="dxa"/>
          </w:tcPr>
          <w:p w:rsidR="006B79AB" w:rsidRPr="00A90383" w:rsidRDefault="006B79AB" w:rsidP="00790D10">
            <w:pPr>
              <w:pStyle w:val="a0"/>
              <w:snapToGrid w:val="0"/>
              <w:ind w:firstLineChars="0" w:firstLine="0"/>
              <w:jc w:val="center"/>
              <w:rPr>
                <w:sz w:val="15"/>
              </w:rPr>
            </w:pPr>
            <w:r w:rsidRPr="00A90383">
              <w:rPr>
                <w:rFonts w:hint="eastAsia"/>
                <w:sz w:val="15"/>
              </w:rPr>
              <w:t>100/100</w:t>
            </w:r>
          </w:p>
        </w:tc>
        <w:tc>
          <w:tcPr>
            <w:tcW w:w="936" w:type="dxa"/>
          </w:tcPr>
          <w:p w:rsidR="006B79AB" w:rsidRPr="00A90383" w:rsidRDefault="006B79AB" w:rsidP="00790D10">
            <w:pPr>
              <w:pStyle w:val="a0"/>
              <w:snapToGrid w:val="0"/>
              <w:ind w:firstLineChars="0" w:firstLine="0"/>
              <w:jc w:val="center"/>
              <w:rPr>
                <w:sz w:val="15"/>
              </w:rPr>
            </w:pPr>
            <w:r w:rsidRPr="00A90383">
              <w:rPr>
                <w:rFonts w:hint="eastAsia"/>
                <w:sz w:val="15"/>
              </w:rPr>
              <w:t>0/0</w:t>
            </w:r>
          </w:p>
        </w:tc>
      </w:tr>
      <w:tr w:rsidR="006B79AB" w:rsidTr="00790D10">
        <w:tc>
          <w:tcPr>
            <w:tcW w:w="935" w:type="dxa"/>
          </w:tcPr>
          <w:p w:rsidR="006B79AB" w:rsidRPr="00DB7725" w:rsidRDefault="006B79AB" w:rsidP="00790D10">
            <w:pPr>
              <w:pStyle w:val="a0"/>
              <w:snapToGrid w:val="0"/>
              <w:ind w:firstLineChars="0" w:firstLine="0"/>
              <w:jc w:val="center"/>
              <w:rPr>
                <w:sz w:val="15"/>
              </w:rPr>
            </w:pPr>
            <w:r w:rsidRPr="00DB7725">
              <w:rPr>
                <w:rFonts w:hint="eastAsia"/>
                <w:sz w:val="15"/>
              </w:rPr>
              <w:t>150</w:t>
            </w:r>
          </w:p>
        </w:tc>
        <w:tc>
          <w:tcPr>
            <w:tcW w:w="936" w:type="dxa"/>
          </w:tcPr>
          <w:p w:rsidR="006B79AB" w:rsidRPr="006E7FDC" w:rsidRDefault="006B79AB" w:rsidP="00790D10">
            <w:pPr>
              <w:pStyle w:val="a0"/>
              <w:snapToGrid w:val="0"/>
              <w:ind w:firstLineChars="0" w:firstLine="0"/>
              <w:jc w:val="center"/>
              <w:rPr>
                <w:sz w:val="15"/>
              </w:rPr>
            </w:pPr>
          </w:p>
        </w:tc>
        <w:tc>
          <w:tcPr>
            <w:tcW w:w="935"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r>
      <w:tr w:rsidR="006B79AB" w:rsidTr="00790D10">
        <w:tc>
          <w:tcPr>
            <w:tcW w:w="935" w:type="dxa"/>
          </w:tcPr>
          <w:p w:rsidR="006B79AB" w:rsidRPr="00DB7725" w:rsidRDefault="006B79AB" w:rsidP="00790D10">
            <w:pPr>
              <w:pStyle w:val="a0"/>
              <w:snapToGrid w:val="0"/>
              <w:ind w:firstLineChars="0" w:firstLine="0"/>
              <w:jc w:val="center"/>
              <w:rPr>
                <w:sz w:val="15"/>
              </w:rPr>
            </w:pPr>
            <w:r w:rsidRPr="00DB7725">
              <w:rPr>
                <w:rFonts w:hint="eastAsia"/>
                <w:sz w:val="15"/>
              </w:rPr>
              <w:t>200</w:t>
            </w:r>
          </w:p>
        </w:tc>
        <w:tc>
          <w:tcPr>
            <w:tcW w:w="936" w:type="dxa"/>
          </w:tcPr>
          <w:p w:rsidR="006B79AB" w:rsidRPr="006E7FDC" w:rsidRDefault="006B79AB" w:rsidP="00790D10">
            <w:pPr>
              <w:pStyle w:val="a0"/>
              <w:snapToGrid w:val="0"/>
              <w:ind w:firstLineChars="0" w:firstLine="0"/>
              <w:jc w:val="center"/>
              <w:rPr>
                <w:sz w:val="15"/>
              </w:rPr>
            </w:pPr>
          </w:p>
        </w:tc>
        <w:tc>
          <w:tcPr>
            <w:tcW w:w="935"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r>
      <w:tr w:rsidR="006B79AB" w:rsidTr="00790D10">
        <w:tc>
          <w:tcPr>
            <w:tcW w:w="935" w:type="dxa"/>
          </w:tcPr>
          <w:p w:rsidR="006B79AB" w:rsidRPr="00DB7725" w:rsidRDefault="006B79AB" w:rsidP="00790D10">
            <w:pPr>
              <w:pStyle w:val="a0"/>
              <w:snapToGrid w:val="0"/>
              <w:ind w:firstLineChars="0" w:firstLine="0"/>
              <w:jc w:val="center"/>
              <w:rPr>
                <w:sz w:val="15"/>
              </w:rPr>
            </w:pPr>
            <w:r w:rsidRPr="00DB7725">
              <w:rPr>
                <w:rFonts w:hint="eastAsia"/>
                <w:sz w:val="15"/>
              </w:rPr>
              <w:t>250</w:t>
            </w:r>
          </w:p>
        </w:tc>
        <w:tc>
          <w:tcPr>
            <w:tcW w:w="936" w:type="dxa"/>
          </w:tcPr>
          <w:p w:rsidR="006B79AB" w:rsidRPr="006E7FDC" w:rsidRDefault="006B79AB" w:rsidP="00790D10">
            <w:pPr>
              <w:pStyle w:val="a0"/>
              <w:snapToGrid w:val="0"/>
              <w:ind w:firstLineChars="0" w:firstLine="0"/>
              <w:jc w:val="center"/>
              <w:rPr>
                <w:sz w:val="15"/>
              </w:rPr>
            </w:pPr>
          </w:p>
        </w:tc>
        <w:tc>
          <w:tcPr>
            <w:tcW w:w="935"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r>
      <w:tr w:rsidR="006B79AB" w:rsidTr="00790D10">
        <w:tc>
          <w:tcPr>
            <w:tcW w:w="935" w:type="dxa"/>
          </w:tcPr>
          <w:p w:rsidR="006B79AB" w:rsidRPr="00DB7725" w:rsidRDefault="006B79AB" w:rsidP="00790D10">
            <w:pPr>
              <w:pStyle w:val="a0"/>
              <w:snapToGrid w:val="0"/>
              <w:ind w:firstLineChars="0" w:firstLine="0"/>
              <w:jc w:val="center"/>
              <w:rPr>
                <w:sz w:val="15"/>
              </w:rPr>
            </w:pPr>
            <w:r w:rsidRPr="00DB7725">
              <w:rPr>
                <w:rFonts w:hint="eastAsia"/>
                <w:sz w:val="15"/>
              </w:rPr>
              <w:t>300</w:t>
            </w:r>
          </w:p>
        </w:tc>
        <w:tc>
          <w:tcPr>
            <w:tcW w:w="936" w:type="dxa"/>
          </w:tcPr>
          <w:p w:rsidR="006B79AB" w:rsidRPr="006E7FDC" w:rsidRDefault="006B79AB" w:rsidP="00790D10">
            <w:pPr>
              <w:pStyle w:val="a0"/>
              <w:snapToGrid w:val="0"/>
              <w:ind w:firstLineChars="0" w:firstLine="0"/>
              <w:jc w:val="center"/>
              <w:rPr>
                <w:sz w:val="15"/>
              </w:rPr>
            </w:pPr>
          </w:p>
        </w:tc>
        <w:tc>
          <w:tcPr>
            <w:tcW w:w="935"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c>
          <w:tcPr>
            <w:tcW w:w="936" w:type="dxa"/>
          </w:tcPr>
          <w:p w:rsidR="006B79AB" w:rsidRPr="006E7FDC" w:rsidRDefault="006B79AB" w:rsidP="00790D10">
            <w:pPr>
              <w:pStyle w:val="a0"/>
              <w:snapToGrid w:val="0"/>
              <w:ind w:firstLineChars="0" w:firstLine="0"/>
              <w:jc w:val="center"/>
              <w:rPr>
                <w:sz w:val="15"/>
              </w:rPr>
            </w:pPr>
          </w:p>
        </w:tc>
      </w:tr>
    </w:tbl>
    <w:p w:rsidR="00684134" w:rsidRDefault="00684134" w:rsidP="00684134">
      <w:pPr>
        <w:pStyle w:val="a9"/>
        <w:keepNext/>
        <w:spacing w:before="0" w:after="0"/>
        <w:jc w:val="center"/>
        <w:rPr>
          <w:rFonts w:ascii="Times New Roman" w:hAnsi="Times New Roman"/>
        </w:rPr>
      </w:pPr>
      <w:r w:rsidRPr="00BC48F0">
        <w:rPr>
          <w:rFonts w:ascii="Times New Roman" w:hAnsi="Times New Roman"/>
        </w:rPr>
        <w:t xml:space="preserve">Table </w:t>
      </w:r>
      <w:r w:rsidRPr="00BC48F0">
        <w:rPr>
          <w:rFonts w:ascii="Times New Roman" w:hAnsi="Times New Roman"/>
        </w:rPr>
        <w:fldChar w:fldCharType="begin"/>
      </w:r>
      <w:r w:rsidRPr="00BC48F0">
        <w:rPr>
          <w:rFonts w:ascii="Times New Roman" w:hAnsi="Times New Roman"/>
        </w:rPr>
        <w:instrText xml:space="preserve"> SEQ Table \* ARABIC </w:instrText>
      </w:r>
      <w:r w:rsidRPr="00BC48F0">
        <w:rPr>
          <w:rFonts w:ascii="Times New Roman" w:hAnsi="Times New Roman"/>
        </w:rPr>
        <w:fldChar w:fldCharType="separate"/>
      </w:r>
      <w:r w:rsidR="00287DCD">
        <w:rPr>
          <w:rFonts w:ascii="Times New Roman" w:hAnsi="Times New Roman"/>
          <w:noProof/>
        </w:rPr>
        <w:t>4</w:t>
      </w:r>
      <w:r w:rsidRPr="00BC48F0">
        <w:rPr>
          <w:rFonts w:ascii="Times New Roman" w:hAnsi="Times New Roman"/>
        </w:rPr>
        <w:fldChar w:fldCharType="end"/>
      </w:r>
      <w:r w:rsidRPr="00BC48F0">
        <w:rPr>
          <w:rFonts w:ascii="Times New Roman" w:hAnsi="Times New Roman" w:hint="eastAsia"/>
        </w:rPr>
        <w:t xml:space="preserve"> </w:t>
      </w:r>
      <w:r>
        <w:rPr>
          <w:rFonts w:ascii="Times New Roman" w:hAnsi="Times New Roman" w:hint="eastAsia"/>
        </w:rPr>
        <w:t xml:space="preserve">Changes of </w:t>
      </w:r>
      <w:r w:rsidRPr="00BC48F0">
        <w:rPr>
          <w:rFonts w:ascii="Times New Roman" w:hAnsi="Times New Roman" w:hint="eastAsia"/>
        </w:rPr>
        <w:t>TP</w:t>
      </w:r>
      <w:r>
        <w:rPr>
          <w:rFonts w:ascii="Times New Roman" w:hAnsi="Times New Roman" w:hint="eastAsia"/>
        </w:rPr>
        <w:t xml:space="preserve"> and </w:t>
      </w:r>
      <w:r w:rsidRPr="00BC48F0">
        <w:rPr>
          <w:rFonts w:ascii="Times New Roman" w:hAnsi="Times New Roman" w:hint="eastAsia"/>
        </w:rPr>
        <w:t>FP</w:t>
      </w:r>
      <w:r>
        <w:rPr>
          <w:rFonts w:ascii="Times New Roman" w:hAnsi="Times New Roman" w:hint="eastAsia"/>
        </w:rPr>
        <w:t xml:space="preserve"> value under different </w:t>
      </w:r>
      <w:r w:rsidRPr="00967FF6">
        <w:rPr>
          <w:rFonts w:ascii="Times New Roman" w:hAnsi="Times New Roman" w:hint="eastAsia"/>
          <w:i/>
        </w:rPr>
        <w:t>k</w:t>
      </w:r>
      <w:r>
        <w:rPr>
          <w:rFonts w:ascii="Times New Roman" w:hAnsi="Times New Roman" w:hint="eastAsia"/>
        </w:rPr>
        <w:t xml:space="preserve"> value</w:t>
      </w:r>
    </w:p>
    <w:p w:rsidR="00684134" w:rsidRPr="00BC48F0" w:rsidRDefault="00684134" w:rsidP="00684134">
      <w:pPr>
        <w:pStyle w:val="a9"/>
        <w:keepNext/>
        <w:spacing w:before="0" w:after="0"/>
        <w:jc w:val="center"/>
        <w:rPr>
          <w:rFonts w:ascii="Times New Roman" w:hAnsi="Times New Roman"/>
        </w:rPr>
      </w:pPr>
      <w:r w:rsidRPr="00BC48F0">
        <w:rPr>
          <w:rFonts w:ascii="Times New Roman" w:hAnsi="Times New Roman" w:hint="eastAsia"/>
        </w:rPr>
        <w:t>表</w:t>
      </w:r>
      <w:r w:rsidRPr="00BC48F0">
        <w:rPr>
          <w:rFonts w:ascii="Times New Roman" w:hAnsi="Times New Roman" w:hint="eastAsia"/>
        </w:rPr>
        <w:t xml:space="preserve"> </w:t>
      </w:r>
      <w:r w:rsidRPr="00BC48F0">
        <w:rPr>
          <w:rFonts w:ascii="Times New Roman" w:hAnsi="Times New Roman"/>
        </w:rPr>
        <w:fldChar w:fldCharType="begin"/>
      </w:r>
      <w:r w:rsidRPr="00BC48F0">
        <w:rPr>
          <w:rFonts w:ascii="Times New Roman" w:hAnsi="Times New Roman"/>
        </w:rPr>
        <w:instrText xml:space="preserve"> </w:instrText>
      </w:r>
      <w:r w:rsidRPr="00BC48F0">
        <w:rPr>
          <w:rFonts w:ascii="Times New Roman" w:hAnsi="Times New Roman" w:hint="eastAsia"/>
        </w:rPr>
        <w:instrText xml:space="preserve">SEQ </w:instrText>
      </w:r>
      <w:r w:rsidRPr="00BC48F0">
        <w:rPr>
          <w:rFonts w:ascii="Times New Roman" w:hAnsi="Times New Roman" w:hint="eastAsia"/>
        </w:rPr>
        <w:instrText>表</w:instrText>
      </w:r>
      <w:r w:rsidRPr="00BC48F0">
        <w:rPr>
          <w:rFonts w:ascii="Times New Roman" w:hAnsi="Times New Roman" w:hint="eastAsia"/>
        </w:rPr>
        <w:instrText xml:space="preserve"> \* ARABIC</w:instrText>
      </w:r>
      <w:r w:rsidRPr="00BC48F0">
        <w:rPr>
          <w:rFonts w:ascii="Times New Roman" w:hAnsi="Times New Roman"/>
        </w:rPr>
        <w:instrText xml:space="preserve"> </w:instrText>
      </w:r>
      <w:r w:rsidRPr="00BC48F0">
        <w:rPr>
          <w:rFonts w:ascii="Times New Roman" w:hAnsi="Times New Roman"/>
        </w:rPr>
        <w:fldChar w:fldCharType="separate"/>
      </w:r>
      <w:r w:rsidR="00287DCD">
        <w:rPr>
          <w:rFonts w:ascii="Times New Roman" w:hAnsi="Times New Roman"/>
          <w:noProof/>
        </w:rPr>
        <w:t>4</w:t>
      </w:r>
      <w:r w:rsidRPr="00BC48F0">
        <w:rPr>
          <w:rFonts w:ascii="Times New Roman" w:hAnsi="Times New Roman"/>
        </w:rPr>
        <w:fldChar w:fldCharType="end"/>
      </w:r>
      <w:r w:rsidRPr="00BC48F0">
        <w:rPr>
          <w:rFonts w:ascii="Times New Roman" w:hAnsi="Times New Roman" w:hint="eastAsia"/>
        </w:rPr>
        <w:t xml:space="preserve"> </w:t>
      </w:r>
      <w:r w:rsidRPr="00C42B74">
        <w:rPr>
          <w:rFonts w:ascii="Times New Roman" w:hAnsi="Times New Roman" w:hint="eastAsia"/>
          <w:i/>
        </w:rPr>
        <w:t>k</w:t>
      </w:r>
      <w:r w:rsidRPr="00BC48F0">
        <w:rPr>
          <w:rFonts w:ascii="Times New Roman" w:hAnsi="Times New Roman" w:hint="eastAsia"/>
        </w:rPr>
        <w:t>值</w:t>
      </w:r>
      <w:r>
        <w:rPr>
          <w:rFonts w:ascii="Times New Roman" w:hAnsi="Times New Roman" w:hint="eastAsia"/>
        </w:rPr>
        <w:t>变化时</w:t>
      </w:r>
      <w:r w:rsidRPr="00BC48F0">
        <w:rPr>
          <w:rFonts w:ascii="Times New Roman" w:hAnsi="Times New Roman" w:hint="eastAsia"/>
        </w:rPr>
        <w:t>纳真</w:t>
      </w:r>
      <w:r>
        <w:rPr>
          <w:rFonts w:ascii="Times New Roman" w:hAnsi="Times New Roman" w:hint="eastAsia"/>
        </w:rPr>
        <w:t>值</w:t>
      </w:r>
      <w:r>
        <w:rPr>
          <w:rFonts w:ascii="Times New Roman" w:hAnsi="Times New Roman" w:hint="eastAsia"/>
        </w:rPr>
        <w:t>,</w:t>
      </w:r>
      <w:r w:rsidRPr="00BC48F0">
        <w:rPr>
          <w:rFonts w:ascii="Times New Roman" w:hAnsi="Times New Roman" w:hint="eastAsia"/>
        </w:rPr>
        <w:t>纳伪值</w:t>
      </w:r>
      <w:r>
        <w:rPr>
          <w:rFonts w:ascii="Times New Roman" w:hAnsi="Times New Roman" w:hint="eastAsia"/>
        </w:rPr>
        <w:t>的变化情况</w:t>
      </w:r>
    </w:p>
    <w:tbl>
      <w:tblPr>
        <w:tblStyle w:val="af2"/>
        <w:tblW w:w="4678" w:type="dxa"/>
        <w:tblInd w:w="108" w:type="dxa"/>
        <w:tblLook w:val="04A0" w:firstRow="1" w:lastRow="0" w:firstColumn="1" w:lastColumn="0" w:noHBand="0" w:noVBand="1"/>
      </w:tblPr>
      <w:tblGrid>
        <w:gridCol w:w="935"/>
        <w:gridCol w:w="936"/>
        <w:gridCol w:w="935"/>
        <w:gridCol w:w="936"/>
        <w:gridCol w:w="936"/>
      </w:tblGrid>
      <w:tr w:rsidR="00684134" w:rsidTr="00243BAD">
        <w:tc>
          <w:tcPr>
            <w:tcW w:w="935" w:type="dxa"/>
          </w:tcPr>
          <w:p w:rsidR="00684134" w:rsidRPr="00EF0A99" w:rsidRDefault="00684134" w:rsidP="00243BAD">
            <w:pPr>
              <w:pStyle w:val="a0"/>
              <w:snapToGrid w:val="0"/>
              <w:ind w:firstLineChars="0" w:firstLine="0"/>
              <w:jc w:val="center"/>
              <w:rPr>
                <w:i/>
                <w:sz w:val="15"/>
              </w:rPr>
            </w:pPr>
            <w:r w:rsidRPr="00EF0A99">
              <w:rPr>
                <w:rFonts w:hint="eastAsia"/>
                <w:i/>
                <w:sz w:val="15"/>
              </w:rPr>
              <w:t>k</w:t>
            </w:r>
          </w:p>
        </w:tc>
        <w:tc>
          <w:tcPr>
            <w:tcW w:w="936" w:type="dxa"/>
          </w:tcPr>
          <w:p w:rsidR="00684134" w:rsidRPr="00EF0A99" w:rsidRDefault="00684134" w:rsidP="00243BAD">
            <w:pPr>
              <w:pStyle w:val="a0"/>
              <w:snapToGrid w:val="0"/>
              <w:ind w:firstLineChars="0" w:firstLine="0"/>
              <w:jc w:val="center"/>
              <w:rPr>
                <w:b/>
                <w:sz w:val="15"/>
              </w:rPr>
            </w:pPr>
            <w:r w:rsidRPr="00EF0A99">
              <w:rPr>
                <w:rFonts w:hint="eastAsia"/>
                <w:b/>
                <w:sz w:val="15"/>
              </w:rPr>
              <w:t>TP</w:t>
            </w:r>
          </w:p>
          <w:p w:rsidR="00684134" w:rsidRPr="00EF0A99" w:rsidRDefault="00684134" w:rsidP="00243BAD">
            <w:pPr>
              <w:pStyle w:val="a0"/>
              <w:snapToGrid w:val="0"/>
              <w:ind w:firstLineChars="0" w:firstLine="0"/>
              <w:jc w:val="center"/>
              <w:rPr>
                <w:sz w:val="15"/>
              </w:rPr>
            </w:pPr>
            <w:r w:rsidRPr="00EF0A99">
              <w:rPr>
                <w:rFonts w:hint="eastAsia"/>
                <w:sz w:val="15"/>
              </w:rPr>
              <w:t>Diff-FSPM</w:t>
            </w:r>
          </w:p>
        </w:tc>
        <w:tc>
          <w:tcPr>
            <w:tcW w:w="935" w:type="dxa"/>
          </w:tcPr>
          <w:p w:rsidR="00684134" w:rsidRPr="00EF0A99" w:rsidRDefault="00684134" w:rsidP="00243BAD">
            <w:pPr>
              <w:pStyle w:val="a0"/>
              <w:snapToGrid w:val="0"/>
              <w:ind w:firstLineChars="0" w:firstLine="0"/>
              <w:jc w:val="center"/>
              <w:rPr>
                <w:b/>
                <w:sz w:val="15"/>
              </w:rPr>
            </w:pPr>
            <w:r>
              <w:rPr>
                <w:rFonts w:hint="eastAsia"/>
                <w:b/>
                <w:sz w:val="15"/>
              </w:rPr>
              <w:t>FP</w:t>
            </w:r>
          </w:p>
          <w:p w:rsidR="00684134" w:rsidRPr="00EF0A99" w:rsidRDefault="00684134" w:rsidP="00243BAD">
            <w:pPr>
              <w:pStyle w:val="a0"/>
              <w:snapToGrid w:val="0"/>
              <w:ind w:firstLineChars="0" w:firstLine="0"/>
              <w:jc w:val="center"/>
              <w:rPr>
                <w:sz w:val="15"/>
              </w:rPr>
            </w:pPr>
            <w:r w:rsidRPr="00EF0A99">
              <w:rPr>
                <w:rFonts w:hint="eastAsia"/>
                <w:sz w:val="15"/>
              </w:rPr>
              <w:t>Diff-FSPM</w:t>
            </w:r>
          </w:p>
        </w:tc>
        <w:tc>
          <w:tcPr>
            <w:tcW w:w="936" w:type="dxa"/>
          </w:tcPr>
          <w:p w:rsidR="00684134" w:rsidRPr="00EF0A99" w:rsidRDefault="00684134" w:rsidP="00243BAD">
            <w:pPr>
              <w:pStyle w:val="a0"/>
              <w:snapToGrid w:val="0"/>
              <w:ind w:firstLineChars="0" w:firstLine="0"/>
              <w:jc w:val="center"/>
              <w:rPr>
                <w:b/>
                <w:sz w:val="15"/>
              </w:rPr>
            </w:pPr>
            <w:r w:rsidRPr="00EF0A99">
              <w:rPr>
                <w:rFonts w:hint="eastAsia"/>
                <w:b/>
                <w:sz w:val="15"/>
              </w:rPr>
              <w:t>TP</w:t>
            </w:r>
          </w:p>
          <w:p w:rsidR="00684134" w:rsidRPr="00EF0A99" w:rsidRDefault="00684134" w:rsidP="00243BAD">
            <w:pPr>
              <w:pStyle w:val="a0"/>
              <w:snapToGrid w:val="0"/>
              <w:ind w:firstLineChars="0" w:firstLine="0"/>
              <w:jc w:val="center"/>
              <w:rPr>
                <w:sz w:val="15"/>
              </w:rPr>
            </w:pPr>
            <w:r w:rsidRPr="00EF0A99">
              <w:rPr>
                <w:rFonts w:hint="eastAsia"/>
                <w:sz w:val="15"/>
              </w:rPr>
              <w:t>N-gram</w:t>
            </w:r>
          </w:p>
        </w:tc>
        <w:tc>
          <w:tcPr>
            <w:tcW w:w="936" w:type="dxa"/>
          </w:tcPr>
          <w:p w:rsidR="00684134" w:rsidRPr="00EF0A99" w:rsidRDefault="00684134" w:rsidP="00243BAD">
            <w:pPr>
              <w:pStyle w:val="a0"/>
              <w:snapToGrid w:val="0"/>
              <w:ind w:firstLineChars="0" w:firstLine="0"/>
              <w:jc w:val="center"/>
              <w:rPr>
                <w:b/>
                <w:sz w:val="15"/>
              </w:rPr>
            </w:pPr>
            <w:r>
              <w:rPr>
                <w:rFonts w:hint="eastAsia"/>
                <w:b/>
                <w:sz w:val="15"/>
              </w:rPr>
              <w:t>FP</w:t>
            </w:r>
          </w:p>
          <w:p w:rsidR="00684134" w:rsidRPr="00EF0A99" w:rsidRDefault="00684134" w:rsidP="00243BAD">
            <w:pPr>
              <w:pStyle w:val="a0"/>
              <w:snapToGrid w:val="0"/>
              <w:ind w:firstLineChars="0" w:firstLine="0"/>
              <w:jc w:val="center"/>
              <w:rPr>
                <w:sz w:val="15"/>
              </w:rPr>
            </w:pPr>
            <w:r w:rsidRPr="00EF0A99">
              <w:rPr>
                <w:rFonts w:hint="eastAsia"/>
                <w:sz w:val="15"/>
              </w:rPr>
              <w:t>N-gram</w:t>
            </w:r>
          </w:p>
        </w:tc>
      </w:tr>
      <w:tr w:rsidR="00684134" w:rsidTr="00243BAD">
        <w:tc>
          <w:tcPr>
            <w:tcW w:w="935" w:type="dxa"/>
          </w:tcPr>
          <w:p w:rsidR="00684134" w:rsidRPr="00DB7725" w:rsidRDefault="00684134" w:rsidP="00243BAD">
            <w:pPr>
              <w:pStyle w:val="a0"/>
              <w:snapToGrid w:val="0"/>
              <w:ind w:firstLineChars="0" w:firstLine="0"/>
              <w:jc w:val="center"/>
              <w:rPr>
                <w:sz w:val="15"/>
              </w:rPr>
            </w:pPr>
            <w:r w:rsidRPr="00DB7725">
              <w:rPr>
                <w:rFonts w:hint="eastAsia"/>
                <w:sz w:val="15"/>
              </w:rPr>
              <w:t>100</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100/100</w:t>
            </w:r>
          </w:p>
        </w:tc>
        <w:tc>
          <w:tcPr>
            <w:tcW w:w="935" w:type="dxa"/>
          </w:tcPr>
          <w:p w:rsidR="00684134" w:rsidRPr="00A90383" w:rsidRDefault="00684134" w:rsidP="00243BAD">
            <w:pPr>
              <w:pStyle w:val="a0"/>
              <w:snapToGrid w:val="0"/>
              <w:ind w:firstLineChars="0" w:firstLine="0"/>
              <w:jc w:val="center"/>
              <w:rPr>
                <w:sz w:val="15"/>
              </w:rPr>
            </w:pPr>
            <w:r w:rsidRPr="00A90383">
              <w:rPr>
                <w:rFonts w:hint="eastAsia"/>
                <w:sz w:val="15"/>
              </w:rPr>
              <w:t>0/0</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100/100</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0/0</w:t>
            </w:r>
          </w:p>
        </w:tc>
      </w:tr>
      <w:tr w:rsidR="00684134" w:rsidTr="00243BAD">
        <w:tc>
          <w:tcPr>
            <w:tcW w:w="935" w:type="dxa"/>
          </w:tcPr>
          <w:p w:rsidR="00684134" w:rsidRPr="00DB7725" w:rsidRDefault="00684134" w:rsidP="00243BAD">
            <w:pPr>
              <w:pStyle w:val="a0"/>
              <w:snapToGrid w:val="0"/>
              <w:ind w:firstLineChars="0" w:firstLine="0"/>
              <w:jc w:val="center"/>
              <w:rPr>
                <w:sz w:val="15"/>
              </w:rPr>
            </w:pPr>
            <w:r w:rsidRPr="00DB7725">
              <w:rPr>
                <w:rFonts w:hint="eastAsia"/>
                <w:sz w:val="15"/>
              </w:rPr>
              <w:t>150</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sidRPr="00DB7725">
              <w:rPr>
                <w:rFonts w:hint="eastAsia"/>
                <w:sz w:val="15"/>
              </w:rPr>
              <w:t>200</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sidRPr="00DB7725">
              <w:rPr>
                <w:rFonts w:hint="eastAsia"/>
                <w:sz w:val="15"/>
              </w:rPr>
              <w:t>250</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sidRPr="00DB7725">
              <w:rPr>
                <w:rFonts w:hint="eastAsia"/>
                <w:sz w:val="15"/>
              </w:rPr>
              <w:t>300</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bl>
    <w:p w:rsidR="006B79AB" w:rsidRPr="00B14494" w:rsidRDefault="0056170E" w:rsidP="00B14494">
      <w:pPr>
        <w:pStyle w:val="a0"/>
        <w:ind w:firstLine="420"/>
        <w:rPr>
          <w:sz w:val="21"/>
          <w:szCs w:val="21"/>
        </w:rPr>
      </w:pPr>
      <w:r>
        <w:rPr>
          <w:rFonts w:hint="eastAsia"/>
          <w:sz w:val="21"/>
          <w:szCs w:val="21"/>
        </w:rPr>
        <w:t>表</w:t>
      </w:r>
      <w:r>
        <w:rPr>
          <w:rFonts w:hint="eastAsia"/>
          <w:sz w:val="21"/>
          <w:szCs w:val="21"/>
        </w:rPr>
        <w:t>4</w:t>
      </w:r>
      <w:r>
        <w:rPr>
          <w:rFonts w:hint="eastAsia"/>
          <w:sz w:val="21"/>
          <w:szCs w:val="21"/>
        </w:rPr>
        <w:t>展示不同</w:t>
      </w:r>
      <m:oMath>
        <m:r>
          <m:rPr>
            <m:sty m:val="p"/>
          </m:rPr>
          <w:rPr>
            <w:rFonts w:ascii="Cambria Math" w:hAnsi="Cambria Math"/>
            <w:sz w:val="21"/>
          </w:rPr>
          <m:t>ε</m:t>
        </m:r>
      </m:oMath>
      <w:r>
        <w:rPr>
          <w:rFonts w:hint="eastAsia"/>
          <w:sz w:val="21"/>
        </w:rPr>
        <w:t>值对于两种算法纳真值、纳伪值的影响</w:t>
      </w:r>
      <w:r>
        <w:rPr>
          <w:rFonts w:hint="eastAsia"/>
          <w:sz w:val="21"/>
        </w:rPr>
        <w:t>(</w:t>
      </w:r>
      <w:r>
        <w:rPr>
          <w:rFonts w:hint="eastAsia"/>
          <w:sz w:val="21"/>
        </w:rPr>
        <w:t>默认设定</w:t>
      </w:r>
      <m:oMath>
        <m:r>
          <w:rPr>
            <w:rFonts w:ascii="Cambria Math" w:hAnsi="Cambria Math" w:hint="eastAsia"/>
            <w:sz w:val="21"/>
          </w:rPr>
          <m:t>k</m:t>
        </m:r>
      </m:oMath>
      <w:r>
        <w:rPr>
          <w:rFonts w:hint="eastAsia"/>
          <w:sz w:val="21"/>
        </w:rPr>
        <w:t xml:space="preserve">=200). </w:t>
      </w:r>
      <m:oMath>
        <m:r>
          <m:rPr>
            <m:sty m:val="p"/>
          </m:rPr>
          <w:rPr>
            <w:rFonts w:ascii="Cambria Math" w:hAnsi="Cambria Math"/>
            <w:sz w:val="21"/>
          </w:rPr>
          <m:t>ε</m:t>
        </m:r>
      </m:oMath>
      <w:r>
        <w:rPr>
          <w:rFonts w:hint="eastAsia"/>
          <w:sz w:val="21"/>
        </w:rPr>
        <w:t>值越大</w:t>
      </w:r>
      <w:r>
        <w:rPr>
          <w:rFonts w:hint="eastAsia"/>
          <w:sz w:val="21"/>
        </w:rPr>
        <w:t xml:space="preserve">, </w:t>
      </w:r>
      <w:r>
        <w:rPr>
          <w:rFonts w:hint="eastAsia"/>
          <w:sz w:val="21"/>
        </w:rPr>
        <w:t>对应纳真值越大、纳伪值越小</w:t>
      </w:r>
      <w:r>
        <w:rPr>
          <w:rFonts w:hint="eastAsia"/>
          <w:sz w:val="21"/>
        </w:rPr>
        <w:t xml:space="preserve">, </w:t>
      </w:r>
      <w:r>
        <w:rPr>
          <w:rFonts w:hint="eastAsia"/>
          <w:sz w:val="21"/>
        </w:rPr>
        <w:t>充分证明理论分析中指出的较大隐私预算对应较小的噪音添加进而保证较高的可用性</w:t>
      </w:r>
      <w:r>
        <w:rPr>
          <w:rFonts w:hint="eastAsia"/>
          <w:sz w:val="21"/>
        </w:rPr>
        <w:t xml:space="preserve">. </w:t>
      </w:r>
      <w:r>
        <w:rPr>
          <w:rFonts w:hint="eastAsia"/>
          <w:sz w:val="21"/>
        </w:rPr>
        <w:t>同时</w:t>
      </w:r>
      <w:r>
        <w:rPr>
          <w:rFonts w:hint="eastAsia"/>
          <w:sz w:val="21"/>
        </w:rPr>
        <w:t xml:space="preserve">, </w:t>
      </w:r>
      <w:r>
        <w:rPr>
          <w:rFonts w:hint="eastAsia"/>
          <w:sz w:val="21"/>
        </w:rPr>
        <w:t>能够观察到一致性约束在保证序列数据可用性方面的贡献</w:t>
      </w:r>
      <w:r>
        <w:rPr>
          <w:rFonts w:hint="eastAsia"/>
          <w:sz w:val="21"/>
        </w:rPr>
        <w:t>.</w:t>
      </w:r>
    </w:p>
    <w:p w:rsidR="00967FF6" w:rsidRDefault="00967FF6" w:rsidP="00967FF6">
      <w:pPr>
        <w:pStyle w:val="a9"/>
        <w:keepNext/>
        <w:spacing w:before="0" w:after="0"/>
        <w:jc w:val="center"/>
        <w:rPr>
          <w:rFonts w:ascii="Times New Roman" w:hAnsi="Times New Roman"/>
        </w:rPr>
      </w:pPr>
      <w:r w:rsidRPr="00BC48F0">
        <w:rPr>
          <w:rFonts w:ascii="Times New Roman" w:hAnsi="Times New Roman"/>
        </w:rPr>
        <w:t xml:space="preserve">Table </w:t>
      </w:r>
      <w:r w:rsidRPr="00BC48F0">
        <w:rPr>
          <w:rFonts w:ascii="Times New Roman" w:hAnsi="Times New Roman"/>
        </w:rPr>
        <w:fldChar w:fldCharType="begin"/>
      </w:r>
      <w:r w:rsidRPr="00BC48F0">
        <w:rPr>
          <w:rFonts w:ascii="Times New Roman" w:hAnsi="Times New Roman"/>
        </w:rPr>
        <w:instrText xml:space="preserve"> SEQ Table \* ARABIC </w:instrText>
      </w:r>
      <w:r w:rsidRPr="00BC48F0">
        <w:rPr>
          <w:rFonts w:ascii="Times New Roman" w:hAnsi="Times New Roman"/>
        </w:rPr>
        <w:fldChar w:fldCharType="separate"/>
      </w:r>
      <w:r w:rsidR="00287DCD">
        <w:rPr>
          <w:rFonts w:ascii="Times New Roman" w:hAnsi="Times New Roman"/>
          <w:noProof/>
        </w:rPr>
        <w:t>5</w:t>
      </w:r>
      <w:r w:rsidRPr="00BC48F0">
        <w:rPr>
          <w:rFonts w:ascii="Times New Roman" w:hAnsi="Times New Roman"/>
        </w:rPr>
        <w:fldChar w:fldCharType="end"/>
      </w:r>
      <w:r w:rsidRPr="00BC48F0">
        <w:rPr>
          <w:rFonts w:ascii="Times New Roman" w:hAnsi="Times New Roman" w:hint="eastAsia"/>
        </w:rPr>
        <w:t xml:space="preserve"> </w:t>
      </w:r>
      <w:r w:rsidR="0056170E">
        <w:rPr>
          <w:rFonts w:ascii="Times New Roman" w:hAnsi="Times New Roman" w:hint="eastAsia"/>
        </w:rPr>
        <w:t xml:space="preserve">Changes of </w:t>
      </w:r>
      <w:r w:rsidR="0056170E" w:rsidRPr="00BC48F0">
        <w:rPr>
          <w:rFonts w:ascii="Times New Roman" w:hAnsi="Times New Roman" w:hint="eastAsia"/>
        </w:rPr>
        <w:t>TP</w:t>
      </w:r>
      <w:r w:rsidR="0056170E">
        <w:rPr>
          <w:rFonts w:ascii="Times New Roman" w:hAnsi="Times New Roman" w:hint="eastAsia"/>
        </w:rPr>
        <w:t xml:space="preserve"> and </w:t>
      </w:r>
      <w:r w:rsidR="0056170E" w:rsidRPr="00BC48F0">
        <w:rPr>
          <w:rFonts w:ascii="Times New Roman" w:hAnsi="Times New Roman" w:hint="eastAsia"/>
        </w:rPr>
        <w:t>FP</w:t>
      </w:r>
      <w:r w:rsidR="0056170E">
        <w:rPr>
          <w:rFonts w:ascii="Times New Roman" w:hAnsi="Times New Roman" w:hint="eastAsia"/>
        </w:rPr>
        <w:t xml:space="preserve"> value under different </w:t>
      </w:r>
      <m:oMath>
        <m:r>
          <w:rPr>
            <w:rFonts w:ascii="Cambria Math" w:hAnsi="Cambria Math"/>
            <w:szCs w:val="18"/>
          </w:rPr>
          <m:t>ε</m:t>
        </m:r>
      </m:oMath>
      <w:r w:rsidR="00C42B74" w:rsidRPr="00C42B74">
        <w:rPr>
          <w:rFonts w:ascii="Times New Roman" w:hAnsi="Times New Roman" w:hint="eastAsia"/>
          <w:szCs w:val="18"/>
        </w:rPr>
        <w:t xml:space="preserve"> value</w:t>
      </w:r>
    </w:p>
    <w:p w:rsidR="00967FF6" w:rsidRPr="00BC48F0" w:rsidRDefault="00967FF6" w:rsidP="00967FF6">
      <w:pPr>
        <w:pStyle w:val="a9"/>
        <w:keepNext/>
        <w:spacing w:before="0" w:after="0"/>
        <w:jc w:val="center"/>
        <w:rPr>
          <w:rFonts w:ascii="Times New Roman" w:hAnsi="Times New Roman"/>
        </w:rPr>
      </w:pPr>
      <w:r w:rsidRPr="00BC48F0">
        <w:rPr>
          <w:rFonts w:ascii="Times New Roman" w:hAnsi="Times New Roman" w:hint="eastAsia"/>
        </w:rPr>
        <w:t>表</w:t>
      </w:r>
      <w:r w:rsidRPr="00BC48F0">
        <w:rPr>
          <w:rFonts w:ascii="Times New Roman" w:hAnsi="Times New Roman" w:hint="eastAsia"/>
        </w:rPr>
        <w:t xml:space="preserve"> </w:t>
      </w:r>
      <w:r w:rsidRPr="00BC48F0">
        <w:rPr>
          <w:rFonts w:ascii="Times New Roman" w:hAnsi="Times New Roman"/>
        </w:rPr>
        <w:fldChar w:fldCharType="begin"/>
      </w:r>
      <w:r w:rsidRPr="00BC48F0">
        <w:rPr>
          <w:rFonts w:ascii="Times New Roman" w:hAnsi="Times New Roman"/>
        </w:rPr>
        <w:instrText xml:space="preserve"> </w:instrText>
      </w:r>
      <w:r w:rsidRPr="00BC48F0">
        <w:rPr>
          <w:rFonts w:ascii="Times New Roman" w:hAnsi="Times New Roman" w:hint="eastAsia"/>
        </w:rPr>
        <w:instrText xml:space="preserve">SEQ </w:instrText>
      </w:r>
      <w:r w:rsidRPr="00BC48F0">
        <w:rPr>
          <w:rFonts w:ascii="Times New Roman" w:hAnsi="Times New Roman" w:hint="eastAsia"/>
        </w:rPr>
        <w:instrText>表</w:instrText>
      </w:r>
      <w:r w:rsidRPr="00BC48F0">
        <w:rPr>
          <w:rFonts w:ascii="Times New Roman" w:hAnsi="Times New Roman" w:hint="eastAsia"/>
        </w:rPr>
        <w:instrText xml:space="preserve"> \* ARABIC</w:instrText>
      </w:r>
      <w:r w:rsidRPr="00BC48F0">
        <w:rPr>
          <w:rFonts w:ascii="Times New Roman" w:hAnsi="Times New Roman"/>
        </w:rPr>
        <w:instrText xml:space="preserve"> </w:instrText>
      </w:r>
      <w:r w:rsidRPr="00BC48F0">
        <w:rPr>
          <w:rFonts w:ascii="Times New Roman" w:hAnsi="Times New Roman"/>
        </w:rPr>
        <w:fldChar w:fldCharType="separate"/>
      </w:r>
      <w:r w:rsidR="00287DCD">
        <w:rPr>
          <w:rFonts w:ascii="Times New Roman" w:hAnsi="Times New Roman"/>
          <w:noProof/>
        </w:rPr>
        <w:t>5</w:t>
      </w:r>
      <w:r w:rsidRPr="00BC48F0">
        <w:rPr>
          <w:rFonts w:ascii="Times New Roman" w:hAnsi="Times New Roman"/>
        </w:rPr>
        <w:fldChar w:fldCharType="end"/>
      </w:r>
      <w:r w:rsidRPr="00BC48F0">
        <w:rPr>
          <w:rFonts w:ascii="Times New Roman" w:hAnsi="Times New Roman" w:hint="eastAsia"/>
        </w:rPr>
        <w:t xml:space="preserve"> </w:t>
      </w:r>
      <m:oMath>
        <m:r>
          <w:rPr>
            <w:rFonts w:ascii="Cambria Math" w:hAnsi="Cambria Math"/>
            <w:szCs w:val="21"/>
          </w:rPr>
          <m:t>ε</m:t>
        </m:r>
      </m:oMath>
      <w:r w:rsidRPr="00BC48F0">
        <w:rPr>
          <w:rFonts w:ascii="Times New Roman" w:hAnsi="Times New Roman" w:hint="eastAsia"/>
        </w:rPr>
        <w:t>值</w:t>
      </w:r>
      <w:r w:rsidR="0056170E">
        <w:rPr>
          <w:rFonts w:ascii="Times New Roman" w:hAnsi="Times New Roman" w:hint="eastAsia"/>
        </w:rPr>
        <w:t>变化时</w:t>
      </w:r>
      <w:r w:rsidR="0056170E" w:rsidRPr="00BC48F0">
        <w:rPr>
          <w:rFonts w:ascii="Times New Roman" w:hAnsi="Times New Roman" w:hint="eastAsia"/>
        </w:rPr>
        <w:t>纳真</w:t>
      </w:r>
      <w:r w:rsidR="0056170E">
        <w:rPr>
          <w:rFonts w:ascii="Times New Roman" w:hAnsi="Times New Roman" w:hint="eastAsia"/>
        </w:rPr>
        <w:t>值</w:t>
      </w:r>
      <w:r w:rsidR="0056170E">
        <w:rPr>
          <w:rFonts w:ascii="Times New Roman" w:hAnsi="Times New Roman" w:hint="eastAsia"/>
        </w:rPr>
        <w:t>,</w:t>
      </w:r>
      <w:r w:rsidR="0056170E" w:rsidRPr="00BC48F0">
        <w:rPr>
          <w:rFonts w:ascii="Times New Roman" w:hAnsi="Times New Roman" w:hint="eastAsia"/>
        </w:rPr>
        <w:t>纳伪值</w:t>
      </w:r>
      <w:r w:rsidR="0056170E">
        <w:rPr>
          <w:rFonts w:ascii="Times New Roman" w:hAnsi="Times New Roman" w:hint="eastAsia"/>
        </w:rPr>
        <w:t>的变化情况</w:t>
      </w:r>
    </w:p>
    <w:tbl>
      <w:tblPr>
        <w:tblStyle w:val="af2"/>
        <w:tblW w:w="4678" w:type="dxa"/>
        <w:tblInd w:w="108" w:type="dxa"/>
        <w:tblLook w:val="04A0" w:firstRow="1" w:lastRow="0" w:firstColumn="1" w:lastColumn="0" w:noHBand="0" w:noVBand="1"/>
      </w:tblPr>
      <w:tblGrid>
        <w:gridCol w:w="935"/>
        <w:gridCol w:w="936"/>
        <w:gridCol w:w="935"/>
        <w:gridCol w:w="936"/>
        <w:gridCol w:w="936"/>
      </w:tblGrid>
      <w:tr w:rsidR="00967FF6" w:rsidTr="00DF256F">
        <w:tc>
          <w:tcPr>
            <w:tcW w:w="935" w:type="dxa"/>
          </w:tcPr>
          <w:p w:rsidR="00967FF6" w:rsidRPr="00D97F57" w:rsidRDefault="00D97F57" w:rsidP="00DF256F">
            <w:pPr>
              <w:pStyle w:val="a0"/>
              <w:snapToGrid w:val="0"/>
              <w:ind w:firstLineChars="0" w:firstLine="0"/>
              <w:jc w:val="center"/>
              <w:rPr>
                <w:i/>
                <w:sz w:val="15"/>
              </w:rPr>
            </w:pPr>
            <m:oMathPara>
              <m:oMathParaPr>
                <m:jc m:val="center"/>
              </m:oMathParaPr>
              <m:oMath>
                <m:r>
                  <w:rPr>
                    <w:rFonts w:ascii="Cambria Math" w:hAnsi="Cambria Math"/>
                    <w:sz w:val="15"/>
                    <w:szCs w:val="21"/>
                  </w:rPr>
                  <m:t>ε</m:t>
                </m:r>
              </m:oMath>
            </m:oMathPara>
          </w:p>
        </w:tc>
        <w:tc>
          <w:tcPr>
            <w:tcW w:w="936" w:type="dxa"/>
          </w:tcPr>
          <w:p w:rsidR="00967FF6" w:rsidRPr="00EF0A99" w:rsidRDefault="00967FF6" w:rsidP="00DF256F">
            <w:pPr>
              <w:pStyle w:val="a0"/>
              <w:snapToGrid w:val="0"/>
              <w:ind w:firstLineChars="0" w:firstLine="0"/>
              <w:jc w:val="center"/>
              <w:rPr>
                <w:b/>
                <w:sz w:val="15"/>
              </w:rPr>
            </w:pPr>
            <w:r w:rsidRPr="00EF0A99">
              <w:rPr>
                <w:rFonts w:hint="eastAsia"/>
                <w:b/>
                <w:sz w:val="15"/>
              </w:rPr>
              <w:t>TP</w:t>
            </w:r>
          </w:p>
          <w:p w:rsidR="00967FF6" w:rsidRPr="00EF0A99" w:rsidRDefault="00967FF6" w:rsidP="00DF256F">
            <w:pPr>
              <w:pStyle w:val="a0"/>
              <w:snapToGrid w:val="0"/>
              <w:ind w:firstLineChars="0" w:firstLine="0"/>
              <w:jc w:val="center"/>
              <w:rPr>
                <w:sz w:val="15"/>
              </w:rPr>
            </w:pPr>
            <w:r w:rsidRPr="00EF0A99">
              <w:rPr>
                <w:rFonts w:hint="eastAsia"/>
                <w:sz w:val="15"/>
              </w:rPr>
              <w:t>Diff-FSPM</w:t>
            </w:r>
          </w:p>
        </w:tc>
        <w:tc>
          <w:tcPr>
            <w:tcW w:w="935" w:type="dxa"/>
          </w:tcPr>
          <w:p w:rsidR="00967FF6" w:rsidRPr="00EF0A99" w:rsidRDefault="000E15BC" w:rsidP="00DF256F">
            <w:pPr>
              <w:pStyle w:val="a0"/>
              <w:snapToGrid w:val="0"/>
              <w:ind w:firstLineChars="0" w:firstLine="0"/>
              <w:jc w:val="center"/>
              <w:rPr>
                <w:b/>
                <w:sz w:val="15"/>
              </w:rPr>
            </w:pPr>
            <w:r>
              <w:rPr>
                <w:rFonts w:hint="eastAsia"/>
                <w:b/>
                <w:sz w:val="15"/>
              </w:rPr>
              <w:t>FP</w:t>
            </w:r>
          </w:p>
          <w:p w:rsidR="00967FF6" w:rsidRPr="00EF0A99" w:rsidRDefault="00967FF6" w:rsidP="00DF256F">
            <w:pPr>
              <w:pStyle w:val="a0"/>
              <w:snapToGrid w:val="0"/>
              <w:ind w:firstLineChars="0" w:firstLine="0"/>
              <w:jc w:val="center"/>
              <w:rPr>
                <w:sz w:val="15"/>
              </w:rPr>
            </w:pPr>
            <w:r w:rsidRPr="00EF0A99">
              <w:rPr>
                <w:rFonts w:hint="eastAsia"/>
                <w:sz w:val="15"/>
              </w:rPr>
              <w:t>Diff-FSPM</w:t>
            </w:r>
          </w:p>
        </w:tc>
        <w:tc>
          <w:tcPr>
            <w:tcW w:w="936" w:type="dxa"/>
          </w:tcPr>
          <w:p w:rsidR="00967FF6" w:rsidRPr="00EF0A99" w:rsidRDefault="00967FF6" w:rsidP="00DF256F">
            <w:pPr>
              <w:pStyle w:val="a0"/>
              <w:snapToGrid w:val="0"/>
              <w:ind w:firstLineChars="0" w:firstLine="0"/>
              <w:jc w:val="center"/>
              <w:rPr>
                <w:b/>
                <w:sz w:val="15"/>
              </w:rPr>
            </w:pPr>
            <w:r w:rsidRPr="00EF0A99">
              <w:rPr>
                <w:rFonts w:hint="eastAsia"/>
                <w:b/>
                <w:sz w:val="15"/>
              </w:rPr>
              <w:t>TP</w:t>
            </w:r>
          </w:p>
          <w:p w:rsidR="00967FF6" w:rsidRPr="00EF0A99" w:rsidRDefault="00967FF6" w:rsidP="00DF256F">
            <w:pPr>
              <w:pStyle w:val="a0"/>
              <w:snapToGrid w:val="0"/>
              <w:ind w:firstLineChars="0" w:firstLine="0"/>
              <w:jc w:val="center"/>
              <w:rPr>
                <w:sz w:val="15"/>
              </w:rPr>
            </w:pPr>
            <w:r w:rsidRPr="00EF0A99">
              <w:rPr>
                <w:rFonts w:hint="eastAsia"/>
                <w:sz w:val="15"/>
              </w:rPr>
              <w:t>N-gram</w:t>
            </w:r>
          </w:p>
        </w:tc>
        <w:tc>
          <w:tcPr>
            <w:tcW w:w="936" w:type="dxa"/>
          </w:tcPr>
          <w:p w:rsidR="00967FF6" w:rsidRPr="00EF0A99" w:rsidRDefault="000E15BC" w:rsidP="00DF256F">
            <w:pPr>
              <w:pStyle w:val="a0"/>
              <w:snapToGrid w:val="0"/>
              <w:ind w:firstLineChars="0" w:firstLine="0"/>
              <w:jc w:val="center"/>
              <w:rPr>
                <w:b/>
                <w:sz w:val="15"/>
              </w:rPr>
            </w:pPr>
            <w:r>
              <w:rPr>
                <w:rFonts w:hint="eastAsia"/>
                <w:b/>
                <w:sz w:val="15"/>
              </w:rPr>
              <w:t>FP</w:t>
            </w:r>
          </w:p>
          <w:p w:rsidR="00967FF6" w:rsidRPr="00EF0A99" w:rsidRDefault="00967FF6" w:rsidP="00DF256F">
            <w:pPr>
              <w:pStyle w:val="a0"/>
              <w:snapToGrid w:val="0"/>
              <w:ind w:firstLineChars="0" w:firstLine="0"/>
              <w:jc w:val="center"/>
              <w:rPr>
                <w:sz w:val="15"/>
              </w:rPr>
            </w:pPr>
            <w:r w:rsidRPr="00EF0A99">
              <w:rPr>
                <w:rFonts w:hint="eastAsia"/>
                <w:sz w:val="15"/>
              </w:rPr>
              <w:t>N-gram</w:t>
            </w:r>
          </w:p>
        </w:tc>
      </w:tr>
      <w:tr w:rsidR="006E7FDC" w:rsidTr="00DF256F">
        <w:tc>
          <w:tcPr>
            <w:tcW w:w="935" w:type="dxa"/>
          </w:tcPr>
          <w:p w:rsidR="006E7FDC" w:rsidRPr="00DB7725" w:rsidRDefault="006E7FDC" w:rsidP="00DF256F">
            <w:pPr>
              <w:pStyle w:val="a0"/>
              <w:snapToGrid w:val="0"/>
              <w:ind w:firstLineChars="0" w:firstLine="0"/>
              <w:jc w:val="center"/>
              <w:rPr>
                <w:sz w:val="15"/>
              </w:rPr>
            </w:pPr>
            <w:r>
              <w:rPr>
                <w:rFonts w:hint="eastAsia"/>
                <w:sz w:val="15"/>
              </w:rPr>
              <w:t>0.5</w:t>
            </w:r>
          </w:p>
        </w:tc>
        <w:tc>
          <w:tcPr>
            <w:tcW w:w="936" w:type="dxa"/>
          </w:tcPr>
          <w:p w:rsidR="006E7FDC" w:rsidRPr="00A90383" w:rsidRDefault="006E7FDC" w:rsidP="00DF256F">
            <w:pPr>
              <w:pStyle w:val="a0"/>
              <w:snapToGrid w:val="0"/>
              <w:ind w:firstLineChars="0" w:firstLine="0"/>
              <w:jc w:val="center"/>
              <w:rPr>
                <w:sz w:val="15"/>
              </w:rPr>
            </w:pPr>
            <w:r w:rsidRPr="00A90383">
              <w:rPr>
                <w:rFonts w:hint="eastAsia"/>
                <w:sz w:val="15"/>
              </w:rPr>
              <w:t>100/100</w:t>
            </w:r>
          </w:p>
        </w:tc>
        <w:tc>
          <w:tcPr>
            <w:tcW w:w="935" w:type="dxa"/>
          </w:tcPr>
          <w:p w:rsidR="006E7FDC" w:rsidRPr="00A90383" w:rsidRDefault="006E7FDC" w:rsidP="00DF256F">
            <w:pPr>
              <w:pStyle w:val="a0"/>
              <w:snapToGrid w:val="0"/>
              <w:ind w:firstLineChars="0" w:firstLine="0"/>
              <w:jc w:val="center"/>
              <w:rPr>
                <w:sz w:val="15"/>
              </w:rPr>
            </w:pPr>
            <w:r w:rsidRPr="00A90383">
              <w:rPr>
                <w:rFonts w:hint="eastAsia"/>
                <w:sz w:val="15"/>
              </w:rPr>
              <w:t>0/0</w:t>
            </w:r>
          </w:p>
        </w:tc>
        <w:tc>
          <w:tcPr>
            <w:tcW w:w="936" w:type="dxa"/>
          </w:tcPr>
          <w:p w:rsidR="006E7FDC" w:rsidRPr="00A90383" w:rsidRDefault="006E7FDC" w:rsidP="00DF256F">
            <w:pPr>
              <w:pStyle w:val="a0"/>
              <w:snapToGrid w:val="0"/>
              <w:ind w:firstLineChars="0" w:firstLine="0"/>
              <w:jc w:val="center"/>
              <w:rPr>
                <w:sz w:val="15"/>
              </w:rPr>
            </w:pPr>
            <w:r w:rsidRPr="00A90383">
              <w:rPr>
                <w:rFonts w:hint="eastAsia"/>
                <w:sz w:val="15"/>
              </w:rPr>
              <w:t>100/100</w:t>
            </w:r>
          </w:p>
        </w:tc>
        <w:tc>
          <w:tcPr>
            <w:tcW w:w="936" w:type="dxa"/>
          </w:tcPr>
          <w:p w:rsidR="006E7FDC" w:rsidRPr="00A90383" w:rsidRDefault="006E7FDC" w:rsidP="00DF256F">
            <w:pPr>
              <w:pStyle w:val="a0"/>
              <w:snapToGrid w:val="0"/>
              <w:ind w:firstLineChars="0" w:firstLine="0"/>
              <w:jc w:val="center"/>
              <w:rPr>
                <w:sz w:val="15"/>
              </w:rPr>
            </w:pPr>
            <w:r w:rsidRPr="00A90383">
              <w:rPr>
                <w:rFonts w:hint="eastAsia"/>
                <w:sz w:val="15"/>
              </w:rPr>
              <w:t>0/0</w:t>
            </w:r>
          </w:p>
        </w:tc>
      </w:tr>
      <w:tr w:rsidR="006E7FDC" w:rsidTr="00DF256F">
        <w:tc>
          <w:tcPr>
            <w:tcW w:w="935" w:type="dxa"/>
          </w:tcPr>
          <w:p w:rsidR="006E7FDC" w:rsidRPr="00DB7725" w:rsidRDefault="006E7FDC" w:rsidP="00DF256F">
            <w:pPr>
              <w:pStyle w:val="a0"/>
              <w:snapToGrid w:val="0"/>
              <w:ind w:firstLineChars="0" w:firstLine="0"/>
              <w:jc w:val="center"/>
              <w:rPr>
                <w:sz w:val="15"/>
              </w:rPr>
            </w:pPr>
            <w:r>
              <w:rPr>
                <w:rFonts w:hint="eastAsia"/>
                <w:sz w:val="15"/>
              </w:rPr>
              <w:t>0.75</w:t>
            </w:r>
          </w:p>
        </w:tc>
        <w:tc>
          <w:tcPr>
            <w:tcW w:w="936" w:type="dxa"/>
          </w:tcPr>
          <w:p w:rsidR="006E7FDC" w:rsidRPr="006E7FDC" w:rsidRDefault="006E7FDC" w:rsidP="006E7FDC">
            <w:pPr>
              <w:pStyle w:val="a0"/>
              <w:snapToGrid w:val="0"/>
              <w:ind w:firstLineChars="0" w:firstLine="0"/>
              <w:jc w:val="center"/>
              <w:rPr>
                <w:sz w:val="15"/>
              </w:rPr>
            </w:pPr>
          </w:p>
        </w:tc>
        <w:tc>
          <w:tcPr>
            <w:tcW w:w="935"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r>
      <w:tr w:rsidR="006E7FDC" w:rsidTr="00DF256F">
        <w:tc>
          <w:tcPr>
            <w:tcW w:w="935" w:type="dxa"/>
          </w:tcPr>
          <w:p w:rsidR="006E7FDC" w:rsidRPr="00DB7725" w:rsidRDefault="006E7FDC" w:rsidP="00DF256F">
            <w:pPr>
              <w:pStyle w:val="a0"/>
              <w:snapToGrid w:val="0"/>
              <w:ind w:firstLineChars="0" w:firstLine="0"/>
              <w:jc w:val="center"/>
              <w:rPr>
                <w:sz w:val="15"/>
              </w:rPr>
            </w:pPr>
            <w:r>
              <w:rPr>
                <w:rFonts w:hint="eastAsia"/>
                <w:sz w:val="15"/>
              </w:rPr>
              <w:t>1.0</w:t>
            </w:r>
          </w:p>
        </w:tc>
        <w:tc>
          <w:tcPr>
            <w:tcW w:w="936" w:type="dxa"/>
          </w:tcPr>
          <w:p w:rsidR="006E7FDC" w:rsidRPr="006E7FDC" w:rsidRDefault="006E7FDC" w:rsidP="006E7FDC">
            <w:pPr>
              <w:pStyle w:val="a0"/>
              <w:snapToGrid w:val="0"/>
              <w:ind w:firstLineChars="0" w:firstLine="0"/>
              <w:jc w:val="center"/>
              <w:rPr>
                <w:sz w:val="15"/>
              </w:rPr>
            </w:pPr>
          </w:p>
        </w:tc>
        <w:tc>
          <w:tcPr>
            <w:tcW w:w="935"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r>
      <w:tr w:rsidR="006E7FDC" w:rsidTr="00DF256F">
        <w:tc>
          <w:tcPr>
            <w:tcW w:w="935" w:type="dxa"/>
          </w:tcPr>
          <w:p w:rsidR="006E7FDC" w:rsidRPr="00DB7725" w:rsidRDefault="006E7FDC" w:rsidP="00DF256F">
            <w:pPr>
              <w:pStyle w:val="a0"/>
              <w:snapToGrid w:val="0"/>
              <w:ind w:firstLineChars="0" w:firstLine="0"/>
              <w:jc w:val="center"/>
              <w:rPr>
                <w:sz w:val="15"/>
              </w:rPr>
            </w:pPr>
            <w:r>
              <w:rPr>
                <w:rFonts w:hint="eastAsia"/>
                <w:sz w:val="15"/>
              </w:rPr>
              <w:t>1.25</w:t>
            </w:r>
          </w:p>
        </w:tc>
        <w:tc>
          <w:tcPr>
            <w:tcW w:w="936" w:type="dxa"/>
          </w:tcPr>
          <w:p w:rsidR="006E7FDC" w:rsidRPr="006E7FDC" w:rsidRDefault="006E7FDC" w:rsidP="006E7FDC">
            <w:pPr>
              <w:pStyle w:val="a0"/>
              <w:snapToGrid w:val="0"/>
              <w:ind w:firstLineChars="0" w:firstLine="0"/>
              <w:jc w:val="center"/>
              <w:rPr>
                <w:sz w:val="15"/>
              </w:rPr>
            </w:pPr>
          </w:p>
        </w:tc>
        <w:tc>
          <w:tcPr>
            <w:tcW w:w="935"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r>
      <w:tr w:rsidR="006E7FDC" w:rsidTr="00DF256F">
        <w:tc>
          <w:tcPr>
            <w:tcW w:w="935" w:type="dxa"/>
          </w:tcPr>
          <w:p w:rsidR="006E7FDC" w:rsidRPr="00DB7725" w:rsidRDefault="006E7FDC" w:rsidP="00DF256F">
            <w:pPr>
              <w:pStyle w:val="a0"/>
              <w:snapToGrid w:val="0"/>
              <w:ind w:firstLineChars="0" w:firstLine="0"/>
              <w:jc w:val="center"/>
              <w:rPr>
                <w:sz w:val="15"/>
              </w:rPr>
            </w:pPr>
            <w:r>
              <w:rPr>
                <w:rFonts w:hint="eastAsia"/>
                <w:sz w:val="15"/>
              </w:rPr>
              <w:t>1.5</w:t>
            </w:r>
          </w:p>
        </w:tc>
        <w:tc>
          <w:tcPr>
            <w:tcW w:w="936" w:type="dxa"/>
          </w:tcPr>
          <w:p w:rsidR="006E7FDC" w:rsidRPr="006E7FDC" w:rsidRDefault="006E7FDC" w:rsidP="006E7FDC">
            <w:pPr>
              <w:pStyle w:val="a0"/>
              <w:snapToGrid w:val="0"/>
              <w:ind w:firstLineChars="0" w:firstLine="0"/>
              <w:jc w:val="center"/>
              <w:rPr>
                <w:sz w:val="15"/>
              </w:rPr>
            </w:pPr>
          </w:p>
        </w:tc>
        <w:tc>
          <w:tcPr>
            <w:tcW w:w="935"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c>
          <w:tcPr>
            <w:tcW w:w="936" w:type="dxa"/>
          </w:tcPr>
          <w:p w:rsidR="006E7FDC" w:rsidRPr="006E7FDC" w:rsidRDefault="006E7FDC" w:rsidP="006E7FDC">
            <w:pPr>
              <w:pStyle w:val="a0"/>
              <w:snapToGrid w:val="0"/>
              <w:ind w:firstLineChars="0" w:firstLine="0"/>
              <w:jc w:val="center"/>
              <w:rPr>
                <w:sz w:val="15"/>
              </w:rPr>
            </w:pPr>
          </w:p>
        </w:tc>
      </w:tr>
    </w:tbl>
    <w:p w:rsidR="00684134" w:rsidRDefault="00684134" w:rsidP="00684134">
      <w:pPr>
        <w:pStyle w:val="a9"/>
        <w:keepNext/>
        <w:spacing w:before="0" w:after="0"/>
        <w:jc w:val="center"/>
        <w:rPr>
          <w:rFonts w:ascii="Times New Roman" w:hAnsi="Times New Roman"/>
        </w:rPr>
      </w:pPr>
      <w:r w:rsidRPr="00BC48F0">
        <w:rPr>
          <w:rFonts w:ascii="Times New Roman" w:hAnsi="Times New Roman"/>
        </w:rPr>
        <w:t xml:space="preserve">Table </w:t>
      </w:r>
      <w:r w:rsidRPr="00BC48F0">
        <w:rPr>
          <w:rFonts w:ascii="Times New Roman" w:hAnsi="Times New Roman"/>
        </w:rPr>
        <w:fldChar w:fldCharType="begin"/>
      </w:r>
      <w:r w:rsidRPr="00BC48F0">
        <w:rPr>
          <w:rFonts w:ascii="Times New Roman" w:hAnsi="Times New Roman"/>
        </w:rPr>
        <w:instrText xml:space="preserve"> SEQ Table \* ARABIC </w:instrText>
      </w:r>
      <w:r w:rsidRPr="00BC48F0">
        <w:rPr>
          <w:rFonts w:ascii="Times New Roman" w:hAnsi="Times New Roman"/>
        </w:rPr>
        <w:fldChar w:fldCharType="separate"/>
      </w:r>
      <w:r w:rsidR="00287DCD">
        <w:rPr>
          <w:rFonts w:ascii="Times New Roman" w:hAnsi="Times New Roman"/>
          <w:noProof/>
        </w:rPr>
        <w:t>6</w:t>
      </w:r>
      <w:r w:rsidRPr="00BC48F0">
        <w:rPr>
          <w:rFonts w:ascii="Times New Roman" w:hAnsi="Times New Roman"/>
        </w:rPr>
        <w:fldChar w:fldCharType="end"/>
      </w:r>
      <w:r w:rsidRPr="00BC48F0">
        <w:rPr>
          <w:rFonts w:ascii="Times New Roman" w:hAnsi="Times New Roman" w:hint="eastAsia"/>
        </w:rPr>
        <w:t xml:space="preserve"> </w:t>
      </w:r>
      <w:r>
        <w:rPr>
          <w:rFonts w:ascii="Times New Roman" w:hAnsi="Times New Roman" w:hint="eastAsia"/>
        </w:rPr>
        <w:t xml:space="preserve">Changes of </w:t>
      </w:r>
      <w:r w:rsidRPr="00BC48F0">
        <w:rPr>
          <w:rFonts w:ascii="Times New Roman" w:hAnsi="Times New Roman" w:hint="eastAsia"/>
        </w:rPr>
        <w:t>TP</w:t>
      </w:r>
      <w:r>
        <w:rPr>
          <w:rFonts w:ascii="Times New Roman" w:hAnsi="Times New Roman" w:hint="eastAsia"/>
        </w:rPr>
        <w:t xml:space="preserve"> and </w:t>
      </w:r>
      <w:r w:rsidRPr="00BC48F0">
        <w:rPr>
          <w:rFonts w:ascii="Times New Roman" w:hAnsi="Times New Roman" w:hint="eastAsia"/>
        </w:rPr>
        <w:t>FP</w:t>
      </w:r>
      <w:r>
        <w:rPr>
          <w:rFonts w:ascii="Times New Roman" w:hAnsi="Times New Roman" w:hint="eastAsia"/>
        </w:rPr>
        <w:t xml:space="preserve"> value under different </w:t>
      </w:r>
      <m:oMath>
        <m:r>
          <w:rPr>
            <w:rFonts w:ascii="Cambria Math" w:hAnsi="Cambria Math"/>
            <w:szCs w:val="18"/>
          </w:rPr>
          <m:t>ε</m:t>
        </m:r>
      </m:oMath>
      <w:r w:rsidRPr="00C42B74">
        <w:rPr>
          <w:rFonts w:ascii="Times New Roman" w:hAnsi="Times New Roman" w:hint="eastAsia"/>
          <w:szCs w:val="18"/>
        </w:rPr>
        <w:t xml:space="preserve"> value</w:t>
      </w:r>
    </w:p>
    <w:p w:rsidR="00684134" w:rsidRPr="00BC48F0" w:rsidRDefault="00684134" w:rsidP="00684134">
      <w:pPr>
        <w:pStyle w:val="a9"/>
        <w:keepNext/>
        <w:spacing w:before="0" w:after="0"/>
        <w:jc w:val="center"/>
        <w:rPr>
          <w:rFonts w:ascii="Times New Roman" w:hAnsi="Times New Roman"/>
        </w:rPr>
      </w:pPr>
      <w:r w:rsidRPr="00BC48F0">
        <w:rPr>
          <w:rFonts w:ascii="Times New Roman" w:hAnsi="Times New Roman" w:hint="eastAsia"/>
        </w:rPr>
        <w:t>表</w:t>
      </w:r>
      <w:r w:rsidRPr="00BC48F0">
        <w:rPr>
          <w:rFonts w:ascii="Times New Roman" w:hAnsi="Times New Roman" w:hint="eastAsia"/>
        </w:rPr>
        <w:t xml:space="preserve"> </w:t>
      </w:r>
      <w:r w:rsidRPr="00BC48F0">
        <w:rPr>
          <w:rFonts w:ascii="Times New Roman" w:hAnsi="Times New Roman"/>
        </w:rPr>
        <w:fldChar w:fldCharType="begin"/>
      </w:r>
      <w:r w:rsidRPr="00BC48F0">
        <w:rPr>
          <w:rFonts w:ascii="Times New Roman" w:hAnsi="Times New Roman"/>
        </w:rPr>
        <w:instrText xml:space="preserve"> </w:instrText>
      </w:r>
      <w:r w:rsidRPr="00BC48F0">
        <w:rPr>
          <w:rFonts w:ascii="Times New Roman" w:hAnsi="Times New Roman" w:hint="eastAsia"/>
        </w:rPr>
        <w:instrText xml:space="preserve">SEQ </w:instrText>
      </w:r>
      <w:r w:rsidRPr="00BC48F0">
        <w:rPr>
          <w:rFonts w:ascii="Times New Roman" w:hAnsi="Times New Roman" w:hint="eastAsia"/>
        </w:rPr>
        <w:instrText>表</w:instrText>
      </w:r>
      <w:r w:rsidRPr="00BC48F0">
        <w:rPr>
          <w:rFonts w:ascii="Times New Roman" w:hAnsi="Times New Roman" w:hint="eastAsia"/>
        </w:rPr>
        <w:instrText xml:space="preserve"> \* ARABIC</w:instrText>
      </w:r>
      <w:r w:rsidRPr="00BC48F0">
        <w:rPr>
          <w:rFonts w:ascii="Times New Roman" w:hAnsi="Times New Roman"/>
        </w:rPr>
        <w:instrText xml:space="preserve"> </w:instrText>
      </w:r>
      <w:r w:rsidRPr="00BC48F0">
        <w:rPr>
          <w:rFonts w:ascii="Times New Roman" w:hAnsi="Times New Roman"/>
        </w:rPr>
        <w:fldChar w:fldCharType="separate"/>
      </w:r>
      <w:r w:rsidR="00287DCD">
        <w:rPr>
          <w:rFonts w:ascii="Times New Roman" w:hAnsi="Times New Roman"/>
          <w:noProof/>
        </w:rPr>
        <w:t>6</w:t>
      </w:r>
      <w:r w:rsidRPr="00BC48F0">
        <w:rPr>
          <w:rFonts w:ascii="Times New Roman" w:hAnsi="Times New Roman"/>
        </w:rPr>
        <w:fldChar w:fldCharType="end"/>
      </w:r>
      <w:r w:rsidRPr="00BC48F0">
        <w:rPr>
          <w:rFonts w:ascii="Times New Roman" w:hAnsi="Times New Roman" w:hint="eastAsia"/>
        </w:rPr>
        <w:t xml:space="preserve"> </w:t>
      </w:r>
      <m:oMath>
        <m:r>
          <w:rPr>
            <w:rFonts w:ascii="Cambria Math" w:hAnsi="Cambria Math"/>
            <w:szCs w:val="21"/>
          </w:rPr>
          <m:t>ε</m:t>
        </m:r>
      </m:oMath>
      <w:r w:rsidRPr="00BC48F0">
        <w:rPr>
          <w:rFonts w:ascii="Times New Roman" w:hAnsi="Times New Roman" w:hint="eastAsia"/>
        </w:rPr>
        <w:t>值</w:t>
      </w:r>
      <w:r>
        <w:rPr>
          <w:rFonts w:ascii="Times New Roman" w:hAnsi="Times New Roman" w:hint="eastAsia"/>
        </w:rPr>
        <w:t>变化时</w:t>
      </w:r>
      <w:r w:rsidRPr="00BC48F0">
        <w:rPr>
          <w:rFonts w:ascii="Times New Roman" w:hAnsi="Times New Roman" w:hint="eastAsia"/>
        </w:rPr>
        <w:t>纳真</w:t>
      </w:r>
      <w:r>
        <w:rPr>
          <w:rFonts w:ascii="Times New Roman" w:hAnsi="Times New Roman" w:hint="eastAsia"/>
        </w:rPr>
        <w:t>值</w:t>
      </w:r>
      <w:r>
        <w:rPr>
          <w:rFonts w:ascii="Times New Roman" w:hAnsi="Times New Roman" w:hint="eastAsia"/>
        </w:rPr>
        <w:t>,</w:t>
      </w:r>
      <w:r w:rsidRPr="00BC48F0">
        <w:rPr>
          <w:rFonts w:ascii="Times New Roman" w:hAnsi="Times New Roman" w:hint="eastAsia"/>
        </w:rPr>
        <w:t>纳伪值</w:t>
      </w:r>
      <w:r>
        <w:rPr>
          <w:rFonts w:ascii="Times New Roman" w:hAnsi="Times New Roman" w:hint="eastAsia"/>
        </w:rPr>
        <w:t>的变化情况</w:t>
      </w:r>
    </w:p>
    <w:tbl>
      <w:tblPr>
        <w:tblStyle w:val="af2"/>
        <w:tblW w:w="4678" w:type="dxa"/>
        <w:tblInd w:w="108" w:type="dxa"/>
        <w:tblLook w:val="04A0" w:firstRow="1" w:lastRow="0" w:firstColumn="1" w:lastColumn="0" w:noHBand="0" w:noVBand="1"/>
      </w:tblPr>
      <w:tblGrid>
        <w:gridCol w:w="935"/>
        <w:gridCol w:w="936"/>
        <w:gridCol w:w="935"/>
        <w:gridCol w:w="936"/>
        <w:gridCol w:w="936"/>
      </w:tblGrid>
      <w:tr w:rsidR="00684134" w:rsidTr="00243BAD">
        <w:tc>
          <w:tcPr>
            <w:tcW w:w="935" w:type="dxa"/>
          </w:tcPr>
          <w:p w:rsidR="00684134" w:rsidRPr="00D97F57" w:rsidRDefault="00684134" w:rsidP="00243BAD">
            <w:pPr>
              <w:pStyle w:val="a0"/>
              <w:snapToGrid w:val="0"/>
              <w:ind w:firstLineChars="0" w:firstLine="0"/>
              <w:jc w:val="center"/>
              <w:rPr>
                <w:i/>
                <w:sz w:val="15"/>
              </w:rPr>
            </w:pPr>
            <m:oMathPara>
              <m:oMathParaPr>
                <m:jc m:val="center"/>
              </m:oMathParaPr>
              <m:oMath>
                <m:r>
                  <w:rPr>
                    <w:rFonts w:ascii="Cambria Math" w:hAnsi="Cambria Math"/>
                    <w:sz w:val="15"/>
                    <w:szCs w:val="21"/>
                  </w:rPr>
                  <m:t>ε</m:t>
                </m:r>
              </m:oMath>
            </m:oMathPara>
          </w:p>
        </w:tc>
        <w:tc>
          <w:tcPr>
            <w:tcW w:w="936" w:type="dxa"/>
          </w:tcPr>
          <w:p w:rsidR="00684134" w:rsidRPr="00EF0A99" w:rsidRDefault="00684134" w:rsidP="00243BAD">
            <w:pPr>
              <w:pStyle w:val="a0"/>
              <w:snapToGrid w:val="0"/>
              <w:ind w:firstLineChars="0" w:firstLine="0"/>
              <w:jc w:val="center"/>
              <w:rPr>
                <w:b/>
                <w:sz w:val="15"/>
              </w:rPr>
            </w:pPr>
            <w:r w:rsidRPr="00EF0A99">
              <w:rPr>
                <w:rFonts w:hint="eastAsia"/>
                <w:b/>
                <w:sz w:val="15"/>
              </w:rPr>
              <w:t>TP</w:t>
            </w:r>
          </w:p>
          <w:p w:rsidR="00684134" w:rsidRPr="00EF0A99" w:rsidRDefault="00684134" w:rsidP="00243BAD">
            <w:pPr>
              <w:pStyle w:val="a0"/>
              <w:snapToGrid w:val="0"/>
              <w:ind w:firstLineChars="0" w:firstLine="0"/>
              <w:jc w:val="center"/>
              <w:rPr>
                <w:sz w:val="15"/>
              </w:rPr>
            </w:pPr>
            <w:r w:rsidRPr="00EF0A99">
              <w:rPr>
                <w:rFonts w:hint="eastAsia"/>
                <w:sz w:val="15"/>
              </w:rPr>
              <w:t>Diff-FSPM</w:t>
            </w:r>
          </w:p>
        </w:tc>
        <w:tc>
          <w:tcPr>
            <w:tcW w:w="935" w:type="dxa"/>
          </w:tcPr>
          <w:p w:rsidR="00684134" w:rsidRPr="00EF0A99" w:rsidRDefault="00684134" w:rsidP="00243BAD">
            <w:pPr>
              <w:pStyle w:val="a0"/>
              <w:snapToGrid w:val="0"/>
              <w:ind w:firstLineChars="0" w:firstLine="0"/>
              <w:jc w:val="center"/>
              <w:rPr>
                <w:b/>
                <w:sz w:val="15"/>
              </w:rPr>
            </w:pPr>
            <w:r>
              <w:rPr>
                <w:rFonts w:hint="eastAsia"/>
                <w:b/>
                <w:sz w:val="15"/>
              </w:rPr>
              <w:t>FP</w:t>
            </w:r>
          </w:p>
          <w:p w:rsidR="00684134" w:rsidRPr="00EF0A99" w:rsidRDefault="00684134" w:rsidP="00243BAD">
            <w:pPr>
              <w:pStyle w:val="a0"/>
              <w:snapToGrid w:val="0"/>
              <w:ind w:firstLineChars="0" w:firstLine="0"/>
              <w:jc w:val="center"/>
              <w:rPr>
                <w:sz w:val="15"/>
              </w:rPr>
            </w:pPr>
            <w:r w:rsidRPr="00EF0A99">
              <w:rPr>
                <w:rFonts w:hint="eastAsia"/>
                <w:sz w:val="15"/>
              </w:rPr>
              <w:t>Diff-FSPM</w:t>
            </w:r>
          </w:p>
        </w:tc>
        <w:tc>
          <w:tcPr>
            <w:tcW w:w="936" w:type="dxa"/>
          </w:tcPr>
          <w:p w:rsidR="00684134" w:rsidRPr="00EF0A99" w:rsidRDefault="00684134" w:rsidP="00243BAD">
            <w:pPr>
              <w:pStyle w:val="a0"/>
              <w:snapToGrid w:val="0"/>
              <w:ind w:firstLineChars="0" w:firstLine="0"/>
              <w:jc w:val="center"/>
              <w:rPr>
                <w:b/>
                <w:sz w:val="15"/>
              </w:rPr>
            </w:pPr>
            <w:r w:rsidRPr="00EF0A99">
              <w:rPr>
                <w:rFonts w:hint="eastAsia"/>
                <w:b/>
                <w:sz w:val="15"/>
              </w:rPr>
              <w:t>TP</w:t>
            </w:r>
          </w:p>
          <w:p w:rsidR="00684134" w:rsidRPr="00EF0A99" w:rsidRDefault="00684134" w:rsidP="00243BAD">
            <w:pPr>
              <w:pStyle w:val="a0"/>
              <w:snapToGrid w:val="0"/>
              <w:ind w:firstLineChars="0" w:firstLine="0"/>
              <w:jc w:val="center"/>
              <w:rPr>
                <w:sz w:val="15"/>
              </w:rPr>
            </w:pPr>
            <w:r w:rsidRPr="00EF0A99">
              <w:rPr>
                <w:rFonts w:hint="eastAsia"/>
                <w:sz w:val="15"/>
              </w:rPr>
              <w:t>N-gram</w:t>
            </w:r>
          </w:p>
        </w:tc>
        <w:tc>
          <w:tcPr>
            <w:tcW w:w="936" w:type="dxa"/>
          </w:tcPr>
          <w:p w:rsidR="00684134" w:rsidRPr="00EF0A99" w:rsidRDefault="00684134" w:rsidP="00243BAD">
            <w:pPr>
              <w:pStyle w:val="a0"/>
              <w:snapToGrid w:val="0"/>
              <w:ind w:firstLineChars="0" w:firstLine="0"/>
              <w:jc w:val="center"/>
              <w:rPr>
                <w:b/>
                <w:sz w:val="15"/>
              </w:rPr>
            </w:pPr>
            <w:r>
              <w:rPr>
                <w:rFonts w:hint="eastAsia"/>
                <w:b/>
                <w:sz w:val="15"/>
              </w:rPr>
              <w:t>FP</w:t>
            </w:r>
          </w:p>
          <w:p w:rsidR="00684134" w:rsidRPr="00EF0A99" w:rsidRDefault="00684134" w:rsidP="00243BAD">
            <w:pPr>
              <w:pStyle w:val="a0"/>
              <w:snapToGrid w:val="0"/>
              <w:ind w:firstLineChars="0" w:firstLine="0"/>
              <w:jc w:val="center"/>
              <w:rPr>
                <w:sz w:val="15"/>
              </w:rPr>
            </w:pPr>
            <w:r w:rsidRPr="00EF0A99">
              <w:rPr>
                <w:rFonts w:hint="eastAsia"/>
                <w:sz w:val="15"/>
              </w:rPr>
              <w:t>N-gram</w:t>
            </w:r>
          </w:p>
        </w:tc>
      </w:tr>
      <w:tr w:rsidR="00684134" w:rsidTr="00243BAD">
        <w:tc>
          <w:tcPr>
            <w:tcW w:w="935" w:type="dxa"/>
          </w:tcPr>
          <w:p w:rsidR="00684134" w:rsidRPr="00DB7725" w:rsidRDefault="00684134" w:rsidP="00243BAD">
            <w:pPr>
              <w:pStyle w:val="a0"/>
              <w:snapToGrid w:val="0"/>
              <w:ind w:firstLineChars="0" w:firstLine="0"/>
              <w:jc w:val="center"/>
              <w:rPr>
                <w:sz w:val="15"/>
              </w:rPr>
            </w:pPr>
            <w:r>
              <w:rPr>
                <w:rFonts w:hint="eastAsia"/>
                <w:sz w:val="15"/>
              </w:rPr>
              <w:t>0.5</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100/100</w:t>
            </w:r>
          </w:p>
        </w:tc>
        <w:tc>
          <w:tcPr>
            <w:tcW w:w="935" w:type="dxa"/>
          </w:tcPr>
          <w:p w:rsidR="00684134" w:rsidRPr="00A90383" w:rsidRDefault="00684134" w:rsidP="00243BAD">
            <w:pPr>
              <w:pStyle w:val="a0"/>
              <w:snapToGrid w:val="0"/>
              <w:ind w:firstLineChars="0" w:firstLine="0"/>
              <w:jc w:val="center"/>
              <w:rPr>
                <w:sz w:val="15"/>
              </w:rPr>
            </w:pPr>
            <w:r w:rsidRPr="00A90383">
              <w:rPr>
                <w:rFonts w:hint="eastAsia"/>
                <w:sz w:val="15"/>
              </w:rPr>
              <w:t>0/0</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100/100</w:t>
            </w:r>
          </w:p>
        </w:tc>
        <w:tc>
          <w:tcPr>
            <w:tcW w:w="936" w:type="dxa"/>
          </w:tcPr>
          <w:p w:rsidR="00684134" w:rsidRPr="00A90383" w:rsidRDefault="00684134" w:rsidP="00243BAD">
            <w:pPr>
              <w:pStyle w:val="a0"/>
              <w:snapToGrid w:val="0"/>
              <w:ind w:firstLineChars="0" w:firstLine="0"/>
              <w:jc w:val="center"/>
              <w:rPr>
                <w:sz w:val="15"/>
              </w:rPr>
            </w:pPr>
            <w:r w:rsidRPr="00A90383">
              <w:rPr>
                <w:rFonts w:hint="eastAsia"/>
                <w:sz w:val="15"/>
              </w:rPr>
              <w:t>0/0</w:t>
            </w:r>
          </w:p>
        </w:tc>
      </w:tr>
      <w:tr w:rsidR="00684134" w:rsidTr="00243BAD">
        <w:tc>
          <w:tcPr>
            <w:tcW w:w="935" w:type="dxa"/>
          </w:tcPr>
          <w:p w:rsidR="00684134" w:rsidRPr="00DB7725" w:rsidRDefault="00684134" w:rsidP="00243BAD">
            <w:pPr>
              <w:pStyle w:val="a0"/>
              <w:snapToGrid w:val="0"/>
              <w:ind w:firstLineChars="0" w:firstLine="0"/>
              <w:jc w:val="center"/>
              <w:rPr>
                <w:sz w:val="15"/>
              </w:rPr>
            </w:pPr>
            <w:r>
              <w:rPr>
                <w:rFonts w:hint="eastAsia"/>
                <w:sz w:val="15"/>
              </w:rPr>
              <w:t>0.75</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Pr>
                <w:rFonts w:hint="eastAsia"/>
                <w:sz w:val="15"/>
              </w:rPr>
              <w:t>1.0</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Pr>
                <w:rFonts w:hint="eastAsia"/>
                <w:sz w:val="15"/>
              </w:rPr>
              <w:t>1.25</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r w:rsidR="00684134" w:rsidTr="00243BAD">
        <w:tc>
          <w:tcPr>
            <w:tcW w:w="935" w:type="dxa"/>
          </w:tcPr>
          <w:p w:rsidR="00684134" w:rsidRPr="00DB7725" w:rsidRDefault="00684134" w:rsidP="00243BAD">
            <w:pPr>
              <w:pStyle w:val="a0"/>
              <w:snapToGrid w:val="0"/>
              <w:ind w:firstLineChars="0" w:firstLine="0"/>
              <w:jc w:val="center"/>
              <w:rPr>
                <w:sz w:val="15"/>
              </w:rPr>
            </w:pPr>
            <w:r>
              <w:rPr>
                <w:rFonts w:hint="eastAsia"/>
                <w:sz w:val="15"/>
              </w:rPr>
              <w:t>1.5</w:t>
            </w:r>
          </w:p>
        </w:tc>
        <w:tc>
          <w:tcPr>
            <w:tcW w:w="936" w:type="dxa"/>
          </w:tcPr>
          <w:p w:rsidR="00684134" w:rsidRPr="006E7FDC" w:rsidRDefault="00684134" w:rsidP="00243BAD">
            <w:pPr>
              <w:pStyle w:val="a0"/>
              <w:snapToGrid w:val="0"/>
              <w:ind w:firstLineChars="0" w:firstLine="0"/>
              <w:jc w:val="center"/>
              <w:rPr>
                <w:sz w:val="15"/>
              </w:rPr>
            </w:pPr>
          </w:p>
        </w:tc>
        <w:tc>
          <w:tcPr>
            <w:tcW w:w="935"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c>
          <w:tcPr>
            <w:tcW w:w="936" w:type="dxa"/>
          </w:tcPr>
          <w:p w:rsidR="00684134" w:rsidRPr="006E7FDC" w:rsidRDefault="00684134" w:rsidP="00243BAD">
            <w:pPr>
              <w:pStyle w:val="a0"/>
              <w:snapToGrid w:val="0"/>
              <w:ind w:firstLineChars="0" w:firstLine="0"/>
              <w:jc w:val="center"/>
              <w:rPr>
                <w:sz w:val="15"/>
              </w:rPr>
            </w:pPr>
          </w:p>
        </w:tc>
      </w:tr>
    </w:tbl>
    <w:p w:rsidR="00684134" w:rsidRPr="00F100E5" w:rsidDel="00806EFE" w:rsidRDefault="00684134" w:rsidP="00592B36">
      <w:pPr>
        <w:pStyle w:val="a0"/>
        <w:ind w:firstLine="420"/>
        <w:rPr>
          <w:del w:id="104" w:author="Lu Guoqing" w:date="2014-05-07T10:53:00Z"/>
          <w:color w:val="FF0000"/>
          <w:sz w:val="21"/>
          <w:szCs w:val="21"/>
        </w:rPr>
      </w:pPr>
      <w:del w:id="105" w:author="Lu Guoqing" w:date="2014-05-07T10:53:00Z">
        <w:r w:rsidRPr="00F100E5" w:rsidDel="00806EFE">
          <w:rPr>
            <w:rFonts w:hint="eastAsia"/>
            <w:color w:val="FF0000"/>
            <w:sz w:val="21"/>
            <w:szCs w:val="21"/>
          </w:rPr>
          <w:delText>支持闭频繁序列模式挖掘</w:delText>
        </w:r>
      </w:del>
    </w:p>
    <w:p w:rsidR="005B7BDA" w:rsidRDefault="00592B36" w:rsidP="00592B36">
      <w:pPr>
        <w:pStyle w:val="a0"/>
        <w:ind w:firstLine="420"/>
        <w:rPr>
          <w:sz w:val="21"/>
        </w:rPr>
      </w:pPr>
      <w:r w:rsidRPr="00592B36">
        <w:rPr>
          <w:rFonts w:hint="eastAsia"/>
          <w:sz w:val="21"/>
          <w:szCs w:val="21"/>
        </w:rPr>
        <w:t>图</w:t>
      </w:r>
      <w:r w:rsidRPr="00592B36">
        <w:rPr>
          <w:rFonts w:hint="eastAsia"/>
          <w:sz w:val="21"/>
          <w:szCs w:val="21"/>
        </w:rPr>
        <w:t>4</w:t>
      </w:r>
      <w:r w:rsidRPr="00592B36">
        <w:rPr>
          <w:rFonts w:hint="eastAsia"/>
          <w:sz w:val="21"/>
          <w:szCs w:val="21"/>
        </w:rPr>
        <w:t>展示</w:t>
      </w:r>
      <w:r>
        <w:rPr>
          <w:rFonts w:hint="eastAsia"/>
          <w:sz w:val="21"/>
        </w:rPr>
        <w:t>不同</w:t>
      </w:r>
      <w:r w:rsidRPr="00792190">
        <w:rPr>
          <w:rFonts w:hint="eastAsia"/>
          <w:i/>
          <w:sz w:val="21"/>
        </w:rPr>
        <w:t>k</w:t>
      </w:r>
      <w:r w:rsidRPr="006B79AB">
        <w:rPr>
          <w:rFonts w:hint="eastAsia"/>
          <w:sz w:val="21"/>
        </w:rPr>
        <w:t>值</w:t>
      </w:r>
      <w:r>
        <w:rPr>
          <w:rFonts w:hint="eastAsia"/>
          <w:sz w:val="21"/>
        </w:rPr>
        <w:t>对于两种算法相对平均误差的影响</w:t>
      </w:r>
      <w:r>
        <w:rPr>
          <w:rFonts w:hint="eastAsia"/>
          <w:sz w:val="21"/>
        </w:rPr>
        <w:t>(</w:t>
      </w:r>
      <w:r>
        <w:rPr>
          <w:rFonts w:hint="eastAsia"/>
          <w:sz w:val="21"/>
        </w:rPr>
        <w:t>默认设定</w:t>
      </w:r>
      <m:oMath>
        <m:r>
          <m:rPr>
            <m:sty m:val="p"/>
          </m:rPr>
          <w:rPr>
            <w:rFonts w:ascii="Cambria Math" w:hAnsi="Cambria Math"/>
            <w:sz w:val="21"/>
          </w:rPr>
          <m:t>ε</m:t>
        </m:r>
      </m:oMath>
      <w:r>
        <w:rPr>
          <w:rFonts w:hint="eastAsia"/>
          <w:sz w:val="21"/>
        </w:rPr>
        <w:t>=1.0).</w:t>
      </w:r>
      <w:r w:rsidR="000E15BC">
        <w:rPr>
          <w:rFonts w:hint="eastAsia"/>
          <w:sz w:val="21"/>
        </w:rPr>
        <w:t xml:space="preserve"> (</w:t>
      </w:r>
      <w:r w:rsidR="000E15BC">
        <w:rPr>
          <w:rFonts w:hint="eastAsia"/>
          <w:sz w:val="21"/>
        </w:rPr>
        <w:t>不同的实验数据集分别展示</w:t>
      </w:r>
      <w:r w:rsidR="000E15BC">
        <w:rPr>
          <w:rFonts w:hint="eastAsia"/>
          <w:sz w:val="21"/>
        </w:rPr>
        <w:t xml:space="preserve">: </w:t>
      </w:r>
      <w:r w:rsidR="000E15BC">
        <w:rPr>
          <w:rFonts w:hint="eastAsia"/>
          <w:sz w:val="21"/>
        </w:rPr>
        <w:t>短序列为主</w:t>
      </w:r>
      <w:r w:rsidR="000E15BC">
        <w:rPr>
          <w:rFonts w:hint="eastAsia"/>
          <w:sz w:val="21"/>
        </w:rPr>
        <w:t xml:space="preserve">, </w:t>
      </w:r>
      <w:r w:rsidR="000E15BC">
        <w:rPr>
          <w:rFonts w:hint="eastAsia"/>
          <w:sz w:val="21"/>
        </w:rPr>
        <w:t>长序列为主</w:t>
      </w:r>
      <w:r w:rsidR="000E15BC">
        <w:rPr>
          <w:rFonts w:hint="eastAsia"/>
          <w:sz w:val="21"/>
        </w:rPr>
        <w:t>)</w:t>
      </w:r>
    </w:p>
    <w:p w:rsidR="00A17643" w:rsidRDefault="00F3244F" w:rsidP="00A17643">
      <w:pPr>
        <w:pStyle w:val="a9"/>
        <w:spacing w:before="0" w:after="0"/>
        <w:jc w:val="center"/>
      </w:pPr>
      <w:r>
        <w:rPr>
          <w:noProof/>
        </w:rPr>
        <w:drawing>
          <wp:inline distT="0" distB="0" distL="0" distR="0" wp14:anchorId="15DA6957" wp14:editId="7707F5A2">
            <wp:extent cx="2114308" cy="111191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a:stretch>
                      <a:fillRect/>
                    </a:stretch>
                  </pic:blipFill>
                  <pic:spPr>
                    <a:xfrm>
                      <a:off x="0" y="0"/>
                      <a:ext cx="2128792" cy="1119527"/>
                    </a:xfrm>
                    <a:prstGeom prst="rect">
                      <a:avLst/>
                    </a:prstGeom>
                  </pic:spPr>
                </pic:pic>
              </a:graphicData>
            </a:graphic>
          </wp:inline>
        </w:drawing>
      </w:r>
    </w:p>
    <w:p w:rsidR="00A17643" w:rsidRPr="00DD7E41" w:rsidRDefault="00A17643" w:rsidP="00A17643">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4</w:t>
      </w:r>
      <w:r>
        <w:fldChar w:fldCharType="end"/>
      </w:r>
      <w:r>
        <w:rPr>
          <w:rFonts w:hint="eastAsia"/>
        </w:rPr>
        <w:t xml:space="preserve"> MSNBC </w:t>
      </w:r>
      <w:r>
        <w:rPr>
          <w:rFonts w:hint="eastAsia"/>
        </w:rPr>
        <w:t>可用性</w:t>
      </w:r>
      <w:r>
        <w:rPr>
          <w:rFonts w:hint="eastAsia"/>
        </w:rPr>
        <w:t xml:space="preserve"> VS. </w:t>
      </w:r>
      <m:oMath>
        <m:r>
          <m:rPr>
            <m:sty m:val="p"/>
          </m:rPr>
          <w:rPr>
            <w:rFonts w:ascii="Cambria Math" w:hAnsi="Cambria Math"/>
          </w:rPr>
          <m:t>k</m:t>
        </m:r>
      </m:oMath>
    </w:p>
    <w:p w:rsidR="00A17643" w:rsidRDefault="00A17643" w:rsidP="00A17643">
      <w:pPr>
        <w:pStyle w:val="a9"/>
        <w:spacing w:before="0" w:after="0"/>
        <w:jc w:val="center"/>
      </w:pPr>
      <w:r>
        <w:t xml:space="preserve">Figure </w:t>
      </w:r>
      <w:r w:rsidR="001A3F18">
        <w:fldChar w:fldCharType="begin"/>
      </w:r>
      <w:r w:rsidR="001A3F18">
        <w:instrText xml:space="preserve"> SEQ Figure \* ARABIC </w:instrText>
      </w:r>
      <w:r w:rsidR="001A3F18">
        <w:fldChar w:fldCharType="separate"/>
      </w:r>
      <w:r w:rsidR="00287DCD">
        <w:rPr>
          <w:noProof/>
        </w:rPr>
        <w:t>4</w:t>
      </w:r>
      <w:r w:rsidR="001A3F18">
        <w:rPr>
          <w:noProof/>
        </w:rPr>
        <w:fldChar w:fldCharType="end"/>
      </w:r>
      <w:r>
        <w:rPr>
          <w:rFonts w:hint="eastAsia"/>
        </w:rPr>
        <w:t xml:space="preserve"> Utlity loss VS. </w:t>
      </w:r>
      <m:oMath>
        <m:r>
          <w:rPr>
            <w:rFonts w:ascii="Cambria Math" w:hAnsi="Cambria Math"/>
          </w:rPr>
          <m:t>k</m:t>
        </m:r>
      </m:oMath>
      <w:r>
        <w:rPr>
          <w:rFonts w:hint="eastAsia"/>
        </w:rPr>
        <w:t xml:space="preserve"> on MSNBC</w:t>
      </w:r>
    </w:p>
    <w:p w:rsidR="00F3244F" w:rsidRDefault="00F3244F" w:rsidP="000E15BC">
      <w:pPr>
        <w:pStyle w:val="a0"/>
        <w:keepNext/>
        <w:snapToGrid w:val="0"/>
        <w:ind w:firstLine="360"/>
        <w:jc w:val="center"/>
      </w:pPr>
      <w:r>
        <w:rPr>
          <w:noProof/>
        </w:rPr>
        <w:lastRenderedPageBreak/>
        <w:drawing>
          <wp:inline distT="0" distB="0" distL="0" distR="0" wp14:anchorId="07674F8D" wp14:editId="216385E7">
            <wp:extent cx="1953158" cy="102716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a:stretch>
                      <a:fillRect/>
                    </a:stretch>
                  </pic:blipFill>
                  <pic:spPr>
                    <a:xfrm>
                      <a:off x="0" y="0"/>
                      <a:ext cx="1966536" cy="1034197"/>
                    </a:xfrm>
                    <a:prstGeom prst="rect">
                      <a:avLst/>
                    </a:prstGeom>
                  </pic:spPr>
                </pic:pic>
              </a:graphicData>
            </a:graphic>
          </wp:inline>
        </w:drawing>
      </w:r>
    </w:p>
    <w:p w:rsidR="000E15BC" w:rsidRPr="00DD7E41" w:rsidRDefault="000E15BC" w:rsidP="000E15BC">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5</w:t>
      </w:r>
      <w:r>
        <w:fldChar w:fldCharType="end"/>
      </w:r>
      <w:r>
        <w:rPr>
          <w:rFonts w:hint="eastAsia"/>
        </w:rPr>
        <w:t xml:space="preserve"> MSNBC </w:t>
      </w:r>
      <w:r>
        <w:rPr>
          <w:rFonts w:hint="eastAsia"/>
        </w:rPr>
        <w:t>可用性</w:t>
      </w:r>
      <w:r>
        <w:rPr>
          <w:rFonts w:hint="eastAsia"/>
        </w:rPr>
        <w:t xml:space="preserve"> VS. </w:t>
      </w:r>
      <m:oMath>
        <m:r>
          <m:rPr>
            <m:sty m:val="p"/>
          </m:rPr>
          <w:rPr>
            <w:rFonts w:ascii="Cambria Math" w:hAnsi="Cambria Math"/>
          </w:rPr>
          <m:t>k</m:t>
        </m:r>
      </m:oMath>
    </w:p>
    <w:p w:rsidR="000E15BC" w:rsidRDefault="000E15BC" w:rsidP="000E15BC">
      <w:pPr>
        <w:pStyle w:val="a9"/>
        <w:spacing w:before="0" w:after="0"/>
        <w:jc w:val="center"/>
      </w:pPr>
      <w:r>
        <w:t xml:space="preserve">Figure </w:t>
      </w:r>
      <w:r w:rsidR="001A3F18">
        <w:fldChar w:fldCharType="begin"/>
      </w:r>
      <w:r w:rsidR="001A3F18">
        <w:instrText xml:space="preserve"> SEQ Figure \* ARABIC </w:instrText>
      </w:r>
      <w:r w:rsidR="001A3F18">
        <w:fldChar w:fldCharType="separate"/>
      </w:r>
      <w:r w:rsidR="00287DCD">
        <w:rPr>
          <w:noProof/>
        </w:rPr>
        <w:t>5</w:t>
      </w:r>
      <w:r w:rsidR="001A3F18">
        <w:rPr>
          <w:noProof/>
        </w:rPr>
        <w:fldChar w:fldCharType="end"/>
      </w:r>
      <w:r>
        <w:rPr>
          <w:rFonts w:hint="eastAsia"/>
        </w:rPr>
        <w:t xml:space="preserve"> Utlity loss VS. </w:t>
      </w:r>
      <m:oMath>
        <m:r>
          <w:rPr>
            <w:rFonts w:ascii="Cambria Math" w:hAnsi="Cambria Math"/>
          </w:rPr>
          <m:t>k</m:t>
        </m:r>
      </m:oMath>
      <w:r>
        <w:rPr>
          <w:rFonts w:hint="eastAsia"/>
        </w:rPr>
        <w:t xml:space="preserve"> on MSNBC</w:t>
      </w:r>
    </w:p>
    <w:p w:rsidR="00592B36" w:rsidRDefault="00592B36" w:rsidP="00592B36">
      <w:pPr>
        <w:pStyle w:val="a0"/>
        <w:ind w:firstLine="420"/>
        <w:rPr>
          <w:sz w:val="21"/>
        </w:rPr>
      </w:pPr>
      <w:r>
        <w:rPr>
          <w:rFonts w:hint="eastAsia"/>
          <w:sz w:val="21"/>
        </w:rPr>
        <w:t>图</w:t>
      </w:r>
      <w:r>
        <w:rPr>
          <w:rFonts w:hint="eastAsia"/>
          <w:sz w:val="21"/>
        </w:rPr>
        <w:t>5</w:t>
      </w:r>
      <w:r>
        <w:rPr>
          <w:rFonts w:hint="eastAsia"/>
          <w:sz w:val="21"/>
          <w:szCs w:val="21"/>
        </w:rPr>
        <w:t>展示不同</w:t>
      </w:r>
      <m:oMath>
        <m:r>
          <m:rPr>
            <m:sty m:val="p"/>
          </m:rPr>
          <w:rPr>
            <w:rFonts w:ascii="Cambria Math" w:hAnsi="Cambria Math"/>
            <w:sz w:val="21"/>
          </w:rPr>
          <m:t>ε</m:t>
        </m:r>
      </m:oMath>
      <w:r>
        <w:rPr>
          <w:rFonts w:hint="eastAsia"/>
          <w:sz w:val="21"/>
        </w:rPr>
        <w:t>值对于两种算法相对平均误差的影响</w:t>
      </w:r>
      <w:r>
        <w:rPr>
          <w:rFonts w:hint="eastAsia"/>
          <w:sz w:val="21"/>
        </w:rPr>
        <w:t>(</w:t>
      </w:r>
      <w:r>
        <w:rPr>
          <w:rFonts w:hint="eastAsia"/>
          <w:sz w:val="21"/>
        </w:rPr>
        <w:t>默认设定</w:t>
      </w:r>
      <m:oMath>
        <m:r>
          <w:rPr>
            <w:rFonts w:ascii="Cambria Math" w:hAnsi="Cambria Math" w:hint="eastAsia"/>
            <w:sz w:val="21"/>
          </w:rPr>
          <m:t>k</m:t>
        </m:r>
      </m:oMath>
      <w:r>
        <w:rPr>
          <w:rFonts w:hint="eastAsia"/>
          <w:sz w:val="21"/>
        </w:rPr>
        <w:t>=200).</w:t>
      </w:r>
      <w:r w:rsidR="000E15BC">
        <w:rPr>
          <w:rFonts w:hint="eastAsia"/>
          <w:sz w:val="21"/>
        </w:rPr>
        <w:t xml:space="preserve"> </w:t>
      </w:r>
    </w:p>
    <w:p w:rsidR="00A17643" w:rsidRDefault="00F3244F" w:rsidP="00A17643">
      <w:pPr>
        <w:pStyle w:val="a9"/>
        <w:spacing w:before="0" w:after="0"/>
        <w:jc w:val="center"/>
      </w:pPr>
      <w:r>
        <w:rPr>
          <w:noProof/>
        </w:rPr>
        <w:drawing>
          <wp:inline distT="0" distB="0" distL="0" distR="0" wp14:anchorId="0214B2CF" wp14:editId="6F1C520A">
            <wp:extent cx="2157984" cy="13825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a:stretch>
                      <a:fillRect/>
                    </a:stretch>
                  </pic:blipFill>
                  <pic:spPr>
                    <a:xfrm>
                      <a:off x="0" y="0"/>
                      <a:ext cx="2168417" cy="1389257"/>
                    </a:xfrm>
                    <a:prstGeom prst="rect">
                      <a:avLst/>
                    </a:prstGeom>
                  </pic:spPr>
                </pic:pic>
              </a:graphicData>
            </a:graphic>
          </wp:inline>
        </w:drawing>
      </w:r>
    </w:p>
    <w:p w:rsidR="00A17643" w:rsidRPr="00DD7E41" w:rsidRDefault="00A17643" w:rsidP="00A17643">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6</w:t>
      </w:r>
      <w:r>
        <w:fldChar w:fldCharType="end"/>
      </w:r>
      <w:r>
        <w:rPr>
          <w:rFonts w:hint="eastAsia"/>
        </w:rPr>
        <w:t xml:space="preserve"> MSNBC </w:t>
      </w:r>
      <w:r>
        <w:rPr>
          <w:rFonts w:hint="eastAsia"/>
        </w:rPr>
        <w:t>可用性</w:t>
      </w:r>
      <w:r>
        <w:rPr>
          <w:rFonts w:hint="eastAsia"/>
        </w:rPr>
        <w:t xml:space="preserve"> VS. </w:t>
      </w:r>
      <m:oMath>
        <m:r>
          <w:rPr>
            <w:rFonts w:ascii="Cambria Math" w:hAnsi="Cambria Math"/>
            <w:szCs w:val="18"/>
          </w:rPr>
          <m:t>ε</m:t>
        </m:r>
      </m:oMath>
    </w:p>
    <w:p w:rsidR="00A17643" w:rsidRDefault="00A17643" w:rsidP="00A17643">
      <w:pPr>
        <w:pStyle w:val="a9"/>
        <w:spacing w:before="0" w:after="0"/>
        <w:jc w:val="center"/>
      </w:pPr>
      <w:r>
        <w:t xml:space="preserve">Figure </w:t>
      </w:r>
      <w:r w:rsidR="001A3F18">
        <w:fldChar w:fldCharType="begin"/>
      </w:r>
      <w:r w:rsidR="001A3F18">
        <w:instrText xml:space="preserve"> SEQ Figure \* ARABIC </w:instrText>
      </w:r>
      <w:r w:rsidR="001A3F18">
        <w:fldChar w:fldCharType="separate"/>
      </w:r>
      <w:r w:rsidR="00287DCD">
        <w:rPr>
          <w:noProof/>
        </w:rPr>
        <w:t>6</w:t>
      </w:r>
      <w:r w:rsidR="001A3F18">
        <w:rPr>
          <w:noProof/>
        </w:rPr>
        <w:fldChar w:fldCharType="end"/>
      </w:r>
      <w:r>
        <w:rPr>
          <w:rFonts w:hint="eastAsia"/>
        </w:rPr>
        <w:t xml:space="preserve"> Utlity loss VS. </w:t>
      </w:r>
      <m:oMath>
        <m:r>
          <w:rPr>
            <w:rFonts w:ascii="Cambria Math" w:hAnsi="Cambria Math"/>
            <w:szCs w:val="18"/>
          </w:rPr>
          <m:t>ε</m:t>
        </m:r>
      </m:oMath>
      <w:r>
        <w:rPr>
          <w:rFonts w:hint="eastAsia"/>
        </w:rPr>
        <w:t xml:space="preserve"> on MSNBC</w:t>
      </w:r>
    </w:p>
    <w:p w:rsidR="00F3244F" w:rsidRDefault="00F3244F" w:rsidP="000E15BC">
      <w:pPr>
        <w:pStyle w:val="a0"/>
        <w:keepNext/>
        <w:snapToGrid w:val="0"/>
        <w:ind w:firstLine="360"/>
        <w:jc w:val="center"/>
      </w:pPr>
      <w:r>
        <w:rPr>
          <w:noProof/>
        </w:rPr>
        <w:drawing>
          <wp:inline distT="0" distB="0" distL="0" distR="0" wp14:anchorId="2C84353C" wp14:editId="66FB02E8">
            <wp:extent cx="2185151" cy="141183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a:stretch>
                      <a:fillRect/>
                    </a:stretch>
                  </pic:blipFill>
                  <pic:spPr>
                    <a:xfrm>
                      <a:off x="0" y="0"/>
                      <a:ext cx="2192140" cy="1416349"/>
                    </a:xfrm>
                    <a:prstGeom prst="rect">
                      <a:avLst/>
                    </a:prstGeom>
                  </pic:spPr>
                </pic:pic>
              </a:graphicData>
            </a:graphic>
          </wp:inline>
        </w:drawing>
      </w:r>
    </w:p>
    <w:p w:rsidR="000E15BC" w:rsidRPr="00DD7E41" w:rsidRDefault="000E15BC" w:rsidP="000E15BC">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7</w:t>
      </w:r>
      <w:r>
        <w:fldChar w:fldCharType="end"/>
      </w:r>
      <w:r>
        <w:rPr>
          <w:rFonts w:hint="eastAsia"/>
        </w:rPr>
        <w:t xml:space="preserve"> MSNBC </w:t>
      </w:r>
      <w:r>
        <w:rPr>
          <w:rFonts w:hint="eastAsia"/>
        </w:rPr>
        <w:t>可用性</w:t>
      </w:r>
      <w:r>
        <w:rPr>
          <w:rFonts w:hint="eastAsia"/>
        </w:rPr>
        <w:t xml:space="preserve"> VS. </w:t>
      </w:r>
      <m:oMath>
        <m:r>
          <w:rPr>
            <w:rFonts w:ascii="Cambria Math" w:hAnsi="Cambria Math"/>
            <w:szCs w:val="18"/>
          </w:rPr>
          <m:t>ε</m:t>
        </m:r>
      </m:oMath>
    </w:p>
    <w:p w:rsidR="000E15BC" w:rsidRDefault="000E15BC" w:rsidP="000E15BC">
      <w:pPr>
        <w:pStyle w:val="a9"/>
        <w:spacing w:before="0" w:after="0"/>
        <w:jc w:val="center"/>
      </w:pPr>
      <w:r>
        <w:t xml:space="preserve">Figure </w:t>
      </w:r>
      <w:r w:rsidR="001A3F18">
        <w:fldChar w:fldCharType="begin"/>
      </w:r>
      <w:r w:rsidR="001A3F18">
        <w:instrText xml:space="preserve"> SEQ Figure \* ARABIC </w:instrText>
      </w:r>
      <w:r w:rsidR="001A3F18">
        <w:fldChar w:fldCharType="separate"/>
      </w:r>
      <w:r w:rsidR="00287DCD">
        <w:rPr>
          <w:noProof/>
        </w:rPr>
        <w:t>7</w:t>
      </w:r>
      <w:r w:rsidR="001A3F18">
        <w:rPr>
          <w:noProof/>
        </w:rPr>
        <w:fldChar w:fldCharType="end"/>
      </w:r>
      <w:r>
        <w:rPr>
          <w:rFonts w:hint="eastAsia"/>
        </w:rPr>
        <w:t xml:space="preserve"> Utlity loss VS. </w:t>
      </w:r>
      <m:oMath>
        <m:r>
          <w:rPr>
            <w:rFonts w:ascii="Cambria Math" w:hAnsi="Cambria Math"/>
            <w:szCs w:val="18"/>
          </w:rPr>
          <m:t>ε</m:t>
        </m:r>
      </m:oMath>
      <w:r>
        <w:rPr>
          <w:rFonts w:hint="eastAsia"/>
        </w:rPr>
        <w:t xml:space="preserve"> on MSNBC</w:t>
      </w:r>
    </w:p>
    <w:p w:rsidR="001A3889" w:rsidRPr="00434060" w:rsidRDefault="000E15BC" w:rsidP="00434060">
      <w:pPr>
        <w:pStyle w:val="a0"/>
        <w:ind w:firstLine="420"/>
        <w:rPr>
          <w:sz w:val="21"/>
        </w:rPr>
      </w:pPr>
      <w:r w:rsidRPr="00434060">
        <w:rPr>
          <w:rFonts w:hint="eastAsia"/>
          <w:sz w:val="21"/>
        </w:rPr>
        <w:t>图</w:t>
      </w:r>
      <w:r w:rsidRPr="00434060">
        <w:rPr>
          <w:rFonts w:hint="eastAsia"/>
          <w:sz w:val="21"/>
        </w:rPr>
        <w:t>6</w:t>
      </w:r>
      <w:r w:rsidRPr="00434060">
        <w:rPr>
          <w:rFonts w:hint="eastAsia"/>
          <w:sz w:val="21"/>
        </w:rPr>
        <w:t>展示</w:t>
      </w:r>
      <w:r w:rsidR="00434060">
        <w:rPr>
          <w:rFonts w:hint="eastAsia"/>
          <w:sz w:val="21"/>
        </w:rPr>
        <w:t>最优序列长度</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sidR="00434060">
        <w:rPr>
          <w:rFonts w:hint="eastAsia"/>
          <w:sz w:val="21"/>
          <w:szCs w:val="18"/>
        </w:rPr>
        <w:t>对</w:t>
      </w:r>
      <w:r w:rsidR="00434060">
        <w:rPr>
          <w:rFonts w:hint="eastAsia"/>
          <w:sz w:val="21"/>
          <w:szCs w:val="18"/>
        </w:rPr>
        <w:t>Diff-FSPM</w:t>
      </w:r>
      <w:r w:rsidR="00434060">
        <w:rPr>
          <w:rFonts w:hint="eastAsia"/>
          <w:sz w:val="21"/>
          <w:szCs w:val="18"/>
        </w:rPr>
        <w:t>算法相对平均误差的影响</w:t>
      </w:r>
      <w:r w:rsidR="00434060">
        <w:rPr>
          <w:rFonts w:hint="eastAsia"/>
          <w:sz w:val="21"/>
        </w:rPr>
        <w:t>(</w:t>
      </w:r>
      <w:r w:rsidR="00434060">
        <w:rPr>
          <w:rFonts w:hint="eastAsia"/>
          <w:sz w:val="21"/>
        </w:rPr>
        <w:t>默认设定</w:t>
      </w:r>
      <m:oMath>
        <m:r>
          <m:rPr>
            <m:sty m:val="p"/>
          </m:rPr>
          <w:rPr>
            <w:rFonts w:ascii="Cambria Math" w:hAnsi="Cambria Math"/>
            <w:sz w:val="21"/>
          </w:rPr>
          <m:t>ε</m:t>
        </m:r>
      </m:oMath>
      <w:r w:rsidR="00434060">
        <w:rPr>
          <w:rFonts w:hint="eastAsia"/>
          <w:sz w:val="21"/>
        </w:rPr>
        <w:t xml:space="preserve">=1.0, </w:t>
      </w:r>
      <m:oMath>
        <m:r>
          <w:rPr>
            <w:rFonts w:ascii="Cambria Math" w:hAnsi="Cambria Math" w:hint="eastAsia"/>
            <w:sz w:val="21"/>
          </w:rPr>
          <m:t>k</m:t>
        </m:r>
      </m:oMath>
      <w:r w:rsidR="00434060">
        <w:rPr>
          <w:rFonts w:hint="eastAsia"/>
          <w:sz w:val="21"/>
        </w:rPr>
        <w:t>=200)</w:t>
      </w:r>
      <w:r w:rsidR="00434060">
        <w:rPr>
          <w:rFonts w:hint="eastAsia"/>
          <w:sz w:val="21"/>
          <w:szCs w:val="18"/>
        </w:rPr>
        <w:t xml:space="preserve">. </w:t>
      </w:r>
      <w:r w:rsidR="00434060">
        <w:rPr>
          <w:rFonts w:hint="eastAsia"/>
          <w:sz w:val="21"/>
          <w:szCs w:val="18"/>
        </w:rPr>
        <w:t>通过图</w:t>
      </w:r>
      <w:r w:rsidR="00434060">
        <w:rPr>
          <w:rFonts w:hint="eastAsia"/>
          <w:sz w:val="21"/>
          <w:szCs w:val="18"/>
        </w:rPr>
        <w:t>6</w:t>
      </w:r>
      <w:r w:rsidR="00434060">
        <w:rPr>
          <w:rFonts w:hint="eastAsia"/>
          <w:sz w:val="21"/>
          <w:szCs w:val="18"/>
        </w:rPr>
        <w:t>可以很明显的观察到权衡关系</w:t>
      </w:r>
      <w:r w:rsidR="00434060">
        <w:rPr>
          <w:rFonts w:hint="eastAsia"/>
          <w:sz w:val="21"/>
          <w:szCs w:val="18"/>
        </w:rPr>
        <w:t xml:space="preserve">: </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sidR="00434060">
        <w:rPr>
          <w:rFonts w:hint="eastAsia"/>
          <w:sz w:val="21"/>
          <w:szCs w:val="18"/>
        </w:rPr>
        <w:t>小</w:t>
      </w:r>
      <w:r w:rsidR="00434060">
        <w:rPr>
          <w:rFonts w:hint="eastAsia"/>
          <w:sz w:val="21"/>
          <w:szCs w:val="18"/>
        </w:rPr>
        <w:t xml:space="preserve">, </w:t>
      </w:r>
      <w:r w:rsidR="00434060">
        <w:rPr>
          <w:rFonts w:hint="eastAsia"/>
          <w:sz w:val="21"/>
          <w:szCs w:val="18"/>
        </w:rPr>
        <w:t>估计误差</w:t>
      </w:r>
      <w:r w:rsidR="00396A8E">
        <w:rPr>
          <w:rFonts w:hint="eastAsia"/>
          <w:sz w:val="21"/>
          <w:szCs w:val="18"/>
        </w:rPr>
        <w:t>是误差主要来源</w:t>
      </w:r>
      <w:r w:rsidR="00396A8E">
        <w:rPr>
          <w:rFonts w:hint="eastAsia"/>
          <w:sz w:val="21"/>
          <w:szCs w:val="18"/>
        </w:rPr>
        <w:t xml:space="preserve">; </w:t>
      </w:r>
      <w:r w:rsidR="00396A8E">
        <w:rPr>
          <w:rFonts w:hint="eastAsia"/>
          <w:sz w:val="21"/>
          <w:szCs w:val="18"/>
        </w:rPr>
        <w:t>相反</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sidR="00396A8E">
        <w:rPr>
          <w:rFonts w:hint="eastAsia"/>
          <w:sz w:val="21"/>
          <w:szCs w:val="18"/>
        </w:rPr>
        <w:t>大</w:t>
      </w:r>
      <w:r w:rsidR="00396A8E">
        <w:rPr>
          <w:rFonts w:hint="eastAsia"/>
          <w:sz w:val="21"/>
          <w:szCs w:val="18"/>
        </w:rPr>
        <w:t xml:space="preserve">, </w:t>
      </w:r>
      <w:r w:rsidR="00396A8E">
        <w:rPr>
          <w:rFonts w:hint="eastAsia"/>
          <w:sz w:val="21"/>
          <w:szCs w:val="18"/>
        </w:rPr>
        <w:t>噪音误差主导</w:t>
      </w:r>
      <w:r w:rsidR="00396A8E">
        <w:rPr>
          <w:rFonts w:hint="eastAsia"/>
          <w:sz w:val="21"/>
          <w:szCs w:val="18"/>
        </w:rPr>
        <w:t>.</w:t>
      </w:r>
    </w:p>
    <w:p w:rsidR="001A3889" w:rsidRDefault="005D165C" w:rsidP="00814FCA">
      <w:pPr>
        <w:pStyle w:val="a0"/>
        <w:keepNext/>
        <w:snapToGrid w:val="0"/>
        <w:ind w:firstLine="360"/>
        <w:jc w:val="center"/>
      </w:pPr>
      <w:r>
        <w:rPr>
          <w:noProof/>
        </w:rPr>
        <w:drawing>
          <wp:inline distT="0" distB="0" distL="0" distR="0" wp14:anchorId="46AB5C64" wp14:editId="37044790">
            <wp:extent cx="2164675"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8"/>
                    <a:stretch>
                      <a:fillRect/>
                    </a:stretch>
                  </pic:blipFill>
                  <pic:spPr>
                    <a:xfrm>
                      <a:off x="0" y="0"/>
                      <a:ext cx="2169820" cy="1145716"/>
                    </a:xfrm>
                    <a:prstGeom prst="rect">
                      <a:avLst/>
                    </a:prstGeom>
                  </pic:spPr>
                </pic:pic>
              </a:graphicData>
            </a:graphic>
          </wp:inline>
        </w:drawing>
      </w:r>
    </w:p>
    <w:p w:rsidR="001A3889" w:rsidRPr="00DD7E41" w:rsidRDefault="001A3889" w:rsidP="001A3889">
      <w:pPr>
        <w:pStyle w:val="a9"/>
        <w:spacing w:before="0" w:after="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7DCD">
        <w:rPr>
          <w:noProof/>
        </w:rPr>
        <w:t>8</w:t>
      </w:r>
      <w:r>
        <w:fldChar w:fldCharType="end"/>
      </w:r>
      <w:r>
        <w:rPr>
          <w:rFonts w:hint="eastAsia"/>
        </w:rPr>
        <w:t>可用性</w:t>
      </w:r>
      <w:r>
        <w:rPr>
          <w:rFonts w:hint="eastAsia"/>
        </w:rPr>
        <w:t xml:space="preserve"> VS. </w:t>
      </w:r>
      <m:oMath>
        <m:sSub>
          <m:sSubPr>
            <m:ctrlPr>
              <w:rPr>
                <w:rFonts w:ascii="Cambria Math" w:hAnsi="Cambria Math"/>
                <w:i/>
                <w:szCs w:val="18"/>
              </w:rPr>
            </m:ctrlPr>
          </m:sSubPr>
          <m:e>
            <m:r>
              <w:rPr>
                <w:rFonts w:ascii="Cambria Math" w:hAnsi="Cambria Math"/>
                <w:szCs w:val="18"/>
              </w:rPr>
              <m:t>l</m:t>
            </m:r>
          </m:e>
          <m:sub>
            <m:r>
              <w:rPr>
                <w:rFonts w:ascii="Cambria Math" w:hAnsi="Cambria Math"/>
                <w:szCs w:val="18"/>
              </w:rPr>
              <m:t>max</m:t>
            </m:r>
          </m:sub>
        </m:sSub>
      </m:oMath>
    </w:p>
    <w:p w:rsidR="001A3889" w:rsidRDefault="001A3889" w:rsidP="001A3889">
      <w:pPr>
        <w:pStyle w:val="a9"/>
        <w:spacing w:before="0" w:after="0"/>
        <w:jc w:val="center"/>
        <w:rPr>
          <w:szCs w:val="18"/>
        </w:rPr>
      </w:pPr>
      <w:r>
        <w:t xml:space="preserve">Figure </w:t>
      </w:r>
      <w:r w:rsidR="001A3F18">
        <w:fldChar w:fldCharType="begin"/>
      </w:r>
      <w:r w:rsidR="001A3F18">
        <w:instrText xml:space="preserve"> SEQ Figure \* ARABIC </w:instrText>
      </w:r>
      <w:r w:rsidR="001A3F18">
        <w:fldChar w:fldCharType="separate"/>
      </w:r>
      <w:r w:rsidR="00287DCD">
        <w:rPr>
          <w:noProof/>
        </w:rPr>
        <w:t>8</w:t>
      </w:r>
      <w:r w:rsidR="001A3F18">
        <w:rPr>
          <w:noProof/>
        </w:rPr>
        <w:fldChar w:fldCharType="end"/>
      </w:r>
      <w:r>
        <w:rPr>
          <w:rFonts w:hint="eastAsia"/>
        </w:rPr>
        <w:t xml:space="preserve"> Utlity loss VS. </w:t>
      </w:r>
      <m:oMath>
        <m:sSub>
          <m:sSubPr>
            <m:ctrlPr>
              <w:rPr>
                <w:rFonts w:ascii="Cambria Math" w:hAnsi="Cambria Math"/>
                <w:i/>
                <w:szCs w:val="18"/>
              </w:rPr>
            </m:ctrlPr>
          </m:sSubPr>
          <m:e>
            <m:r>
              <w:rPr>
                <w:rFonts w:ascii="Cambria Math" w:hAnsi="Cambria Math"/>
                <w:szCs w:val="18"/>
              </w:rPr>
              <m:t>l</m:t>
            </m:r>
          </m:e>
          <m:sub>
            <m:r>
              <w:rPr>
                <w:rFonts w:ascii="Cambria Math" w:hAnsi="Cambria Math"/>
                <w:szCs w:val="18"/>
              </w:rPr>
              <m:t>max</m:t>
            </m:r>
          </m:sub>
        </m:sSub>
      </m:oMath>
    </w:p>
    <w:p w:rsidR="00396A8E" w:rsidRPr="00396A8E" w:rsidRDefault="00396A8E" w:rsidP="00396A8E">
      <w:pPr>
        <w:pStyle w:val="a0"/>
        <w:ind w:firstLine="420"/>
        <w:rPr>
          <w:sz w:val="21"/>
          <w:szCs w:val="21"/>
        </w:rPr>
      </w:pPr>
      <w:r w:rsidRPr="00396A8E">
        <w:rPr>
          <w:rFonts w:hint="eastAsia"/>
          <w:sz w:val="21"/>
          <w:szCs w:val="21"/>
        </w:rPr>
        <w:t>图</w:t>
      </w:r>
      <w:r w:rsidRPr="00396A8E">
        <w:rPr>
          <w:rFonts w:hint="eastAsia"/>
          <w:sz w:val="21"/>
          <w:szCs w:val="21"/>
        </w:rPr>
        <w:t>7</w:t>
      </w:r>
      <w:r w:rsidRPr="00396A8E">
        <w:rPr>
          <w:rFonts w:hint="eastAsia"/>
          <w:sz w:val="21"/>
          <w:szCs w:val="21"/>
        </w:rPr>
        <w:t>展示经验值</w:t>
      </w:r>
      <w:r w:rsidRPr="00396A8E">
        <w:rPr>
          <w:rFonts w:hint="eastAsia"/>
          <w:sz w:val="21"/>
          <w:szCs w:val="21"/>
        </w:rPr>
        <w:t>0.85</w:t>
      </w:r>
      <w:r w:rsidRPr="00396A8E">
        <w:rPr>
          <w:rFonts w:hint="eastAsia"/>
          <w:sz w:val="21"/>
          <w:szCs w:val="21"/>
        </w:rPr>
        <w:t>与</w:t>
      </w:r>
      <w:r w:rsidRPr="00396A8E">
        <w:rPr>
          <w:rFonts w:hint="eastAsia"/>
          <w:sz w:val="21"/>
          <w:szCs w:val="21"/>
        </w:rPr>
        <w:t>Diff-FSPM</w:t>
      </w:r>
      <w:r w:rsidRPr="00396A8E">
        <w:rPr>
          <w:rFonts w:hint="eastAsia"/>
          <w:sz w:val="21"/>
          <w:szCs w:val="21"/>
        </w:rPr>
        <w:t>算法相对平均误差之间的权衡关系</w:t>
      </w:r>
      <w:r w:rsidRPr="00396A8E">
        <w:rPr>
          <w:rFonts w:hint="eastAsia"/>
          <w:sz w:val="21"/>
          <w:szCs w:val="21"/>
        </w:rPr>
        <w:t>.</w:t>
      </w:r>
      <w:r>
        <w:rPr>
          <w:rFonts w:hint="eastAsia"/>
          <w:sz w:val="21"/>
          <w:szCs w:val="21"/>
        </w:rPr>
        <w:t xml:space="preserve"> </w:t>
      </w:r>
      <w:r>
        <w:rPr>
          <w:rFonts w:hint="eastAsia"/>
          <w:sz w:val="21"/>
          <w:szCs w:val="21"/>
        </w:rPr>
        <w:t>即值越大对应</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Pr>
          <w:rFonts w:hint="eastAsia"/>
          <w:sz w:val="21"/>
          <w:szCs w:val="18"/>
        </w:rPr>
        <w:t>大</w:t>
      </w:r>
      <w:r>
        <w:rPr>
          <w:rFonts w:hint="eastAsia"/>
          <w:sz w:val="21"/>
          <w:szCs w:val="18"/>
        </w:rPr>
        <w:t xml:space="preserve">, </w:t>
      </w:r>
      <w:r>
        <w:rPr>
          <w:rFonts w:hint="eastAsia"/>
          <w:sz w:val="21"/>
          <w:szCs w:val="18"/>
        </w:rPr>
        <w:t>噪音误差主导</w:t>
      </w:r>
      <w:r>
        <w:rPr>
          <w:rFonts w:hint="eastAsia"/>
          <w:sz w:val="21"/>
          <w:szCs w:val="18"/>
        </w:rPr>
        <w:t xml:space="preserve">; </w:t>
      </w:r>
      <w:r>
        <w:rPr>
          <w:rFonts w:hint="eastAsia"/>
          <w:sz w:val="21"/>
          <w:szCs w:val="18"/>
        </w:rPr>
        <w:t>值越小</w:t>
      </w:r>
      <w:r>
        <w:rPr>
          <w:rFonts w:hint="eastAsia"/>
          <w:sz w:val="21"/>
          <w:szCs w:val="21"/>
        </w:rPr>
        <w:t>对应</w:t>
      </w:r>
      <m:oMath>
        <m:sSub>
          <m:sSubPr>
            <m:ctrlPr>
              <w:rPr>
                <w:rFonts w:ascii="Cambria Math" w:hAnsi="Cambria Math"/>
                <w:i/>
                <w:sz w:val="21"/>
                <w:szCs w:val="18"/>
              </w:rPr>
            </m:ctrlPr>
          </m:sSubPr>
          <m:e>
            <m:r>
              <w:rPr>
                <w:rFonts w:ascii="Cambria Math" w:hAnsi="Cambria Math"/>
                <w:sz w:val="21"/>
                <w:szCs w:val="18"/>
              </w:rPr>
              <m:t>l</m:t>
            </m:r>
          </m:e>
          <m:sub>
            <m:r>
              <w:rPr>
                <w:rFonts w:ascii="Cambria Math" w:hAnsi="Cambria Math"/>
                <w:sz w:val="21"/>
                <w:szCs w:val="18"/>
              </w:rPr>
              <m:t>opt</m:t>
            </m:r>
          </m:sub>
        </m:sSub>
      </m:oMath>
      <w:r>
        <w:rPr>
          <w:rFonts w:hint="eastAsia"/>
          <w:sz w:val="21"/>
          <w:szCs w:val="18"/>
        </w:rPr>
        <w:t>小</w:t>
      </w:r>
      <w:r>
        <w:rPr>
          <w:rFonts w:hint="eastAsia"/>
          <w:sz w:val="21"/>
          <w:szCs w:val="18"/>
        </w:rPr>
        <w:t xml:space="preserve">, </w:t>
      </w:r>
      <w:r>
        <w:rPr>
          <w:rFonts w:hint="eastAsia"/>
          <w:sz w:val="21"/>
          <w:szCs w:val="18"/>
        </w:rPr>
        <w:t>估计误差是误差主要来源</w:t>
      </w:r>
      <w:r>
        <w:rPr>
          <w:rFonts w:hint="eastAsia"/>
          <w:sz w:val="21"/>
          <w:szCs w:val="18"/>
        </w:rPr>
        <w:t>.</w:t>
      </w:r>
    </w:p>
    <w:p w:rsidR="004F25D0" w:rsidRDefault="004F25D0" w:rsidP="004F25D0">
      <w:pPr>
        <w:jc w:val="center"/>
      </w:pPr>
      <w:r>
        <w:rPr>
          <w:noProof/>
        </w:rPr>
        <w:lastRenderedPageBreak/>
        <w:drawing>
          <wp:inline distT="0" distB="0" distL="0" distR="0" wp14:anchorId="3A3A33FB" wp14:editId="65E907C3">
            <wp:extent cx="1901952" cy="1207008"/>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9"/>
                    <a:stretch>
                      <a:fillRect/>
                    </a:stretch>
                  </pic:blipFill>
                  <pic:spPr>
                    <a:xfrm>
                      <a:off x="0" y="0"/>
                      <a:ext cx="1901952" cy="1207008"/>
                    </a:xfrm>
                    <a:prstGeom prst="rect">
                      <a:avLst/>
                    </a:prstGeom>
                  </pic:spPr>
                </pic:pic>
              </a:graphicData>
            </a:graphic>
          </wp:inline>
        </w:drawing>
      </w:r>
    </w:p>
    <w:p w:rsidR="0010410D" w:rsidDel="00F22FC0" w:rsidRDefault="0010410D" w:rsidP="0010410D">
      <w:pPr>
        <w:pStyle w:val="3"/>
        <w:rPr>
          <w:del w:id="106" w:author="Lu Guoqing" w:date="2014-05-07T10:53:00Z"/>
        </w:rPr>
      </w:pPr>
      <w:del w:id="107" w:author="Lu Guoqing" w:date="2014-05-07T10:53:00Z">
        <w:r w:rsidDel="00F22FC0">
          <w:rPr>
            <w:rFonts w:hint="eastAsia"/>
          </w:rPr>
          <w:delText>扩展性</w:delText>
        </w:r>
        <w:r w:rsidRPr="00D50BE7" w:rsidDel="00F22FC0">
          <w:rPr>
            <w:rFonts w:hint="eastAsia"/>
          </w:rPr>
          <w:delText>分析</w:delText>
        </w:r>
      </w:del>
    </w:p>
    <w:p w:rsidR="00FC3065" w:rsidRPr="00C00853" w:rsidDel="00F22FC0" w:rsidRDefault="00FC3065" w:rsidP="00FC3065">
      <w:pPr>
        <w:pStyle w:val="a0"/>
        <w:ind w:firstLine="360"/>
        <w:rPr>
          <w:del w:id="108" w:author="Lu Guoqing" w:date="2014-05-07T10:53:00Z"/>
          <w:color w:val="FF0000"/>
        </w:rPr>
      </w:pPr>
      <w:del w:id="109" w:author="Lu Guoqing" w:date="2014-05-07T10:53:00Z">
        <w:r w:rsidRPr="00C00853" w:rsidDel="00F22FC0">
          <w:rPr>
            <w:rFonts w:hint="eastAsia"/>
            <w:color w:val="FF0000"/>
          </w:rPr>
          <w:delText>闭序列模式挖掘肯定要快</w:delText>
        </w:r>
        <w:r w:rsidRPr="00C00853" w:rsidDel="00F22FC0">
          <w:rPr>
            <w:rFonts w:hint="eastAsia"/>
            <w:color w:val="FF0000"/>
          </w:rPr>
          <w:delText xml:space="preserve">, </w:delText>
        </w:r>
        <w:r w:rsidRPr="00C00853" w:rsidDel="00F22FC0">
          <w:rPr>
            <w:rFonts w:hint="eastAsia"/>
            <w:color w:val="FF0000"/>
          </w:rPr>
          <w:delText>扩展性要展现出来</w:delText>
        </w:r>
      </w:del>
    </w:p>
    <w:p w:rsidR="00FC3065" w:rsidRPr="00C00853" w:rsidDel="00F22FC0" w:rsidRDefault="00FC3065" w:rsidP="00FC3065">
      <w:pPr>
        <w:pStyle w:val="a0"/>
        <w:ind w:firstLine="360"/>
        <w:rPr>
          <w:del w:id="110" w:author="Lu Guoqing" w:date="2014-05-07T10:53:00Z"/>
          <w:color w:val="FF0000"/>
        </w:rPr>
      </w:pPr>
      <w:del w:id="111" w:author="Lu Guoqing" w:date="2014-05-07T10:53:00Z">
        <w:r w:rsidRPr="00C00853" w:rsidDel="00F22FC0">
          <w:rPr>
            <w:rFonts w:hint="eastAsia"/>
            <w:color w:val="FF0000"/>
          </w:rPr>
          <w:delText>起码表明在保证可用性的前提下</w:delText>
        </w:r>
        <w:r w:rsidRPr="00C00853" w:rsidDel="00F22FC0">
          <w:rPr>
            <w:rFonts w:hint="eastAsia"/>
            <w:color w:val="FF0000"/>
          </w:rPr>
          <w:delText xml:space="preserve">, </w:delText>
        </w:r>
        <w:r w:rsidRPr="00C00853" w:rsidDel="00F22FC0">
          <w:rPr>
            <w:rFonts w:hint="eastAsia"/>
            <w:color w:val="FF0000"/>
          </w:rPr>
          <w:delText>效率上也有提高！</w:delText>
        </w:r>
      </w:del>
    </w:p>
    <w:p w:rsidR="00FC3065" w:rsidRPr="00C00853" w:rsidDel="00F22FC0" w:rsidRDefault="00FC3065" w:rsidP="00FC3065">
      <w:pPr>
        <w:pStyle w:val="a0"/>
        <w:ind w:firstLine="360"/>
        <w:rPr>
          <w:del w:id="112" w:author="Lu Guoqing" w:date="2014-05-07T10:53:00Z"/>
          <w:color w:val="FF0000"/>
        </w:rPr>
      </w:pPr>
      <w:del w:id="113" w:author="Lu Guoqing" w:date="2014-05-07T10:53:00Z">
        <w:r w:rsidRPr="00C00853" w:rsidDel="00F22FC0">
          <w:rPr>
            <w:rFonts w:hint="eastAsia"/>
            <w:color w:val="FF0000"/>
          </w:rPr>
          <w:delText>数据集参照</w:delText>
        </w:r>
        <w:r w:rsidRPr="00C00853" w:rsidDel="00F22FC0">
          <w:rPr>
            <w:rFonts w:hint="eastAsia"/>
            <w:color w:val="FF0000"/>
          </w:rPr>
          <w:delText>CloSpan</w:delText>
        </w:r>
        <w:r w:rsidRPr="00C00853" w:rsidDel="00F22FC0">
          <w:rPr>
            <w:rFonts w:hint="eastAsia"/>
            <w:color w:val="FF0000"/>
          </w:rPr>
          <w:delText>算法的数据集</w:delText>
        </w:r>
      </w:del>
    </w:p>
    <w:p w:rsidR="00FC3065" w:rsidRPr="00C00853" w:rsidDel="00F22FC0" w:rsidRDefault="00FC3065" w:rsidP="00FC3065">
      <w:pPr>
        <w:pStyle w:val="a0"/>
        <w:ind w:firstLine="360"/>
        <w:rPr>
          <w:del w:id="114" w:author="Lu Guoqing" w:date="2014-05-07T10:53:00Z"/>
          <w:color w:val="FF0000"/>
        </w:rPr>
      </w:pPr>
      <w:del w:id="115" w:author="Lu Guoqing" w:date="2014-05-07T10:53:00Z">
        <w:r w:rsidRPr="00C00853" w:rsidDel="00F22FC0">
          <w:rPr>
            <w:rFonts w:hint="eastAsia"/>
            <w:color w:val="FF0000"/>
          </w:rPr>
          <w:delText>它生成的是用</w:delText>
        </w:r>
        <w:r w:rsidRPr="00C00853" w:rsidDel="00F22FC0">
          <w:rPr>
            <w:rFonts w:hint="eastAsia"/>
            <w:color w:val="FF0000"/>
          </w:rPr>
          <w:delText>-1</w:delText>
        </w:r>
        <w:r w:rsidRPr="00C00853" w:rsidDel="00F22FC0">
          <w:rPr>
            <w:rFonts w:hint="eastAsia"/>
            <w:color w:val="FF0000"/>
          </w:rPr>
          <w:delText>和</w:delText>
        </w:r>
        <w:r w:rsidRPr="00C00853" w:rsidDel="00F22FC0">
          <w:rPr>
            <w:rFonts w:hint="eastAsia"/>
            <w:color w:val="FF0000"/>
          </w:rPr>
          <w:delText>-2</w:delText>
        </w:r>
        <w:r w:rsidRPr="00C00853" w:rsidDel="00F22FC0">
          <w:rPr>
            <w:rFonts w:hint="eastAsia"/>
            <w:color w:val="FF0000"/>
          </w:rPr>
          <w:delText>间隔的</w:delText>
        </w:r>
        <w:r w:rsidRPr="00C00853" w:rsidDel="00F22FC0">
          <w:rPr>
            <w:rFonts w:hint="eastAsia"/>
            <w:color w:val="FF0000"/>
          </w:rPr>
          <w:delText xml:space="preserve">, </w:delText>
        </w:r>
        <w:r w:rsidRPr="00C00853" w:rsidDel="00F22FC0">
          <w:rPr>
            <w:rFonts w:hint="eastAsia"/>
            <w:color w:val="FF0000"/>
          </w:rPr>
          <w:delText>可以用</w:delText>
        </w:r>
        <w:r w:rsidRPr="00C00853" w:rsidDel="00F22FC0">
          <w:rPr>
            <w:rFonts w:hint="eastAsia"/>
            <w:color w:val="FF0000"/>
          </w:rPr>
          <w:delText>python</w:delText>
        </w:r>
        <w:r w:rsidRPr="00C00853" w:rsidDel="00F22FC0">
          <w:rPr>
            <w:rFonts w:hint="eastAsia"/>
            <w:color w:val="FF0000"/>
          </w:rPr>
          <w:delText>处理</w:delText>
        </w:r>
        <w:r w:rsidRPr="00C00853" w:rsidDel="00F22FC0">
          <w:rPr>
            <w:rFonts w:hint="eastAsia"/>
            <w:color w:val="FF0000"/>
          </w:rPr>
          <w:delText>!</w:delText>
        </w:r>
      </w:del>
    </w:p>
    <w:p w:rsidR="0010410D" w:rsidRDefault="00FC3065" w:rsidP="00FC3065">
      <w:pPr>
        <w:jc w:val="left"/>
        <w:rPr>
          <w:noProof/>
          <w:sz w:val="21"/>
          <w:szCs w:val="21"/>
        </w:rPr>
      </w:pPr>
      <w:del w:id="116" w:author="Lu Guoqing" w:date="2014-05-07T10:53:00Z">
        <w:r w:rsidRPr="00C94F2B" w:rsidDel="00F22FC0">
          <w:rPr>
            <w:noProof/>
            <w:sz w:val="21"/>
            <w:szCs w:val="21"/>
            <w:rPrChange w:id="117">
              <w:rPr>
                <w:noProof/>
              </w:rPr>
            </w:rPrChange>
          </w:rPr>
          <w:drawing>
            <wp:inline distT="0" distB="0" distL="0" distR="0" wp14:anchorId="73057299" wp14:editId="330A3C10">
              <wp:extent cx="1397203" cy="1154928"/>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1397093" cy="1154837"/>
                      </a:xfrm>
                      <a:prstGeom prst="rect">
                        <a:avLst/>
                      </a:prstGeom>
                      <a:noFill/>
                    </pic:spPr>
                  </pic:pic>
                </a:graphicData>
              </a:graphic>
            </wp:inline>
          </w:drawing>
        </w:r>
        <w:r w:rsidDel="00F22FC0">
          <w:rPr>
            <w:rFonts w:hint="eastAsia"/>
            <w:noProof/>
            <w:sz w:val="21"/>
            <w:szCs w:val="21"/>
          </w:rPr>
          <w:delText xml:space="preserve"> </w:delText>
        </w:r>
      </w:del>
      <w:r>
        <w:rPr>
          <w:noProof/>
          <w:sz w:val="21"/>
          <w:szCs w:val="21"/>
        </w:rPr>
        <w:drawing>
          <wp:inline distT="0" distB="0" distL="0" distR="0" wp14:anchorId="2DE19C14" wp14:editId="432D7991">
            <wp:extent cx="1397203" cy="115492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1397093" cy="1154837"/>
                    </a:xfrm>
                    <a:prstGeom prst="rect">
                      <a:avLst/>
                    </a:prstGeom>
                    <a:noFill/>
                  </pic:spPr>
                </pic:pic>
              </a:graphicData>
            </a:graphic>
          </wp:inline>
        </w:drawing>
      </w:r>
    </w:p>
    <w:p w:rsidR="00564274" w:rsidRDefault="00286371" w:rsidP="001D4426">
      <w:pPr>
        <w:pStyle w:val="1"/>
      </w:pPr>
      <w:r>
        <w:rPr>
          <w:rFonts w:hint="eastAsia"/>
        </w:rPr>
        <w:t>结束语</w:t>
      </w:r>
    </w:p>
    <w:p w:rsidR="00E81ADE" w:rsidRPr="00814FCA" w:rsidRDefault="00E81ADE" w:rsidP="00814FCA">
      <w:pPr>
        <w:pStyle w:val="a0"/>
        <w:ind w:firstLine="420"/>
        <w:rPr>
          <w:sz w:val="21"/>
        </w:rPr>
      </w:pPr>
      <w:r w:rsidRPr="00814FCA">
        <w:rPr>
          <w:rFonts w:hint="eastAsia"/>
          <w:sz w:val="21"/>
        </w:rPr>
        <w:t>在本文中</w:t>
      </w:r>
      <w:r w:rsidRPr="00814FCA">
        <w:rPr>
          <w:rFonts w:hint="eastAsia"/>
          <w:sz w:val="21"/>
        </w:rPr>
        <w:t xml:space="preserve">, </w:t>
      </w:r>
      <w:r w:rsidR="00A305AF" w:rsidRPr="00814FCA">
        <w:rPr>
          <w:rFonts w:hint="eastAsia"/>
          <w:sz w:val="21"/>
        </w:rPr>
        <w:t>我们提出了一种基于差分隐私的频繁序列模式挖掘方法</w:t>
      </w:r>
      <w:r w:rsidR="00A305AF" w:rsidRPr="004E17CF">
        <w:rPr>
          <w:rFonts w:hint="eastAsia"/>
          <w:sz w:val="21"/>
        </w:rPr>
        <w:t>Diff-FSPM</w:t>
      </w:r>
      <w:r w:rsidR="00A305AF" w:rsidRPr="00814FCA">
        <w:rPr>
          <w:rFonts w:hint="eastAsia"/>
          <w:sz w:val="21"/>
        </w:rPr>
        <w:t xml:space="preserve">, </w:t>
      </w:r>
      <w:r w:rsidR="00A305AF" w:rsidRPr="00814FCA">
        <w:rPr>
          <w:rFonts w:hint="eastAsia"/>
          <w:sz w:val="21"/>
        </w:rPr>
        <w:t>有效地兼容了隐私性和数据可用性</w:t>
      </w:r>
      <w:r w:rsidR="00A305AF" w:rsidRPr="00814FCA">
        <w:rPr>
          <w:rFonts w:hint="eastAsia"/>
          <w:sz w:val="21"/>
        </w:rPr>
        <w:t xml:space="preserve">. </w:t>
      </w:r>
      <w:r w:rsidR="00A305AF" w:rsidRPr="00814FCA">
        <w:rPr>
          <w:rFonts w:hint="eastAsia"/>
          <w:sz w:val="21"/>
        </w:rPr>
        <w:t>通过理论分析和实验结果说明了</w:t>
      </w:r>
      <w:r w:rsidR="00A305AF" w:rsidRPr="004E17CF">
        <w:rPr>
          <w:rFonts w:hint="eastAsia"/>
          <w:sz w:val="21"/>
        </w:rPr>
        <w:t>Diff-FSPM</w:t>
      </w:r>
      <w:r w:rsidR="00A305AF" w:rsidRPr="00814FCA">
        <w:rPr>
          <w:rFonts w:hint="eastAsia"/>
          <w:sz w:val="21"/>
        </w:rPr>
        <w:t>方法具有较好的可用性和扩展性</w:t>
      </w:r>
      <w:r w:rsidR="00A305AF" w:rsidRPr="00814FCA">
        <w:rPr>
          <w:rFonts w:hint="eastAsia"/>
          <w:sz w:val="21"/>
        </w:rPr>
        <w:t>.</w:t>
      </w:r>
    </w:p>
    <w:p w:rsidR="00E423DE" w:rsidRDefault="00A305AF" w:rsidP="00E423DE">
      <w:pPr>
        <w:pStyle w:val="a0"/>
        <w:ind w:firstLine="420"/>
        <w:rPr>
          <w:sz w:val="21"/>
        </w:rPr>
      </w:pPr>
      <w:r w:rsidRPr="00814FCA">
        <w:rPr>
          <w:rFonts w:hint="eastAsia"/>
          <w:sz w:val="21"/>
        </w:rPr>
        <w:t>在未来的工作中</w:t>
      </w:r>
      <w:r w:rsidRPr="00814FCA">
        <w:rPr>
          <w:rFonts w:hint="eastAsia"/>
          <w:sz w:val="21"/>
        </w:rPr>
        <w:t xml:space="preserve">, </w:t>
      </w:r>
      <w:r w:rsidRPr="00814FCA">
        <w:rPr>
          <w:rFonts w:hint="eastAsia"/>
          <w:sz w:val="21"/>
        </w:rPr>
        <w:t>我们希望能够进一步关注频繁</w:t>
      </w:r>
      <w:r w:rsidR="00EF3D28">
        <w:rPr>
          <w:rFonts w:hint="eastAsia"/>
          <w:sz w:val="21"/>
        </w:rPr>
        <w:t>序列</w:t>
      </w:r>
      <w:r w:rsidRPr="00814FCA">
        <w:rPr>
          <w:rFonts w:hint="eastAsia"/>
          <w:sz w:val="21"/>
        </w:rPr>
        <w:t>模式挖掘方面的研究</w:t>
      </w:r>
      <w:r w:rsidRPr="00814FCA">
        <w:rPr>
          <w:rFonts w:hint="eastAsia"/>
          <w:sz w:val="21"/>
        </w:rPr>
        <w:t xml:space="preserve">, </w:t>
      </w:r>
      <w:r w:rsidR="00EF3D28">
        <w:rPr>
          <w:rFonts w:hint="eastAsia"/>
          <w:sz w:val="21"/>
        </w:rPr>
        <w:t>包括频繁子图挖掘等复杂</w:t>
      </w:r>
      <w:r w:rsidRPr="00814FCA">
        <w:rPr>
          <w:rFonts w:hint="eastAsia"/>
          <w:sz w:val="21"/>
        </w:rPr>
        <w:t>工作</w:t>
      </w:r>
      <w:r w:rsidRPr="00814FCA">
        <w:rPr>
          <w:rFonts w:hint="eastAsia"/>
          <w:sz w:val="21"/>
        </w:rPr>
        <w:t xml:space="preserve">, </w:t>
      </w:r>
      <w:r w:rsidRPr="00814FCA">
        <w:rPr>
          <w:rFonts w:hint="eastAsia"/>
          <w:sz w:val="21"/>
        </w:rPr>
        <w:t>同时当前处于理论阶段</w:t>
      </w:r>
      <w:r w:rsidRPr="00814FCA">
        <w:rPr>
          <w:rFonts w:hint="eastAsia"/>
          <w:sz w:val="21"/>
        </w:rPr>
        <w:t xml:space="preserve">, </w:t>
      </w:r>
      <w:r w:rsidRPr="00814FCA">
        <w:rPr>
          <w:rFonts w:hint="eastAsia"/>
          <w:sz w:val="21"/>
        </w:rPr>
        <w:t>致力于应用系统的开发</w:t>
      </w:r>
      <w:r w:rsidR="00EF3D28">
        <w:rPr>
          <w:rFonts w:hint="eastAsia"/>
          <w:sz w:val="21"/>
        </w:rPr>
        <w:t xml:space="preserve">, </w:t>
      </w:r>
      <w:r w:rsidR="00EF3D28">
        <w:rPr>
          <w:rFonts w:hint="eastAsia"/>
          <w:sz w:val="21"/>
        </w:rPr>
        <w:t>如出租车轨迹数据</w:t>
      </w:r>
      <w:r w:rsidR="00EF3D28">
        <w:rPr>
          <w:rFonts w:hint="eastAsia"/>
          <w:sz w:val="21"/>
        </w:rPr>
        <w:t xml:space="preserve">, </w:t>
      </w:r>
      <w:r w:rsidR="00EF3D28">
        <w:rPr>
          <w:rFonts w:hint="eastAsia"/>
          <w:sz w:val="21"/>
        </w:rPr>
        <w:t>差分隐私在推荐系统中的实际应用</w:t>
      </w:r>
      <w:r w:rsidR="008629C4">
        <w:rPr>
          <w:rFonts w:hint="eastAsia"/>
          <w:sz w:val="21"/>
        </w:rPr>
        <w:t>等</w:t>
      </w:r>
      <w:r w:rsidR="008629C4">
        <w:rPr>
          <w:rFonts w:hint="eastAsia"/>
          <w:sz w:val="21"/>
        </w:rPr>
        <w:t>.</w:t>
      </w:r>
    </w:p>
    <w:p w:rsidR="00274A3D" w:rsidRDefault="00274A3D" w:rsidP="001F6E95">
      <w:pPr>
        <w:pStyle w:val="a0"/>
        <w:ind w:firstLine="360"/>
      </w:pPr>
    </w:p>
    <w:p w:rsidR="001F6E95" w:rsidRDefault="001F6E95">
      <w:pPr>
        <w:pStyle w:val="a0"/>
        <w:ind w:firstLineChars="0" w:firstLine="0"/>
        <w:sectPr w:rsidR="001F6E95" w:rsidSect="00C91207">
          <w:type w:val="continuous"/>
          <w:pgSz w:w="11905" w:h="16837" w:code="9"/>
          <w:pgMar w:top="1474" w:right="1134" w:bottom="1134" w:left="1134" w:header="964" w:footer="964" w:gutter="0"/>
          <w:cols w:num="2" w:space="720" w:equalWidth="0">
            <w:col w:w="4606" w:space="425"/>
            <w:col w:w="4606"/>
          </w:cols>
          <w:docGrid w:type="lines" w:linePitch="312"/>
        </w:sectPr>
        <w:pPrChange w:id="118" w:author="Lu Guoqing" w:date="2014-05-07T10:53:00Z">
          <w:pPr>
            <w:pStyle w:val="a0"/>
            <w:ind w:firstLineChars="111"/>
          </w:pPr>
        </w:pPrChange>
      </w:pPr>
    </w:p>
    <w:p w:rsidR="00E423DE" w:rsidRDefault="006379C1" w:rsidP="00785476">
      <w:pPr>
        <w:rPr>
          <w:rFonts w:ascii="楷体_GB2312" w:eastAsia="楷体_GB2312"/>
          <w:color w:val="FF0000"/>
          <w:sz w:val="21"/>
          <w:szCs w:val="21"/>
          <w:bdr w:val="single" w:sz="4" w:space="0" w:color="FF0000"/>
        </w:rPr>
      </w:pPr>
      <w:r w:rsidRPr="00785476">
        <w:rPr>
          <w:rFonts w:ascii="黑体" w:eastAsia="黑体" w:hint="eastAsia"/>
          <w:bCs/>
          <w:sz w:val="21"/>
          <w:szCs w:val="21"/>
        </w:rPr>
        <w:lastRenderedPageBreak/>
        <w:t>致</w:t>
      </w:r>
      <w:r w:rsidR="00785476" w:rsidRPr="00785476">
        <w:rPr>
          <w:rFonts w:ascii="黑体" w:eastAsia="黑体" w:hint="eastAsia"/>
          <w:bCs/>
          <w:sz w:val="21"/>
          <w:szCs w:val="21"/>
        </w:rPr>
        <w:t xml:space="preserve">  </w:t>
      </w:r>
      <w:r w:rsidRPr="00785476">
        <w:rPr>
          <w:rFonts w:ascii="黑体" w:eastAsia="黑体" w:hint="eastAsia"/>
          <w:bCs/>
          <w:sz w:val="21"/>
          <w:szCs w:val="21"/>
        </w:rPr>
        <w:t>谢</w:t>
      </w:r>
      <w:r w:rsidR="00785476">
        <w:rPr>
          <w:rFonts w:ascii="黑体" w:eastAsia="黑体" w:hint="eastAsia"/>
          <w:bCs/>
          <w:sz w:val="21"/>
          <w:szCs w:val="21"/>
        </w:rPr>
        <w:t xml:space="preserve">  </w:t>
      </w:r>
      <w:r w:rsidR="00ED1B5F" w:rsidRPr="00785476">
        <w:rPr>
          <w:rFonts w:eastAsia="楷体_GB2312" w:hint="eastAsia"/>
          <w:sz w:val="21"/>
          <w:szCs w:val="21"/>
        </w:rPr>
        <w:t>*</w:t>
      </w:r>
      <w:r w:rsidR="00ED1B5F" w:rsidRPr="00785476">
        <w:rPr>
          <w:rFonts w:ascii="楷体_GB2312" w:eastAsia="楷体_GB2312" w:hint="eastAsia"/>
          <w:sz w:val="21"/>
          <w:szCs w:val="21"/>
        </w:rPr>
        <w:t>致谢内容</w:t>
      </w:r>
      <w:r w:rsidR="00ED1B5F" w:rsidRPr="00785476">
        <w:rPr>
          <w:rFonts w:eastAsia="楷体_GB2312" w:hint="eastAsia"/>
          <w:sz w:val="21"/>
          <w:szCs w:val="21"/>
        </w:rPr>
        <w:t>.*</w:t>
      </w:r>
      <w:r w:rsidR="00ED1B5F" w:rsidRPr="00785476">
        <w:rPr>
          <w:rFonts w:ascii="楷体_GB2312" w:eastAsia="楷体_GB2312" w:hint="eastAsia"/>
          <w:sz w:val="21"/>
          <w:szCs w:val="21"/>
        </w:rPr>
        <w:t xml:space="preserve"> </w:t>
      </w:r>
      <w:r w:rsidR="00ED1B5F" w:rsidRPr="00785476">
        <w:rPr>
          <w:rFonts w:ascii="楷体_GB2312" w:eastAsia="楷体_GB2312" w:hint="eastAsia"/>
          <w:color w:val="FF0000"/>
          <w:sz w:val="21"/>
          <w:szCs w:val="21"/>
          <w:bdr w:val="single" w:sz="4" w:space="0" w:color="FF0000"/>
        </w:rPr>
        <w:t>致谢</w:t>
      </w: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r>
        <w:rPr>
          <w:rFonts w:ascii="楷体_GB2312" w:eastAsia="楷体_GB2312"/>
          <w:color w:val="FF0000"/>
          <w:sz w:val="21"/>
          <w:szCs w:val="21"/>
          <w:bdr w:val="single" w:sz="4" w:space="0" w:color="FF0000"/>
        </w:rPr>
        <w:br w:type="column"/>
      </w: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pPr>
    </w:p>
    <w:p w:rsidR="00E423DE" w:rsidRDefault="00E423DE" w:rsidP="00785476">
      <w:pPr>
        <w:rPr>
          <w:rFonts w:ascii="楷体_GB2312" w:eastAsia="楷体_GB2312"/>
          <w:color w:val="FF0000"/>
          <w:sz w:val="21"/>
          <w:szCs w:val="21"/>
          <w:bdr w:val="single" w:sz="4" w:space="0" w:color="FF0000"/>
        </w:rPr>
        <w:sectPr w:rsidR="00E423DE" w:rsidSect="00C91207">
          <w:pgSz w:w="11905" w:h="16837" w:code="9"/>
          <w:pgMar w:top="1474" w:right="1134" w:bottom="1134" w:left="1134" w:header="964" w:footer="964" w:gutter="0"/>
          <w:cols w:num="2" w:space="720" w:equalWidth="0">
            <w:col w:w="4606" w:space="425"/>
            <w:col w:w="4606"/>
          </w:cols>
          <w:docGrid w:type="lines" w:linePitch="312"/>
        </w:sectPr>
      </w:pPr>
    </w:p>
    <w:p w:rsidR="00E423DE" w:rsidRDefault="00E423DE" w:rsidP="00E423DE">
      <w:pPr>
        <w:tabs>
          <w:tab w:val="left" w:pos="2880"/>
        </w:tabs>
        <w:adjustRightInd w:val="0"/>
        <w:snapToGrid w:val="0"/>
        <w:spacing w:beforeLines="100" w:before="312" w:afterLines="100" w:after="312" w:line="320" w:lineRule="atLeast"/>
        <w:jc w:val="left"/>
        <w:outlineLvl w:val="0"/>
        <w:rPr>
          <w:rFonts w:ascii="黑体" w:eastAsia="黑体"/>
          <w:bCs/>
          <w:sz w:val="21"/>
          <w:szCs w:val="21"/>
        </w:rPr>
      </w:pPr>
    </w:p>
    <w:p w:rsidR="00E423DE" w:rsidRDefault="00E423DE" w:rsidP="00205099">
      <w:pPr>
        <w:tabs>
          <w:tab w:val="left" w:pos="2880"/>
        </w:tabs>
        <w:adjustRightInd w:val="0"/>
        <w:snapToGrid w:val="0"/>
        <w:spacing w:beforeLines="100" w:before="312" w:afterLines="100" w:after="312" w:line="320" w:lineRule="atLeast"/>
        <w:jc w:val="center"/>
        <w:outlineLvl w:val="0"/>
        <w:rPr>
          <w:rFonts w:ascii="黑体" w:eastAsia="黑体"/>
          <w:bCs/>
          <w:sz w:val="21"/>
          <w:szCs w:val="21"/>
        </w:rPr>
        <w:sectPr w:rsidR="00E423DE" w:rsidSect="00C91207">
          <w:type w:val="continuous"/>
          <w:pgSz w:w="11905" w:h="16837" w:code="9"/>
          <w:pgMar w:top="1474" w:right="1134" w:bottom="1134" w:left="1134" w:header="964" w:footer="964" w:gutter="0"/>
          <w:cols w:space="425"/>
          <w:docGrid w:type="lines" w:linePitch="312"/>
        </w:sectPr>
      </w:pPr>
    </w:p>
    <w:p w:rsidR="007859CA" w:rsidRPr="00274300" w:rsidRDefault="006379C1" w:rsidP="00205099">
      <w:pPr>
        <w:tabs>
          <w:tab w:val="left" w:pos="2880"/>
        </w:tabs>
        <w:adjustRightInd w:val="0"/>
        <w:snapToGrid w:val="0"/>
        <w:spacing w:beforeLines="100" w:before="312" w:afterLines="100" w:after="312" w:line="320" w:lineRule="atLeast"/>
        <w:jc w:val="center"/>
        <w:outlineLvl w:val="0"/>
        <w:rPr>
          <w:szCs w:val="18"/>
        </w:rPr>
      </w:pPr>
      <w:r w:rsidRPr="00785476">
        <w:rPr>
          <w:rFonts w:ascii="黑体" w:eastAsia="黑体" w:hint="eastAsia"/>
          <w:bCs/>
          <w:sz w:val="21"/>
          <w:szCs w:val="21"/>
        </w:rPr>
        <w:lastRenderedPageBreak/>
        <w:t>参</w:t>
      </w:r>
      <w:r w:rsidR="00785476">
        <w:rPr>
          <w:rFonts w:ascii="黑体" w:eastAsia="黑体" w:hint="eastAsia"/>
          <w:bCs/>
          <w:sz w:val="21"/>
          <w:szCs w:val="21"/>
        </w:rPr>
        <w:t xml:space="preserve"> </w:t>
      </w:r>
      <w:r w:rsidRPr="00785476">
        <w:rPr>
          <w:rFonts w:ascii="黑体" w:eastAsia="黑体" w:hint="eastAsia"/>
          <w:bCs/>
          <w:sz w:val="21"/>
          <w:szCs w:val="21"/>
        </w:rPr>
        <w:t>考</w:t>
      </w:r>
      <w:r w:rsidR="007859CA" w:rsidRPr="00785476">
        <w:rPr>
          <w:rFonts w:ascii="黑体" w:eastAsia="黑体" w:hint="eastAsia"/>
          <w:bCs/>
          <w:sz w:val="21"/>
          <w:szCs w:val="21"/>
        </w:rPr>
        <w:t xml:space="preserve"> </w:t>
      </w:r>
      <w:r w:rsidRPr="00785476">
        <w:rPr>
          <w:rFonts w:ascii="黑体" w:eastAsia="黑体" w:hint="eastAsia"/>
          <w:bCs/>
          <w:sz w:val="21"/>
          <w:szCs w:val="21"/>
        </w:rPr>
        <w:t>文</w:t>
      </w:r>
      <w:r w:rsidR="007859CA" w:rsidRPr="00785476">
        <w:rPr>
          <w:rFonts w:ascii="黑体" w:eastAsia="黑体" w:hint="eastAsia"/>
          <w:bCs/>
          <w:sz w:val="21"/>
          <w:szCs w:val="21"/>
        </w:rPr>
        <w:t xml:space="preserve"> </w:t>
      </w:r>
      <w:r w:rsidRPr="00785476">
        <w:rPr>
          <w:rFonts w:ascii="黑体" w:eastAsia="黑体" w:hint="eastAsia"/>
          <w:bCs/>
          <w:sz w:val="21"/>
          <w:szCs w:val="21"/>
        </w:rPr>
        <w:t>献</w:t>
      </w:r>
    </w:p>
    <w:p w:rsidR="00F63061" w:rsidRPr="00370D61" w:rsidRDefault="00F63061" w:rsidP="00F27E7C">
      <w:pPr>
        <w:pStyle w:val="TextofReference"/>
        <w:numPr>
          <w:ilvl w:val="0"/>
          <w:numId w:val="7"/>
        </w:numPr>
        <w:rPr>
          <w:kern w:val="20"/>
        </w:rPr>
      </w:pPr>
      <w:bookmarkStart w:id="119" w:name="OLE_LINK63"/>
      <w:bookmarkStart w:id="120" w:name="OLE_LINK64"/>
      <w:bookmarkStart w:id="121" w:name="_Ref375232079"/>
      <w:r w:rsidRPr="00E90937">
        <w:rPr>
          <w:kern w:val="20"/>
        </w:rPr>
        <w:t>Agrawal R, Srikant R. Mining sequential patterns[C]</w:t>
      </w:r>
      <w:r>
        <w:rPr>
          <w:rFonts w:hint="eastAsia"/>
          <w:kern w:val="20"/>
        </w:rPr>
        <w:t xml:space="preserve"> </w:t>
      </w:r>
      <w:r w:rsidRPr="00E90937">
        <w:rPr>
          <w:kern w:val="20"/>
        </w:rPr>
        <w:t>//Data Engineering, 1995. Proceedings of the Eleventh International Conference on. IEEE, 1995: 3-14.</w:t>
      </w:r>
    </w:p>
    <w:bookmarkEnd w:id="119"/>
    <w:bookmarkEnd w:id="120"/>
    <w:p w:rsidR="00980E08" w:rsidRPr="00980E08" w:rsidRDefault="00980E08" w:rsidP="00053F84">
      <w:pPr>
        <w:pStyle w:val="TextofReference"/>
        <w:numPr>
          <w:ilvl w:val="0"/>
          <w:numId w:val="7"/>
        </w:numPr>
        <w:rPr>
          <w:kern w:val="20"/>
        </w:rPr>
      </w:pPr>
      <w:r w:rsidRPr="00980E08">
        <w:rPr>
          <w:kern w:val="20"/>
        </w:rPr>
        <w:t>Sweeney L. k-anonymity: A model for protecting privacy[J]. International Journal of Uncertainty, Fuzziness and Knowledge-Based Systems, 2002, 10(05): 557-570.</w:t>
      </w:r>
    </w:p>
    <w:p w:rsidR="00492473" w:rsidRPr="00370D61" w:rsidRDefault="00492473" w:rsidP="00492473">
      <w:pPr>
        <w:pStyle w:val="TextofReference"/>
        <w:numPr>
          <w:ilvl w:val="0"/>
          <w:numId w:val="7"/>
        </w:numPr>
        <w:rPr>
          <w:kern w:val="20"/>
        </w:rPr>
      </w:pPr>
      <w:r w:rsidRPr="00370D61">
        <w:rPr>
          <w:rFonts w:hint="eastAsia"/>
          <w:kern w:val="20"/>
        </w:rPr>
        <w:t>Zhou S, Li F, Tao Y, Xiao X. Privacy Preservation in Database Applications: A Survey[J]. Chinese Journal of Computers, 2009, 32(5):847-861.</w:t>
      </w:r>
      <w:r w:rsidR="008D6D3E">
        <w:rPr>
          <w:rFonts w:hint="eastAsia"/>
          <w:kern w:val="20"/>
        </w:rPr>
        <w:t xml:space="preserve"> </w:t>
      </w:r>
      <w:r w:rsidR="0031140B">
        <w:rPr>
          <w:rFonts w:hint="eastAsia"/>
          <w:kern w:val="20"/>
        </w:rPr>
        <w:t>(in Chinese)</w:t>
      </w:r>
    </w:p>
    <w:p w:rsidR="00492473" w:rsidRPr="00370D61" w:rsidRDefault="0031140B" w:rsidP="00492473">
      <w:pPr>
        <w:pStyle w:val="TextofReference"/>
        <w:numPr>
          <w:ilvl w:val="0"/>
          <w:numId w:val="0"/>
        </w:numPr>
        <w:ind w:left="419"/>
        <w:rPr>
          <w:kern w:val="20"/>
        </w:rPr>
      </w:pPr>
      <w:r>
        <w:rPr>
          <w:rFonts w:hint="eastAsia"/>
          <w:kern w:val="20"/>
        </w:rPr>
        <w:t>(</w:t>
      </w:r>
      <w:r w:rsidR="00492473" w:rsidRPr="00370D61">
        <w:rPr>
          <w:rFonts w:hint="eastAsia"/>
          <w:kern w:val="20"/>
        </w:rPr>
        <w:t>周水庚</w:t>
      </w:r>
      <w:r w:rsidR="00492473" w:rsidRPr="00370D61">
        <w:rPr>
          <w:rFonts w:hint="eastAsia"/>
          <w:kern w:val="20"/>
        </w:rPr>
        <w:t xml:space="preserve">, </w:t>
      </w:r>
      <w:r w:rsidR="00492473" w:rsidRPr="00370D61">
        <w:rPr>
          <w:rFonts w:hint="eastAsia"/>
          <w:kern w:val="20"/>
        </w:rPr>
        <w:t>李丰</w:t>
      </w:r>
      <w:r w:rsidR="00492473" w:rsidRPr="00370D61">
        <w:rPr>
          <w:rFonts w:hint="eastAsia"/>
          <w:kern w:val="20"/>
        </w:rPr>
        <w:t xml:space="preserve">, </w:t>
      </w:r>
      <w:r w:rsidR="00492473" w:rsidRPr="00370D61">
        <w:rPr>
          <w:rFonts w:hint="eastAsia"/>
          <w:kern w:val="20"/>
        </w:rPr>
        <w:t>陶宇飞</w:t>
      </w:r>
      <w:r w:rsidR="00492473" w:rsidRPr="00370D61">
        <w:rPr>
          <w:rFonts w:hint="eastAsia"/>
          <w:kern w:val="20"/>
        </w:rPr>
        <w:t xml:space="preserve">, </w:t>
      </w:r>
      <w:r w:rsidR="00492473" w:rsidRPr="00370D61">
        <w:rPr>
          <w:rFonts w:hint="eastAsia"/>
          <w:kern w:val="20"/>
        </w:rPr>
        <w:t>肖晓奎</w:t>
      </w:r>
      <w:r w:rsidR="00492473" w:rsidRPr="00370D61">
        <w:rPr>
          <w:rFonts w:hint="eastAsia"/>
          <w:kern w:val="20"/>
        </w:rPr>
        <w:t xml:space="preserve">. </w:t>
      </w:r>
      <w:r w:rsidR="00492473" w:rsidRPr="00370D61">
        <w:rPr>
          <w:rFonts w:hint="eastAsia"/>
          <w:kern w:val="20"/>
        </w:rPr>
        <w:t>面向数据库应用的隐私保护研究综述</w:t>
      </w:r>
      <w:r w:rsidR="00492473" w:rsidRPr="00370D61">
        <w:rPr>
          <w:rFonts w:hint="eastAsia"/>
          <w:kern w:val="20"/>
        </w:rPr>
        <w:t xml:space="preserve">[J]. </w:t>
      </w:r>
      <w:r w:rsidR="00492473" w:rsidRPr="00370D61">
        <w:rPr>
          <w:rFonts w:hint="eastAsia"/>
          <w:kern w:val="20"/>
        </w:rPr>
        <w:t>计算机学报</w:t>
      </w:r>
      <w:r w:rsidR="00492473" w:rsidRPr="00370D61">
        <w:rPr>
          <w:rFonts w:hint="eastAsia"/>
          <w:kern w:val="20"/>
        </w:rPr>
        <w:t>, 2009, 32(5):847-861.</w:t>
      </w:r>
      <w:r>
        <w:rPr>
          <w:rFonts w:hint="eastAsia"/>
          <w:kern w:val="20"/>
        </w:rPr>
        <w:t>)</w:t>
      </w:r>
    </w:p>
    <w:p w:rsidR="00664227" w:rsidRPr="00664227" w:rsidRDefault="00664227" w:rsidP="00053F84">
      <w:pPr>
        <w:pStyle w:val="TextofReference"/>
        <w:numPr>
          <w:ilvl w:val="0"/>
          <w:numId w:val="7"/>
        </w:numPr>
        <w:rPr>
          <w:kern w:val="20"/>
        </w:rPr>
      </w:pPr>
      <w:r w:rsidRPr="00664227">
        <w:rPr>
          <w:kern w:val="20"/>
        </w:rPr>
        <w:t>Ohm P. Broken promises of privacy: Responding to the surprising failure of anonymization[J]. UCLA Law Review, 2010, 57(6).</w:t>
      </w:r>
    </w:p>
    <w:p w:rsidR="00A007AA" w:rsidRDefault="00A007AA" w:rsidP="00053F84">
      <w:pPr>
        <w:pStyle w:val="TextofReference"/>
        <w:numPr>
          <w:ilvl w:val="0"/>
          <w:numId w:val="7"/>
        </w:numPr>
        <w:rPr>
          <w:kern w:val="20"/>
        </w:rPr>
      </w:pPr>
      <w:r w:rsidRPr="00370D61">
        <w:rPr>
          <w:rFonts w:hint="eastAsia"/>
          <w:kern w:val="20"/>
        </w:rPr>
        <w:t>D</w:t>
      </w:r>
      <w:r w:rsidR="00E0162F">
        <w:rPr>
          <w:rFonts w:hint="eastAsia"/>
          <w:kern w:val="20"/>
        </w:rPr>
        <w:t>work</w:t>
      </w:r>
      <w:r w:rsidRPr="00370D61">
        <w:rPr>
          <w:rFonts w:hint="eastAsia"/>
          <w:kern w:val="20"/>
        </w:rPr>
        <w:t xml:space="preserve"> C. Differential Privacy[C] //Proc of the 33rd International Colloquium on Automata</w:t>
      </w:r>
      <w:r w:rsidR="00357EB2">
        <w:rPr>
          <w:rFonts w:hint="eastAsia"/>
          <w:kern w:val="20"/>
        </w:rPr>
        <w:t>,</w:t>
      </w:r>
      <w:r w:rsidRPr="00370D61">
        <w:rPr>
          <w:rFonts w:hint="eastAsia"/>
          <w:kern w:val="20"/>
        </w:rPr>
        <w:t xml:space="preserve"> Languages and Programming. Berlin: Spinger-Verlag</w:t>
      </w:r>
      <w:r w:rsidR="00357EB2">
        <w:rPr>
          <w:rFonts w:hint="eastAsia"/>
          <w:kern w:val="20"/>
        </w:rPr>
        <w:t xml:space="preserve">, </w:t>
      </w:r>
      <w:r w:rsidRPr="00370D61">
        <w:rPr>
          <w:rFonts w:hint="eastAsia"/>
          <w:kern w:val="20"/>
        </w:rPr>
        <w:t>2006.</w:t>
      </w:r>
      <w:bookmarkEnd w:id="121"/>
    </w:p>
    <w:p w:rsidR="00746546" w:rsidRPr="00370D61" w:rsidRDefault="00746546" w:rsidP="00746546">
      <w:pPr>
        <w:pStyle w:val="TextofReference"/>
        <w:rPr>
          <w:kern w:val="20"/>
        </w:rPr>
      </w:pPr>
      <w:bookmarkStart w:id="122" w:name="_Ref375816795"/>
      <w:bookmarkStart w:id="123" w:name="OLE_LINK37"/>
      <w:r w:rsidRPr="00370D61">
        <w:rPr>
          <w:kern w:val="20"/>
        </w:rPr>
        <w:t>Bhaskar R</w:t>
      </w:r>
      <w:r>
        <w:rPr>
          <w:kern w:val="20"/>
        </w:rPr>
        <w:t>,</w:t>
      </w:r>
      <w:r w:rsidRPr="00370D61">
        <w:rPr>
          <w:kern w:val="20"/>
        </w:rPr>
        <w:t xml:space="preserve"> Laxman S</w:t>
      </w:r>
      <w:r>
        <w:rPr>
          <w:kern w:val="20"/>
        </w:rPr>
        <w:t>,</w:t>
      </w:r>
      <w:r w:rsidRPr="00370D61">
        <w:rPr>
          <w:kern w:val="20"/>
        </w:rPr>
        <w:t xml:space="preserve"> Simth A</w:t>
      </w:r>
      <w:r>
        <w:rPr>
          <w:kern w:val="20"/>
        </w:rPr>
        <w:t>,</w:t>
      </w:r>
      <w:r w:rsidRPr="00370D61">
        <w:rPr>
          <w:kern w:val="20"/>
        </w:rPr>
        <w:t xml:space="preserve"> Thakruta A. </w:t>
      </w:r>
      <w:bookmarkStart w:id="124" w:name="OLE_LINK13"/>
      <w:bookmarkStart w:id="125" w:name="OLE_LINK14"/>
      <w:r w:rsidRPr="00370D61">
        <w:rPr>
          <w:kern w:val="20"/>
        </w:rPr>
        <w:t>Discovering Frequent Patterns in Sensitive Data.</w:t>
      </w:r>
      <w:bookmarkEnd w:id="124"/>
      <w:bookmarkEnd w:id="125"/>
      <w:r w:rsidRPr="00370D61">
        <w:rPr>
          <w:rFonts w:hint="eastAsia"/>
          <w:kern w:val="20"/>
        </w:rPr>
        <w:t xml:space="preserve"> </w:t>
      </w:r>
      <w:r w:rsidRPr="00370D61">
        <w:rPr>
          <w:kern w:val="20"/>
        </w:rPr>
        <w:t>//Proceedings of the ACM  SIGKDD International Conference on Knowledge Discovery and Data Mining (SIGKDD). Washington</w:t>
      </w:r>
      <w:r>
        <w:rPr>
          <w:kern w:val="20"/>
        </w:rPr>
        <w:t>,</w:t>
      </w:r>
      <w:r w:rsidRPr="00370D61">
        <w:rPr>
          <w:kern w:val="20"/>
        </w:rPr>
        <w:t xml:space="preserve"> DC</w:t>
      </w:r>
      <w:r>
        <w:rPr>
          <w:kern w:val="20"/>
        </w:rPr>
        <w:t>,</w:t>
      </w:r>
      <w:r w:rsidRPr="00370D61">
        <w:rPr>
          <w:kern w:val="20"/>
        </w:rPr>
        <w:t xml:space="preserve"> USA</w:t>
      </w:r>
      <w:r>
        <w:rPr>
          <w:kern w:val="20"/>
        </w:rPr>
        <w:t>,</w:t>
      </w:r>
      <w:r w:rsidRPr="00370D61">
        <w:rPr>
          <w:kern w:val="20"/>
        </w:rPr>
        <w:t xml:space="preserve"> 2010: 503-512</w:t>
      </w:r>
      <w:r w:rsidRPr="00370D61">
        <w:rPr>
          <w:rFonts w:hint="eastAsia"/>
          <w:kern w:val="20"/>
        </w:rPr>
        <w:t>.</w:t>
      </w:r>
      <w:bookmarkEnd w:id="122"/>
    </w:p>
    <w:p w:rsidR="00746546" w:rsidRPr="00370D61" w:rsidRDefault="00746546" w:rsidP="00746546">
      <w:pPr>
        <w:pStyle w:val="TextofReference"/>
        <w:rPr>
          <w:kern w:val="20"/>
        </w:rPr>
      </w:pPr>
      <w:bookmarkStart w:id="126" w:name="_Ref375816851"/>
      <w:bookmarkEnd w:id="123"/>
      <w:r w:rsidRPr="00370D61">
        <w:rPr>
          <w:kern w:val="20"/>
        </w:rPr>
        <w:t>Li N</w:t>
      </w:r>
      <w:r>
        <w:rPr>
          <w:kern w:val="20"/>
        </w:rPr>
        <w:t>,</w:t>
      </w:r>
      <w:r w:rsidRPr="00370D61">
        <w:rPr>
          <w:kern w:val="20"/>
        </w:rPr>
        <w:t xml:space="preserve"> Qardaji W</w:t>
      </w:r>
      <w:r>
        <w:rPr>
          <w:kern w:val="20"/>
        </w:rPr>
        <w:t>,</w:t>
      </w:r>
      <w:r w:rsidRPr="00370D61">
        <w:rPr>
          <w:kern w:val="20"/>
        </w:rPr>
        <w:t xml:space="preserve"> Su D</w:t>
      </w:r>
      <w:r>
        <w:rPr>
          <w:kern w:val="20"/>
        </w:rPr>
        <w:t>,</w:t>
      </w:r>
      <w:r w:rsidRPr="00370D61">
        <w:rPr>
          <w:kern w:val="20"/>
        </w:rPr>
        <w:t xml:space="preserve"> Cao J. </w:t>
      </w:r>
      <w:bookmarkStart w:id="127" w:name="OLE_LINK38"/>
      <w:bookmarkStart w:id="128" w:name="OLE_LINK39"/>
      <w:r w:rsidRPr="00370D61">
        <w:rPr>
          <w:kern w:val="20"/>
        </w:rPr>
        <w:t>PrivBasis: Frequent Itemset Mining with Differential Privacy</w:t>
      </w:r>
      <w:bookmarkEnd w:id="127"/>
      <w:bookmarkEnd w:id="128"/>
      <w:r w:rsidRPr="00370D61">
        <w:rPr>
          <w:kern w:val="20"/>
        </w:rPr>
        <w:t>.</w:t>
      </w:r>
      <w:r>
        <w:rPr>
          <w:rFonts w:hint="eastAsia"/>
          <w:kern w:val="20"/>
        </w:rPr>
        <w:t xml:space="preserve"> </w:t>
      </w:r>
      <w:r w:rsidRPr="00370D61">
        <w:rPr>
          <w:kern w:val="20"/>
        </w:rPr>
        <w:t>//Proceedings of the 38nd Conference of Very Large Databases (VLDB)</w:t>
      </w:r>
      <w:r>
        <w:rPr>
          <w:kern w:val="20"/>
        </w:rPr>
        <w:t>,</w:t>
      </w:r>
      <w:r w:rsidRPr="00370D61">
        <w:rPr>
          <w:kern w:val="20"/>
        </w:rPr>
        <w:t xml:space="preserve"> Istanbul</w:t>
      </w:r>
      <w:r>
        <w:rPr>
          <w:kern w:val="20"/>
        </w:rPr>
        <w:t>,</w:t>
      </w:r>
      <w:r w:rsidRPr="00370D61">
        <w:rPr>
          <w:kern w:val="20"/>
        </w:rPr>
        <w:t xml:space="preserve"> Turkey</w:t>
      </w:r>
      <w:r>
        <w:rPr>
          <w:kern w:val="20"/>
        </w:rPr>
        <w:t>,</w:t>
      </w:r>
      <w:r w:rsidRPr="00370D61">
        <w:rPr>
          <w:kern w:val="20"/>
        </w:rPr>
        <w:t xml:space="preserve"> 2012:1340-1351</w:t>
      </w:r>
      <w:r w:rsidRPr="00370D61">
        <w:rPr>
          <w:rFonts w:hint="eastAsia"/>
          <w:kern w:val="20"/>
        </w:rPr>
        <w:t>.</w:t>
      </w:r>
      <w:bookmarkEnd w:id="126"/>
    </w:p>
    <w:p w:rsidR="00746546" w:rsidRPr="00370D61" w:rsidRDefault="00746546" w:rsidP="00746546">
      <w:pPr>
        <w:pStyle w:val="TextofReference"/>
      </w:pPr>
      <w:bookmarkStart w:id="129" w:name="_Ref375826791"/>
      <w:r w:rsidRPr="00370D61">
        <w:rPr>
          <w:rFonts w:hint="eastAsia"/>
        </w:rPr>
        <w:t xml:space="preserve">Xiaojian </w:t>
      </w:r>
      <w:r w:rsidRPr="00970F3B">
        <w:rPr>
          <w:rFonts w:hint="eastAsia"/>
          <w:kern w:val="20"/>
        </w:rPr>
        <w:t>Zhang</w:t>
      </w:r>
      <w:r>
        <w:rPr>
          <w:rFonts w:hint="eastAsia"/>
        </w:rPr>
        <w:t>,</w:t>
      </w:r>
      <w:r w:rsidRPr="00370D61">
        <w:rPr>
          <w:rFonts w:hint="eastAsia"/>
        </w:rPr>
        <w:t xml:space="preserve"> Miao Wang</w:t>
      </w:r>
      <w:r>
        <w:rPr>
          <w:rFonts w:hint="eastAsia"/>
        </w:rPr>
        <w:t>,</w:t>
      </w:r>
      <w:r w:rsidRPr="00370D61">
        <w:rPr>
          <w:rFonts w:hint="eastAsia"/>
        </w:rPr>
        <w:t xml:space="preserve"> Xiaofeng Wang. An Accurate Method for Mining top-k Frequent Pattern Under Differential Privacy[J]. </w:t>
      </w:r>
      <w:bookmarkStart w:id="130" w:name="OLE_LINK35"/>
      <w:bookmarkStart w:id="131" w:name="OLE_LINK36"/>
      <w:r w:rsidRPr="00370D61">
        <w:rPr>
          <w:rFonts w:hint="eastAsia"/>
        </w:rPr>
        <w:t>Journal of Computer Research and Develoment</w:t>
      </w:r>
      <w:r>
        <w:rPr>
          <w:rFonts w:hint="eastAsia"/>
        </w:rPr>
        <w:t>,</w:t>
      </w:r>
      <w:bookmarkEnd w:id="130"/>
      <w:bookmarkEnd w:id="131"/>
      <w:r w:rsidRPr="00370D61">
        <w:rPr>
          <w:rFonts w:hint="eastAsia"/>
        </w:rPr>
        <w:t xml:space="preserve"> 2014</w:t>
      </w:r>
      <w:r>
        <w:rPr>
          <w:rFonts w:hint="eastAsia"/>
        </w:rPr>
        <w:t>,</w:t>
      </w:r>
      <w:r w:rsidRPr="00370D61">
        <w:rPr>
          <w:rFonts w:hint="eastAsia"/>
        </w:rPr>
        <w:t>1(51):104-114.</w:t>
      </w:r>
      <w:r w:rsidR="00D81768">
        <w:rPr>
          <w:rFonts w:hint="eastAsia"/>
        </w:rPr>
        <w:t xml:space="preserve"> </w:t>
      </w:r>
      <w:r w:rsidR="0031140B">
        <w:rPr>
          <w:rFonts w:hint="eastAsia"/>
        </w:rPr>
        <w:t>(in Chinese)</w:t>
      </w:r>
    </w:p>
    <w:p w:rsidR="00746546" w:rsidRPr="00370D61" w:rsidRDefault="0031140B" w:rsidP="00746546">
      <w:pPr>
        <w:pStyle w:val="TextofReference"/>
        <w:numPr>
          <w:ilvl w:val="0"/>
          <w:numId w:val="0"/>
        </w:numPr>
        <w:ind w:left="419"/>
      </w:pPr>
      <w:r>
        <w:rPr>
          <w:rFonts w:hint="eastAsia"/>
          <w:kern w:val="20"/>
        </w:rPr>
        <w:t>(</w:t>
      </w:r>
      <w:r w:rsidR="00746546" w:rsidRPr="00370D61">
        <w:rPr>
          <w:rFonts w:hint="eastAsia"/>
          <w:kern w:val="20"/>
        </w:rPr>
        <w:t>张啸剑</w:t>
      </w:r>
      <w:r w:rsidR="00746546">
        <w:rPr>
          <w:rFonts w:hint="eastAsia"/>
          <w:kern w:val="20"/>
        </w:rPr>
        <w:t>,</w:t>
      </w:r>
      <w:r w:rsidR="00746546" w:rsidRPr="00370D61">
        <w:rPr>
          <w:rFonts w:hint="eastAsia"/>
          <w:kern w:val="20"/>
        </w:rPr>
        <w:t xml:space="preserve"> </w:t>
      </w:r>
      <w:r w:rsidR="00746546" w:rsidRPr="00370D61">
        <w:rPr>
          <w:rFonts w:hint="eastAsia"/>
          <w:kern w:val="20"/>
        </w:rPr>
        <w:t>王淼</w:t>
      </w:r>
      <w:r w:rsidR="00746546">
        <w:rPr>
          <w:rFonts w:hint="eastAsia"/>
          <w:kern w:val="20"/>
        </w:rPr>
        <w:t>,</w:t>
      </w:r>
      <w:r w:rsidR="00746546" w:rsidRPr="00370D61">
        <w:rPr>
          <w:rFonts w:hint="eastAsia"/>
          <w:kern w:val="20"/>
        </w:rPr>
        <w:t xml:space="preserve"> </w:t>
      </w:r>
      <w:r w:rsidR="00746546" w:rsidRPr="00370D61">
        <w:rPr>
          <w:rFonts w:hint="eastAsia"/>
          <w:kern w:val="20"/>
        </w:rPr>
        <w:t>孟小峰</w:t>
      </w:r>
      <w:r w:rsidR="00746546" w:rsidRPr="00370D61">
        <w:rPr>
          <w:rFonts w:hint="eastAsia"/>
          <w:kern w:val="20"/>
        </w:rPr>
        <w:t xml:space="preserve">. </w:t>
      </w:r>
      <w:r w:rsidR="00746546" w:rsidRPr="00370D61">
        <w:rPr>
          <w:rFonts w:hint="eastAsia"/>
          <w:kern w:val="20"/>
        </w:rPr>
        <w:t>差分隐私保护下一种精确挖掘</w:t>
      </w:r>
      <w:r w:rsidR="00746546" w:rsidRPr="00E924DF">
        <w:rPr>
          <w:rFonts w:hint="eastAsia"/>
          <w:i/>
          <w:kern w:val="20"/>
        </w:rPr>
        <w:t>top-k</w:t>
      </w:r>
      <w:r w:rsidR="00746546" w:rsidRPr="00370D61">
        <w:rPr>
          <w:rFonts w:hint="eastAsia"/>
          <w:kern w:val="20"/>
        </w:rPr>
        <w:t>频繁模式方法</w:t>
      </w:r>
      <w:r w:rsidR="00746546" w:rsidRPr="00370D61">
        <w:rPr>
          <w:rFonts w:hint="eastAsia"/>
          <w:kern w:val="20"/>
        </w:rPr>
        <w:t xml:space="preserve">[J]. </w:t>
      </w:r>
      <w:r w:rsidR="00746546" w:rsidRPr="00370D61">
        <w:rPr>
          <w:rFonts w:hint="eastAsia"/>
          <w:kern w:val="20"/>
        </w:rPr>
        <w:t>计算机研究与发展</w:t>
      </w:r>
      <w:r w:rsidR="00746546">
        <w:rPr>
          <w:rFonts w:hint="eastAsia"/>
          <w:kern w:val="20"/>
        </w:rPr>
        <w:t>,</w:t>
      </w:r>
      <w:r w:rsidR="00746546" w:rsidRPr="00370D61">
        <w:rPr>
          <w:rFonts w:hint="eastAsia"/>
          <w:kern w:val="20"/>
        </w:rPr>
        <w:t xml:space="preserve"> 2014</w:t>
      </w:r>
      <w:r w:rsidR="00746546">
        <w:rPr>
          <w:rFonts w:hint="eastAsia"/>
          <w:kern w:val="20"/>
        </w:rPr>
        <w:t>,</w:t>
      </w:r>
      <w:r w:rsidR="00746546" w:rsidRPr="00370D61">
        <w:rPr>
          <w:rFonts w:hint="eastAsia"/>
          <w:kern w:val="20"/>
        </w:rPr>
        <w:t>1(51):104-114.</w:t>
      </w:r>
      <w:r>
        <w:rPr>
          <w:rFonts w:hint="eastAsia"/>
          <w:kern w:val="20"/>
        </w:rPr>
        <w:t>)</w:t>
      </w:r>
    </w:p>
    <w:p w:rsidR="00746546" w:rsidRDefault="00746546" w:rsidP="00746546">
      <w:pPr>
        <w:pStyle w:val="TextofReference"/>
        <w:rPr>
          <w:kern w:val="20"/>
        </w:rPr>
      </w:pPr>
      <w:r w:rsidRPr="00370D61">
        <w:rPr>
          <w:kern w:val="20"/>
        </w:rPr>
        <w:t>Chen Zeng</w:t>
      </w:r>
      <w:r>
        <w:rPr>
          <w:kern w:val="20"/>
        </w:rPr>
        <w:t>,</w:t>
      </w:r>
      <w:r w:rsidRPr="00370D61">
        <w:rPr>
          <w:kern w:val="20"/>
        </w:rPr>
        <w:t xml:space="preserve"> Jeffrey F. Naughton</w:t>
      </w:r>
      <w:r>
        <w:rPr>
          <w:kern w:val="20"/>
        </w:rPr>
        <w:t>,</w:t>
      </w:r>
      <w:r w:rsidRPr="00370D61">
        <w:rPr>
          <w:kern w:val="20"/>
        </w:rPr>
        <w:t xml:space="preserve"> Jin-Yi Cai: </w:t>
      </w:r>
      <w:bookmarkStart w:id="132" w:name="OLE_LINK40"/>
      <w:bookmarkStart w:id="133" w:name="OLE_LINK41"/>
      <w:r w:rsidRPr="00370D61">
        <w:rPr>
          <w:kern w:val="20"/>
        </w:rPr>
        <w:t>On differentially private frequent itemset mining</w:t>
      </w:r>
      <w:bookmarkEnd w:id="132"/>
      <w:bookmarkEnd w:id="133"/>
      <w:r w:rsidRPr="00370D61">
        <w:rPr>
          <w:kern w:val="20"/>
        </w:rPr>
        <w:t>. PVLDB 6(1): 25-36 (2012)</w:t>
      </w:r>
      <w:r w:rsidRPr="00370D61">
        <w:rPr>
          <w:rFonts w:hint="eastAsia"/>
          <w:kern w:val="20"/>
        </w:rPr>
        <w:t>.</w:t>
      </w:r>
      <w:bookmarkEnd w:id="129"/>
    </w:p>
    <w:p w:rsidR="00746546" w:rsidRPr="00AC3963" w:rsidRDefault="00746546" w:rsidP="00746546">
      <w:pPr>
        <w:pStyle w:val="TextofReference"/>
        <w:rPr>
          <w:kern w:val="20"/>
        </w:rPr>
      </w:pPr>
      <w:bookmarkStart w:id="134" w:name="_Ref375816860"/>
      <w:r w:rsidRPr="00AC3963">
        <w:rPr>
          <w:kern w:val="20"/>
        </w:rPr>
        <w:lastRenderedPageBreak/>
        <w:t>Chen R, Fung B, Desai B C, et al. Differentially private transit data publication: A case study on the montreal transportation system[C]</w:t>
      </w:r>
      <w:r w:rsidRPr="00AC3963">
        <w:rPr>
          <w:rFonts w:hint="eastAsia"/>
          <w:kern w:val="20"/>
        </w:rPr>
        <w:t xml:space="preserve"> </w:t>
      </w:r>
      <w:r w:rsidRPr="00AC3963">
        <w:rPr>
          <w:kern w:val="20"/>
        </w:rPr>
        <w:t>//Proceedings of the 18th ACM SIGKDD international conference on Knowledge discovery and data mining. ACM, 2012: 213-221.</w:t>
      </w:r>
    </w:p>
    <w:bookmarkEnd w:id="134"/>
    <w:p w:rsidR="00746546" w:rsidRPr="00AC3963" w:rsidRDefault="00746546" w:rsidP="00746546">
      <w:pPr>
        <w:pStyle w:val="TextofReference"/>
        <w:rPr>
          <w:kern w:val="20"/>
        </w:rPr>
      </w:pPr>
      <w:r w:rsidRPr="00AC3963">
        <w:rPr>
          <w:kern w:val="20"/>
        </w:rPr>
        <w:t>Chen</w:t>
      </w:r>
      <w:r w:rsidRPr="00AC3963">
        <w:rPr>
          <w:rFonts w:hint="eastAsia"/>
          <w:kern w:val="20"/>
        </w:rPr>
        <w:t xml:space="preserve"> R</w:t>
      </w:r>
      <w:r w:rsidRPr="00AC3963">
        <w:rPr>
          <w:kern w:val="20"/>
        </w:rPr>
        <w:t xml:space="preserve">, Gergely Ács, Claude Castelluccia: Differentially private sequential data publication via variable-length n-grams. </w:t>
      </w:r>
      <w:r w:rsidRPr="00AC3963">
        <w:rPr>
          <w:rFonts w:hint="eastAsia"/>
          <w:kern w:val="20"/>
        </w:rPr>
        <w:t>CCS</w:t>
      </w:r>
      <w:r w:rsidRPr="00AC3963">
        <w:rPr>
          <w:kern w:val="20"/>
        </w:rPr>
        <w:t xml:space="preserve"> 2012: 638-649</w:t>
      </w:r>
      <w:r w:rsidRPr="00AC3963">
        <w:rPr>
          <w:rFonts w:hint="eastAsia"/>
          <w:kern w:val="20"/>
        </w:rPr>
        <w:t>.</w:t>
      </w:r>
    </w:p>
    <w:p w:rsidR="00746546" w:rsidRDefault="00746546" w:rsidP="00746546">
      <w:pPr>
        <w:pStyle w:val="TextofReference"/>
        <w:rPr>
          <w:kern w:val="20"/>
        </w:rPr>
      </w:pPr>
      <w:r w:rsidRPr="00AC3963">
        <w:rPr>
          <w:kern w:val="20"/>
        </w:rPr>
        <w:t>Bonomi L, Xiong L. A two-phase algorithm for mining sequential patterns with differential privacy[C]</w:t>
      </w:r>
      <w:r w:rsidRPr="00AC3963">
        <w:rPr>
          <w:rFonts w:hint="eastAsia"/>
          <w:kern w:val="20"/>
        </w:rPr>
        <w:t xml:space="preserve"> </w:t>
      </w:r>
      <w:r w:rsidRPr="00AC3963">
        <w:rPr>
          <w:kern w:val="20"/>
        </w:rPr>
        <w:t>//Proceedings of the 22nd ACM international conference on Conference on information &amp; knowledge management. ACM, 2013: 269-278.</w:t>
      </w:r>
    </w:p>
    <w:p w:rsidR="00746546" w:rsidRPr="00370D61" w:rsidRDefault="00746546" w:rsidP="00746546">
      <w:pPr>
        <w:pStyle w:val="TextofReference"/>
        <w:rPr>
          <w:kern w:val="20"/>
        </w:rPr>
      </w:pPr>
      <w:r w:rsidRPr="006F7A52">
        <w:rPr>
          <w:kern w:val="20"/>
        </w:rPr>
        <w:t>Pei J</w:t>
      </w:r>
      <w:r>
        <w:rPr>
          <w:kern w:val="20"/>
        </w:rPr>
        <w:t>,</w:t>
      </w:r>
      <w:r w:rsidRPr="006F7A52">
        <w:rPr>
          <w:kern w:val="20"/>
        </w:rPr>
        <w:t xml:space="preserve"> Pinto H</w:t>
      </w:r>
      <w:r>
        <w:rPr>
          <w:kern w:val="20"/>
        </w:rPr>
        <w:t>,</w:t>
      </w:r>
      <w:r w:rsidRPr="006F7A52">
        <w:rPr>
          <w:kern w:val="20"/>
        </w:rPr>
        <w:t xml:space="preserve"> Chen Q</w:t>
      </w:r>
      <w:r>
        <w:rPr>
          <w:kern w:val="20"/>
        </w:rPr>
        <w:t>,</w:t>
      </w:r>
      <w:r w:rsidRPr="006F7A52">
        <w:rPr>
          <w:kern w:val="20"/>
        </w:rPr>
        <w:t xml:space="preserve"> et al. Prefixspan: Mining sequential patterns efficiently by prefix-projected pattern growth[C]</w:t>
      </w:r>
      <w:r>
        <w:rPr>
          <w:rFonts w:hint="eastAsia"/>
          <w:kern w:val="20"/>
        </w:rPr>
        <w:t xml:space="preserve"> </w:t>
      </w:r>
      <w:r w:rsidRPr="006F7A52">
        <w:rPr>
          <w:kern w:val="20"/>
        </w:rPr>
        <w:t>//2013 IEEE 29th International Conference on Data Engineering (ICDE). IEEE Computer Society</w:t>
      </w:r>
      <w:r>
        <w:rPr>
          <w:kern w:val="20"/>
        </w:rPr>
        <w:t>,</w:t>
      </w:r>
      <w:r w:rsidRPr="006F7A52">
        <w:rPr>
          <w:kern w:val="20"/>
        </w:rPr>
        <w:t xml:space="preserve"> 2001: 0215-0215.</w:t>
      </w:r>
    </w:p>
    <w:p w:rsidR="00746546" w:rsidRDefault="00746546" w:rsidP="00746546">
      <w:pPr>
        <w:pStyle w:val="TextofReference"/>
        <w:rPr>
          <w:kern w:val="20"/>
        </w:rPr>
      </w:pPr>
      <w:r w:rsidRPr="006F7A52">
        <w:rPr>
          <w:kern w:val="20"/>
        </w:rPr>
        <w:t>Yan X</w:t>
      </w:r>
      <w:r>
        <w:rPr>
          <w:kern w:val="20"/>
        </w:rPr>
        <w:t>,</w:t>
      </w:r>
      <w:r w:rsidRPr="006F7A52">
        <w:rPr>
          <w:kern w:val="20"/>
        </w:rPr>
        <w:t xml:space="preserve"> Han J</w:t>
      </w:r>
      <w:r>
        <w:rPr>
          <w:kern w:val="20"/>
        </w:rPr>
        <w:t>,</w:t>
      </w:r>
      <w:r w:rsidRPr="006F7A52">
        <w:rPr>
          <w:kern w:val="20"/>
        </w:rPr>
        <w:t xml:space="preserve"> Afshar R. CloSpan: Mining closed sequential patterns in large datasets[C]</w:t>
      </w:r>
      <w:r>
        <w:rPr>
          <w:rFonts w:hint="eastAsia"/>
          <w:kern w:val="20"/>
        </w:rPr>
        <w:t xml:space="preserve"> </w:t>
      </w:r>
      <w:r w:rsidRPr="006F7A52">
        <w:rPr>
          <w:kern w:val="20"/>
        </w:rPr>
        <w:t>//Proceedings of SIAM International Conference on Data Mining. 2003: 166-177.</w:t>
      </w:r>
    </w:p>
    <w:p w:rsidR="00D05408" w:rsidRDefault="00D05408" w:rsidP="00D05408">
      <w:pPr>
        <w:pStyle w:val="TextofReference"/>
        <w:numPr>
          <w:ilvl w:val="0"/>
          <w:numId w:val="7"/>
        </w:numPr>
        <w:rPr>
          <w:kern w:val="20"/>
        </w:rPr>
      </w:pPr>
      <w:r w:rsidRPr="00370D61">
        <w:rPr>
          <w:rFonts w:hint="eastAsia"/>
          <w:kern w:val="20"/>
        </w:rPr>
        <w:t>D</w:t>
      </w:r>
      <w:r w:rsidR="00E0162F">
        <w:rPr>
          <w:rFonts w:hint="eastAsia"/>
          <w:kern w:val="20"/>
        </w:rPr>
        <w:t xml:space="preserve">work </w:t>
      </w:r>
      <w:r w:rsidRPr="00370D61">
        <w:rPr>
          <w:rFonts w:hint="eastAsia"/>
          <w:kern w:val="20"/>
        </w:rPr>
        <w:t>C. A firm foundation for private data analysis[J]. Communications of the ACM</w:t>
      </w:r>
      <w:r>
        <w:rPr>
          <w:rFonts w:hint="eastAsia"/>
          <w:kern w:val="20"/>
        </w:rPr>
        <w:t>,</w:t>
      </w:r>
      <w:r w:rsidRPr="00370D61">
        <w:rPr>
          <w:rFonts w:hint="eastAsia"/>
          <w:kern w:val="20"/>
        </w:rPr>
        <w:t xml:space="preserve"> 2011</w:t>
      </w:r>
      <w:r>
        <w:rPr>
          <w:rFonts w:hint="eastAsia"/>
          <w:kern w:val="20"/>
        </w:rPr>
        <w:t>,</w:t>
      </w:r>
      <w:r w:rsidRPr="00370D61">
        <w:rPr>
          <w:rFonts w:hint="eastAsia"/>
          <w:kern w:val="20"/>
        </w:rPr>
        <w:t xml:space="preserve"> 54(1):86-95.</w:t>
      </w:r>
    </w:p>
    <w:p w:rsidR="008612E6" w:rsidRDefault="008612E6" w:rsidP="008612E6">
      <w:pPr>
        <w:pStyle w:val="TextofReference"/>
        <w:rPr>
          <w:kern w:val="20"/>
        </w:rPr>
      </w:pPr>
      <w:r w:rsidRPr="00370D61">
        <w:rPr>
          <w:rFonts w:hint="eastAsia"/>
        </w:rPr>
        <w:t>Xiaojian Zhang</w:t>
      </w:r>
      <w:r>
        <w:rPr>
          <w:rFonts w:hint="eastAsia"/>
        </w:rPr>
        <w:t>,</w:t>
      </w:r>
      <w:r w:rsidRPr="00370D61">
        <w:rPr>
          <w:rFonts w:hint="eastAsia"/>
        </w:rPr>
        <w:t xml:space="preserve"> Xiaofeng Meng. </w:t>
      </w:r>
      <w:bookmarkStart w:id="135" w:name="OLE_LINK27"/>
      <w:bookmarkStart w:id="136" w:name="OLE_LINK28"/>
      <w:r w:rsidRPr="00370D61">
        <w:rPr>
          <w:rFonts w:hint="eastAsia"/>
        </w:rPr>
        <w:t>Differential Privacy in Data Publication and Analysis</w:t>
      </w:r>
      <w:bookmarkEnd w:id="135"/>
      <w:bookmarkEnd w:id="136"/>
      <w:r w:rsidRPr="00370D61">
        <w:rPr>
          <w:rFonts w:hint="eastAsia"/>
        </w:rPr>
        <w:t>[J]. Chinese Journal of Computers</w:t>
      </w:r>
      <w:r>
        <w:rPr>
          <w:rFonts w:hint="eastAsia"/>
        </w:rPr>
        <w:t>,</w:t>
      </w:r>
      <w:r w:rsidRPr="00370D61">
        <w:rPr>
          <w:rFonts w:hint="eastAsia"/>
        </w:rPr>
        <w:t xml:space="preserve"> </w:t>
      </w:r>
      <w:r w:rsidRPr="001A1195">
        <w:rPr>
          <w:kern w:val="20"/>
        </w:rPr>
        <w:t>2014,37(4):927-949</w:t>
      </w:r>
      <w:r>
        <w:rPr>
          <w:rFonts w:hint="eastAsia"/>
          <w:kern w:val="20"/>
        </w:rPr>
        <w:t>.</w:t>
      </w:r>
      <w:r w:rsidR="00D81768">
        <w:rPr>
          <w:rFonts w:hint="eastAsia"/>
          <w:kern w:val="20"/>
        </w:rPr>
        <w:t xml:space="preserve"> </w:t>
      </w:r>
      <w:r w:rsidR="0031140B">
        <w:rPr>
          <w:rFonts w:hint="eastAsia"/>
          <w:kern w:val="20"/>
        </w:rPr>
        <w:t>(in Chinese)</w:t>
      </w:r>
    </w:p>
    <w:p w:rsidR="008612E6" w:rsidRDefault="0031140B" w:rsidP="008612E6">
      <w:pPr>
        <w:pStyle w:val="TextofReference"/>
        <w:numPr>
          <w:ilvl w:val="0"/>
          <w:numId w:val="0"/>
        </w:numPr>
        <w:ind w:left="419"/>
        <w:rPr>
          <w:kern w:val="20"/>
        </w:rPr>
      </w:pPr>
      <w:r>
        <w:rPr>
          <w:rFonts w:hint="eastAsia"/>
        </w:rPr>
        <w:t>(</w:t>
      </w:r>
      <w:r w:rsidR="008612E6" w:rsidRPr="00370D61">
        <w:rPr>
          <w:rFonts w:hint="eastAsia"/>
        </w:rPr>
        <w:t>张啸剑</w:t>
      </w:r>
      <w:r w:rsidR="008612E6">
        <w:rPr>
          <w:rFonts w:hint="eastAsia"/>
        </w:rPr>
        <w:t>,</w:t>
      </w:r>
      <w:r w:rsidR="008612E6" w:rsidRPr="00370D61">
        <w:rPr>
          <w:rFonts w:hint="eastAsia"/>
        </w:rPr>
        <w:t xml:space="preserve"> </w:t>
      </w:r>
      <w:r w:rsidR="008612E6" w:rsidRPr="00370D61">
        <w:rPr>
          <w:rFonts w:hint="eastAsia"/>
        </w:rPr>
        <w:t>孟小峰</w:t>
      </w:r>
      <w:r w:rsidR="008612E6" w:rsidRPr="00370D61">
        <w:rPr>
          <w:rFonts w:hint="eastAsia"/>
        </w:rPr>
        <w:t xml:space="preserve">. </w:t>
      </w:r>
      <w:bookmarkStart w:id="137" w:name="OLE_LINK25"/>
      <w:bookmarkStart w:id="138" w:name="OLE_LINK26"/>
      <w:r w:rsidR="008612E6" w:rsidRPr="00370D61">
        <w:rPr>
          <w:rFonts w:hint="eastAsia"/>
        </w:rPr>
        <w:t>面向数据发布和分析的差分隐私保护研究综述</w:t>
      </w:r>
      <w:bookmarkEnd w:id="137"/>
      <w:bookmarkEnd w:id="138"/>
      <w:r w:rsidR="008612E6" w:rsidRPr="00370D61">
        <w:rPr>
          <w:rFonts w:hint="eastAsia"/>
        </w:rPr>
        <w:t xml:space="preserve">[J]. </w:t>
      </w:r>
      <w:r w:rsidR="008612E6" w:rsidRPr="00370D61">
        <w:rPr>
          <w:rFonts w:hint="eastAsia"/>
        </w:rPr>
        <w:t>计算机学报</w:t>
      </w:r>
      <w:r w:rsidR="008612E6">
        <w:rPr>
          <w:rFonts w:hint="eastAsia"/>
        </w:rPr>
        <w:t>,</w:t>
      </w:r>
      <w:r w:rsidR="008612E6" w:rsidRPr="00370D61">
        <w:rPr>
          <w:rFonts w:hint="eastAsia"/>
        </w:rPr>
        <w:t xml:space="preserve"> </w:t>
      </w:r>
      <w:r w:rsidR="008612E6" w:rsidRPr="001A1195">
        <w:rPr>
          <w:kern w:val="20"/>
        </w:rPr>
        <w:t>2014,37(4):927-949</w:t>
      </w:r>
      <w:r w:rsidR="008612E6">
        <w:rPr>
          <w:rFonts w:hint="eastAsia"/>
          <w:kern w:val="20"/>
        </w:rPr>
        <w:t>.</w:t>
      </w:r>
      <w:r>
        <w:rPr>
          <w:rFonts w:hint="eastAsia"/>
          <w:kern w:val="20"/>
        </w:rPr>
        <w:t>)</w:t>
      </w:r>
    </w:p>
    <w:p w:rsidR="00A007AA" w:rsidRDefault="00A007AA" w:rsidP="00053F84">
      <w:pPr>
        <w:pStyle w:val="TextofReference"/>
        <w:numPr>
          <w:ilvl w:val="0"/>
          <w:numId w:val="7"/>
        </w:numPr>
        <w:rPr>
          <w:kern w:val="20"/>
        </w:rPr>
      </w:pPr>
      <w:r w:rsidRPr="00370D61">
        <w:rPr>
          <w:kern w:val="20"/>
        </w:rPr>
        <w:t>Dwork</w:t>
      </w:r>
      <w:r w:rsidR="00E0162F">
        <w:rPr>
          <w:rFonts w:hint="eastAsia"/>
          <w:kern w:val="20"/>
        </w:rPr>
        <w:t xml:space="preserve"> C.</w:t>
      </w:r>
      <w:r w:rsidR="00357EB2">
        <w:rPr>
          <w:kern w:val="20"/>
        </w:rPr>
        <w:t xml:space="preserve">, </w:t>
      </w:r>
      <w:r w:rsidRPr="00370D61">
        <w:rPr>
          <w:kern w:val="20"/>
        </w:rPr>
        <w:t>F. McSherry</w:t>
      </w:r>
      <w:r w:rsidR="005059ED">
        <w:rPr>
          <w:kern w:val="20"/>
        </w:rPr>
        <w:t>,</w:t>
      </w:r>
      <w:r w:rsidRPr="00370D61">
        <w:rPr>
          <w:kern w:val="20"/>
        </w:rPr>
        <w:t xml:space="preserve"> K. Nissim</w:t>
      </w:r>
      <w:r w:rsidR="005059ED">
        <w:rPr>
          <w:kern w:val="20"/>
        </w:rPr>
        <w:t>,</w:t>
      </w:r>
      <w:r w:rsidRPr="00370D61">
        <w:rPr>
          <w:kern w:val="20"/>
        </w:rPr>
        <w:t xml:space="preserve"> and A. Smith. Calibrating noise to sensitivity in private data analysis. In TCC</w:t>
      </w:r>
      <w:r w:rsidR="005059ED">
        <w:rPr>
          <w:kern w:val="20"/>
        </w:rPr>
        <w:t>,</w:t>
      </w:r>
      <w:r w:rsidRPr="00370D61">
        <w:rPr>
          <w:kern w:val="20"/>
        </w:rPr>
        <w:t xml:space="preserve"> pages 265–284</w:t>
      </w:r>
      <w:r w:rsidR="005059ED">
        <w:rPr>
          <w:kern w:val="20"/>
        </w:rPr>
        <w:t>,</w:t>
      </w:r>
      <w:r w:rsidRPr="00370D61">
        <w:rPr>
          <w:kern w:val="20"/>
        </w:rPr>
        <w:t xml:space="preserve"> 2006.</w:t>
      </w:r>
    </w:p>
    <w:p w:rsidR="00B616BD" w:rsidRDefault="00B616BD" w:rsidP="00053F84">
      <w:pPr>
        <w:pStyle w:val="TextofReference"/>
        <w:numPr>
          <w:ilvl w:val="0"/>
          <w:numId w:val="7"/>
        </w:numPr>
        <w:rPr>
          <w:kern w:val="20"/>
        </w:rPr>
      </w:pPr>
      <w:r w:rsidRPr="00370D61">
        <w:rPr>
          <w:kern w:val="20"/>
        </w:rPr>
        <w:t>F. McSherry</w:t>
      </w:r>
      <w:r w:rsidR="005059ED">
        <w:rPr>
          <w:rFonts w:hint="eastAsia"/>
          <w:kern w:val="20"/>
        </w:rPr>
        <w:t>,</w:t>
      </w:r>
      <w:r w:rsidRPr="00370D61">
        <w:rPr>
          <w:rFonts w:hint="eastAsia"/>
          <w:kern w:val="20"/>
        </w:rPr>
        <w:t xml:space="preserve"> </w:t>
      </w:r>
      <w:r w:rsidRPr="00370D61">
        <w:rPr>
          <w:kern w:val="20"/>
        </w:rPr>
        <w:t>K. Talwar. Mechanism design via differential privacy. In FOCS</w:t>
      </w:r>
      <w:r w:rsidR="005059ED">
        <w:rPr>
          <w:kern w:val="20"/>
        </w:rPr>
        <w:t>,</w:t>
      </w:r>
      <w:r w:rsidRPr="00370D61">
        <w:rPr>
          <w:kern w:val="20"/>
        </w:rPr>
        <w:t xml:space="preserve"> pages 94–103</w:t>
      </w:r>
      <w:r w:rsidR="005059ED">
        <w:rPr>
          <w:kern w:val="20"/>
        </w:rPr>
        <w:t>,</w:t>
      </w:r>
      <w:r w:rsidRPr="00370D61">
        <w:rPr>
          <w:kern w:val="20"/>
        </w:rPr>
        <w:t xml:space="preserve"> 2007.</w:t>
      </w:r>
    </w:p>
    <w:p w:rsidR="00D64075" w:rsidRDefault="00D64075" w:rsidP="00053F84">
      <w:pPr>
        <w:pStyle w:val="TextofReference"/>
        <w:numPr>
          <w:ilvl w:val="0"/>
          <w:numId w:val="7"/>
        </w:numPr>
        <w:rPr>
          <w:kern w:val="20"/>
        </w:rPr>
      </w:pPr>
      <w:r w:rsidRPr="00370D61">
        <w:rPr>
          <w:kern w:val="20"/>
        </w:rPr>
        <w:t>F. McSherry. Privacy integrated queries: an extensible platform for privacy-preserving data analysis. In WWW</w:t>
      </w:r>
      <w:r w:rsidR="005059ED">
        <w:rPr>
          <w:kern w:val="20"/>
        </w:rPr>
        <w:t>,</w:t>
      </w:r>
      <w:r w:rsidRPr="00370D61">
        <w:rPr>
          <w:kern w:val="20"/>
        </w:rPr>
        <w:t xml:space="preserve"> pages 171–180</w:t>
      </w:r>
      <w:r w:rsidR="005059ED">
        <w:rPr>
          <w:kern w:val="20"/>
        </w:rPr>
        <w:t>,</w:t>
      </w:r>
      <w:r w:rsidRPr="00370D61">
        <w:rPr>
          <w:kern w:val="20"/>
        </w:rPr>
        <w:t xml:space="preserve"> 200 In SIGMOD Conference</w:t>
      </w:r>
      <w:r w:rsidR="005059ED">
        <w:rPr>
          <w:kern w:val="20"/>
        </w:rPr>
        <w:t>,</w:t>
      </w:r>
      <w:r w:rsidRPr="00370D61">
        <w:rPr>
          <w:kern w:val="20"/>
        </w:rPr>
        <w:t xml:space="preserve"> pages 19–30</w:t>
      </w:r>
      <w:r w:rsidR="005059ED">
        <w:rPr>
          <w:kern w:val="20"/>
        </w:rPr>
        <w:t>,</w:t>
      </w:r>
      <w:r w:rsidRPr="00370D61">
        <w:rPr>
          <w:kern w:val="20"/>
        </w:rPr>
        <w:t xml:space="preserve"> 2009.</w:t>
      </w:r>
    </w:p>
    <w:p w:rsidR="0093645C" w:rsidRDefault="0093645C" w:rsidP="0093645C">
      <w:pPr>
        <w:pStyle w:val="TextofReference"/>
        <w:numPr>
          <w:ilvl w:val="0"/>
          <w:numId w:val="0"/>
        </w:numPr>
        <w:ind w:left="419" w:hanging="79"/>
        <w:rPr>
          <w:kern w:val="20"/>
        </w:rPr>
      </w:pPr>
    </w:p>
    <w:p w:rsidR="0093645C" w:rsidRDefault="0093645C" w:rsidP="0093645C">
      <w:pPr>
        <w:pStyle w:val="TextofReference"/>
        <w:numPr>
          <w:ilvl w:val="0"/>
          <w:numId w:val="0"/>
        </w:numPr>
        <w:ind w:left="419" w:hanging="79"/>
        <w:rPr>
          <w:kern w:val="20"/>
        </w:rPr>
        <w:sectPr w:rsidR="0093645C" w:rsidSect="00C91207">
          <w:type w:val="continuous"/>
          <w:pgSz w:w="11905" w:h="16837" w:code="9"/>
          <w:pgMar w:top="1474" w:right="1134" w:bottom="1134" w:left="1134" w:header="964" w:footer="964" w:gutter="0"/>
          <w:cols w:num="2" w:space="720" w:equalWidth="0">
            <w:col w:w="4606" w:space="425"/>
            <w:col w:w="4606"/>
          </w:cols>
          <w:docGrid w:type="lines" w:linePitch="312"/>
        </w:sectPr>
      </w:pPr>
    </w:p>
    <w:p w:rsidR="001A1195" w:rsidRPr="00A17E24" w:rsidRDefault="001A1195" w:rsidP="001A1195">
      <w:pPr>
        <w:pStyle w:val="TextofReference"/>
        <w:numPr>
          <w:ilvl w:val="0"/>
          <w:numId w:val="0"/>
        </w:numPr>
        <w:ind w:left="419" w:hanging="79"/>
        <w:rPr>
          <w:kern w:val="20"/>
        </w:rPr>
        <w:sectPr w:rsidR="001A1195" w:rsidRPr="00A17E24" w:rsidSect="00C91207">
          <w:type w:val="continuous"/>
          <w:pgSz w:w="11905" w:h="16837" w:code="9"/>
          <w:pgMar w:top="1474" w:right="1134" w:bottom="1134" w:left="1134" w:header="964" w:footer="964" w:gutter="0"/>
          <w:cols w:num="2" w:space="720" w:equalWidth="0">
            <w:col w:w="4606" w:space="425"/>
            <w:col w:w="4606"/>
          </w:cols>
          <w:docGrid w:type="lines" w:linePitch="312"/>
        </w:sectPr>
      </w:pPr>
    </w:p>
    <w:p w:rsidR="00FF2F22" w:rsidRDefault="00FF2F22" w:rsidP="00FF2F22">
      <w:pPr>
        <w:autoSpaceDE w:val="0"/>
        <w:ind w:left="308" w:hanging="308"/>
        <w:jc w:val="left"/>
        <w:rPr>
          <w:rFonts w:eastAsia="黑体"/>
          <w:sz w:val="21"/>
          <w:szCs w:val="21"/>
        </w:rPr>
      </w:pPr>
      <w:r w:rsidRPr="00533C10">
        <w:rPr>
          <w:rFonts w:eastAsia="黑体" w:hint="eastAsia"/>
          <w:sz w:val="21"/>
          <w:szCs w:val="21"/>
        </w:rPr>
        <w:lastRenderedPageBreak/>
        <w:t>附录</w:t>
      </w:r>
      <w:r w:rsidRPr="00533C10">
        <w:rPr>
          <w:rFonts w:eastAsia="黑体" w:hint="eastAsia"/>
          <w:sz w:val="21"/>
          <w:szCs w:val="21"/>
        </w:rPr>
        <w:t>X.</w:t>
      </w:r>
    </w:p>
    <w:p w:rsidR="00F002BA" w:rsidRDefault="004441EA" w:rsidP="003B5BD5">
      <w:pPr>
        <w:pStyle w:val="affa"/>
        <w:numPr>
          <w:ilvl w:val="0"/>
          <w:numId w:val="16"/>
        </w:numPr>
        <w:autoSpaceDE w:val="0"/>
        <w:spacing w:beforeLines="50" w:before="156" w:afterLines="50" w:after="156"/>
        <w:ind w:firstLineChars="0"/>
        <w:jc w:val="left"/>
        <w:rPr>
          <w:rFonts w:ascii="宋体" w:hAnsi="宋体"/>
          <w:b/>
          <w:szCs w:val="21"/>
        </w:rPr>
      </w:pPr>
      <w:r>
        <w:rPr>
          <w:rFonts w:ascii="宋体" w:hAnsi="宋体" w:hint="eastAsia"/>
          <w:b/>
          <w:szCs w:val="21"/>
        </w:rPr>
        <w:t>标识</w:t>
      </w:r>
      <w:r w:rsidR="00946D61">
        <w:rPr>
          <w:rFonts w:ascii="宋体" w:hAnsi="宋体" w:hint="eastAsia"/>
          <w:b/>
          <w:szCs w:val="21"/>
        </w:rPr>
        <w:t>约定</w:t>
      </w:r>
    </w:p>
    <w:p w:rsidR="003C4E82" w:rsidRPr="009C3DB4" w:rsidRDefault="003C4E82" w:rsidP="00946D61">
      <w:pPr>
        <w:pStyle w:val="a9"/>
        <w:keepNext/>
        <w:snapToGrid w:val="0"/>
        <w:spacing w:before="0" w:after="0"/>
        <w:jc w:val="center"/>
        <w:rPr>
          <w:rFonts w:ascii="Times New Roman" w:hAnsi="Times New Roman"/>
        </w:rPr>
      </w:pPr>
      <w:r w:rsidRPr="009C3DB4">
        <w:rPr>
          <w:rFonts w:ascii="Times New Roman" w:hAnsi="Times New Roman"/>
        </w:rPr>
        <w:t xml:space="preserve">Table </w:t>
      </w:r>
      <w:r w:rsidRPr="009C3DB4">
        <w:rPr>
          <w:rFonts w:ascii="Times New Roman" w:hAnsi="Times New Roman"/>
        </w:rPr>
        <w:fldChar w:fldCharType="begin"/>
      </w:r>
      <w:r w:rsidRPr="009C3DB4">
        <w:rPr>
          <w:rFonts w:ascii="Times New Roman" w:hAnsi="Times New Roman"/>
        </w:rPr>
        <w:instrText xml:space="preserve"> SEQ Table \* ARABIC </w:instrText>
      </w:r>
      <w:r w:rsidRPr="009C3DB4">
        <w:rPr>
          <w:rFonts w:ascii="Times New Roman" w:hAnsi="Times New Roman"/>
        </w:rPr>
        <w:fldChar w:fldCharType="separate"/>
      </w:r>
      <w:r w:rsidR="00287DCD">
        <w:rPr>
          <w:rFonts w:ascii="Times New Roman" w:hAnsi="Times New Roman"/>
          <w:noProof/>
        </w:rPr>
        <w:t>7</w:t>
      </w:r>
      <w:r w:rsidRPr="009C3DB4">
        <w:rPr>
          <w:rFonts w:ascii="Times New Roman" w:hAnsi="Times New Roman"/>
          <w:noProof/>
        </w:rPr>
        <w:fldChar w:fldCharType="end"/>
      </w:r>
      <w:r w:rsidRPr="009C3DB4">
        <w:rPr>
          <w:rFonts w:ascii="Times New Roman" w:hAnsi="Times New Roman"/>
        </w:rPr>
        <w:t xml:space="preserve"> Notational Conventions</w:t>
      </w:r>
    </w:p>
    <w:p w:rsidR="003C4E82" w:rsidRDefault="003C4E82" w:rsidP="00946D61">
      <w:pPr>
        <w:pStyle w:val="a9"/>
        <w:keepNext/>
        <w:snapToGrid w:val="0"/>
        <w:spacing w:before="0" w:after="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7DCD">
        <w:rPr>
          <w:noProof/>
        </w:rPr>
        <w:t>7</w:t>
      </w:r>
      <w:r>
        <w:fldChar w:fldCharType="end"/>
      </w:r>
      <w:r>
        <w:rPr>
          <w:rFonts w:hint="eastAsia"/>
        </w:rPr>
        <w:t xml:space="preserve"> </w:t>
      </w:r>
      <w:r>
        <w:rPr>
          <w:rFonts w:hint="eastAsia"/>
        </w:rPr>
        <w:t>标识约定</w:t>
      </w:r>
    </w:p>
    <w:tbl>
      <w:tblPr>
        <w:tblStyle w:val="af2"/>
        <w:tblW w:w="4167" w:type="pct"/>
        <w:jc w:val="center"/>
        <w:tblLook w:val="06A0" w:firstRow="1" w:lastRow="0" w:firstColumn="1" w:lastColumn="0" w:noHBand="1" w:noVBand="1"/>
      </w:tblPr>
      <w:tblGrid>
        <w:gridCol w:w="1168"/>
        <w:gridCol w:w="2727"/>
      </w:tblGrid>
      <w:tr w:rsidR="003C4E82" w:rsidRPr="00BC64B5" w:rsidTr="006D686B">
        <w:trPr>
          <w:trHeight w:val="170"/>
          <w:jc w:val="center"/>
        </w:trPr>
        <w:tc>
          <w:tcPr>
            <w:tcW w:w="1499" w:type="pct"/>
            <w:tcBorders>
              <w:bottom w:val="single" w:sz="4" w:space="0" w:color="auto"/>
            </w:tcBorders>
          </w:tcPr>
          <w:p w:rsidR="003C4E82" w:rsidRPr="00BC64B5" w:rsidRDefault="003C4E82" w:rsidP="00C01B30">
            <w:pPr>
              <w:pStyle w:val="a0"/>
              <w:snapToGrid w:val="0"/>
              <w:ind w:firstLineChars="0" w:firstLine="0"/>
              <w:jc w:val="center"/>
              <w:rPr>
                <w:b/>
                <w:sz w:val="15"/>
              </w:rPr>
            </w:pPr>
            <w:r w:rsidRPr="00BC64B5">
              <w:rPr>
                <w:rFonts w:hint="eastAsia"/>
                <w:b/>
                <w:sz w:val="15"/>
              </w:rPr>
              <w:t>参数</w:t>
            </w:r>
          </w:p>
        </w:tc>
        <w:tc>
          <w:tcPr>
            <w:tcW w:w="3501" w:type="pct"/>
            <w:tcBorders>
              <w:bottom w:val="single" w:sz="4" w:space="0" w:color="auto"/>
            </w:tcBorders>
          </w:tcPr>
          <w:p w:rsidR="003C4E82" w:rsidRPr="00BC64B5" w:rsidRDefault="003C4E82" w:rsidP="00C01B30">
            <w:pPr>
              <w:pStyle w:val="a0"/>
              <w:snapToGrid w:val="0"/>
              <w:ind w:firstLineChars="0" w:firstLine="0"/>
              <w:jc w:val="center"/>
              <w:rPr>
                <w:b/>
                <w:sz w:val="15"/>
              </w:rPr>
            </w:pPr>
            <w:r w:rsidRPr="00BC64B5">
              <w:rPr>
                <w:rFonts w:hint="eastAsia"/>
                <w:b/>
                <w:sz w:val="15"/>
              </w:rPr>
              <w:t>描述</w:t>
            </w:r>
          </w:p>
        </w:tc>
      </w:tr>
      <w:tr w:rsidR="003C4E82" w:rsidRPr="00BC64B5" w:rsidTr="006D686B">
        <w:trPr>
          <w:trHeight w:val="170"/>
          <w:jc w:val="center"/>
        </w:trPr>
        <w:tc>
          <w:tcPr>
            <w:tcW w:w="1499" w:type="pct"/>
            <w:tcBorders>
              <w:bottom w:val="nil"/>
            </w:tcBorders>
          </w:tcPr>
          <w:p w:rsidR="003C4E82" w:rsidRPr="00B73346" w:rsidRDefault="003C4E82" w:rsidP="00C01B30">
            <w:pPr>
              <w:pStyle w:val="a0"/>
              <w:snapToGrid w:val="0"/>
              <w:ind w:firstLineChars="0" w:firstLine="0"/>
              <w:jc w:val="left"/>
              <w:rPr>
                <w:sz w:val="15"/>
              </w:rPr>
            </w:pPr>
            <m:oMathPara>
              <m:oMath>
                <m:r>
                  <w:rPr>
                    <w:rFonts w:ascii="Cambria Math" w:hAnsi="Cambria Math"/>
                    <w:sz w:val="15"/>
                    <w:szCs w:val="18"/>
                  </w:rPr>
                  <m:t>ε</m:t>
                </m:r>
              </m:oMath>
            </m:oMathPara>
          </w:p>
        </w:tc>
        <w:tc>
          <w:tcPr>
            <w:tcW w:w="3501" w:type="pct"/>
            <w:tcBorders>
              <w:bottom w:val="nil"/>
            </w:tcBorders>
          </w:tcPr>
          <w:p w:rsidR="003C4E82" w:rsidRPr="00BC64B5" w:rsidRDefault="003C4E82" w:rsidP="00C01B30">
            <w:pPr>
              <w:pStyle w:val="a0"/>
              <w:snapToGrid w:val="0"/>
              <w:ind w:firstLineChars="0" w:firstLine="0"/>
              <w:jc w:val="left"/>
              <w:rPr>
                <w:sz w:val="15"/>
              </w:rPr>
            </w:pPr>
            <w:r w:rsidRPr="00BC64B5">
              <w:rPr>
                <w:rFonts w:hint="eastAsia"/>
                <w:sz w:val="15"/>
              </w:rPr>
              <w:t>隐私预算</w:t>
            </w:r>
          </w:p>
        </w:tc>
      </w:tr>
      <w:tr w:rsidR="003C4E82" w:rsidRPr="00BC64B5" w:rsidTr="006D686B">
        <w:trPr>
          <w:trHeight w:val="170"/>
          <w:jc w:val="center"/>
        </w:trPr>
        <w:tc>
          <w:tcPr>
            <w:tcW w:w="1499" w:type="pct"/>
            <w:tcBorders>
              <w:top w:val="nil"/>
              <w:bottom w:val="nil"/>
            </w:tcBorders>
          </w:tcPr>
          <w:p w:rsidR="003C4E82" w:rsidRPr="00BC64B5" w:rsidRDefault="003C4E82" w:rsidP="00C01B30">
            <w:pPr>
              <w:pStyle w:val="a0"/>
              <w:snapToGrid w:val="0"/>
              <w:ind w:firstLineChars="0" w:firstLine="0"/>
              <w:jc w:val="left"/>
              <w:rPr>
                <w:i/>
                <w:sz w:val="15"/>
                <w:szCs w:val="18"/>
              </w:rPr>
            </w:pPr>
            <w:r w:rsidRPr="00BC64B5">
              <w:rPr>
                <w:rFonts w:hint="eastAsia"/>
                <w:i/>
                <w:sz w:val="15"/>
                <w:szCs w:val="18"/>
              </w:rPr>
              <w:t>k</w:t>
            </w:r>
          </w:p>
        </w:tc>
        <w:tc>
          <w:tcPr>
            <w:tcW w:w="3501" w:type="pct"/>
            <w:tcBorders>
              <w:top w:val="nil"/>
              <w:bottom w:val="nil"/>
            </w:tcBorders>
          </w:tcPr>
          <w:p w:rsidR="003C4E82" w:rsidRPr="00BC64B5" w:rsidRDefault="003C4E82" w:rsidP="00C01B30">
            <w:pPr>
              <w:pStyle w:val="a0"/>
              <w:snapToGrid w:val="0"/>
              <w:ind w:firstLineChars="0" w:firstLine="0"/>
              <w:jc w:val="left"/>
              <w:rPr>
                <w:sz w:val="15"/>
              </w:rPr>
            </w:pPr>
            <w:r w:rsidRPr="00BC64B5">
              <w:rPr>
                <w:rFonts w:hint="eastAsia"/>
                <w:sz w:val="15"/>
              </w:rPr>
              <w:t>待挖掘频繁模式数目</w:t>
            </w:r>
          </w:p>
        </w:tc>
      </w:tr>
      <w:tr w:rsidR="003C4E82" w:rsidRPr="00BC64B5" w:rsidTr="006D686B">
        <w:trPr>
          <w:trHeight w:val="170"/>
          <w:jc w:val="center"/>
        </w:trPr>
        <w:tc>
          <w:tcPr>
            <w:tcW w:w="1499" w:type="pct"/>
            <w:tcBorders>
              <w:top w:val="nil"/>
              <w:bottom w:val="nil"/>
            </w:tcBorders>
          </w:tcPr>
          <w:p w:rsidR="003C4E82" w:rsidRPr="00B73346" w:rsidRDefault="003C4E82" w:rsidP="00C01B30">
            <w:pPr>
              <w:pStyle w:val="a0"/>
              <w:snapToGrid w:val="0"/>
              <w:ind w:firstLineChars="0" w:firstLine="0"/>
              <w:jc w:val="left"/>
              <w:rPr>
                <w:i/>
                <w:sz w:val="15"/>
                <w:szCs w:val="18"/>
              </w:rPr>
            </w:pPr>
            <m:oMath>
              <m:r>
                <w:rPr>
                  <w:rFonts w:ascii="Cambria Math" w:hAnsi="Cambria Math"/>
                  <w:sz w:val="15"/>
                  <w:szCs w:val="18"/>
                </w:rPr>
                <m:t>∆f</m:t>
              </m:r>
            </m:oMath>
            <w:r>
              <w:rPr>
                <w:rFonts w:hint="eastAsia"/>
                <w:i/>
                <w:sz w:val="15"/>
                <w:szCs w:val="18"/>
              </w:rPr>
              <w:t>,</w:t>
            </w:r>
            <m:oMath>
              <m:r>
                <w:rPr>
                  <w:rFonts w:ascii="Cambria Math" w:hAnsi="Cambria Math"/>
                  <w:sz w:val="15"/>
                  <w:szCs w:val="21"/>
                </w:rPr>
                <m:t xml:space="preserve"> GS(f)</m:t>
              </m:r>
            </m:oMath>
          </w:p>
        </w:tc>
        <w:tc>
          <w:tcPr>
            <w:tcW w:w="3501" w:type="pct"/>
            <w:tcBorders>
              <w:top w:val="nil"/>
              <w:bottom w:val="nil"/>
            </w:tcBorders>
          </w:tcPr>
          <w:p w:rsidR="003C4E82" w:rsidRPr="00BC64B5" w:rsidRDefault="003C4E82" w:rsidP="00C01B30">
            <w:pPr>
              <w:pStyle w:val="a0"/>
              <w:snapToGrid w:val="0"/>
              <w:ind w:firstLineChars="0" w:firstLine="0"/>
              <w:jc w:val="left"/>
              <w:rPr>
                <w:sz w:val="15"/>
              </w:rPr>
            </w:pPr>
            <w:r w:rsidRPr="00BC64B5">
              <w:rPr>
                <w:rFonts w:hint="eastAsia"/>
                <w:sz w:val="15"/>
              </w:rPr>
              <w:t>全局敏感度</w:t>
            </w:r>
          </w:p>
        </w:tc>
      </w:tr>
      <w:tr w:rsidR="003C4E82" w:rsidRPr="00BC64B5" w:rsidTr="006D686B">
        <w:trPr>
          <w:trHeight w:val="170"/>
          <w:jc w:val="center"/>
        </w:trPr>
        <w:tc>
          <w:tcPr>
            <w:tcW w:w="1499" w:type="pct"/>
            <w:tcBorders>
              <w:top w:val="nil"/>
              <w:bottom w:val="nil"/>
            </w:tcBorders>
          </w:tcPr>
          <w:p w:rsidR="003C4E82" w:rsidRPr="00BC64B5" w:rsidRDefault="003C4E82" w:rsidP="00C01B30">
            <w:pPr>
              <w:pStyle w:val="a0"/>
              <w:snapToGrid w:val="0"/>
              <w:ind w:firstLineChars="0" w:firstLine="0"/>
              <w:jc w:val="left"/>
              <w:rPr>
                <w:i/>
                <w:sz w:val="15"/>
                <w:szCs w:val="18"/>
              </w:rPr>
            </w:pPr>
            <w:r w:rsidRPr="00BC64B5">
              <w:rPr>
                <w:rFonts w:hint="eastAsia"/>
                <w:i/>
                <w:sz w:val="15"/>
                <w:szCs w:val="18"/>
              </w:rPr>
              <w:t>DB</w:t>
            </w:r>
          </w:p>
        </w:tc>
        <w:tc>
          <w:tcPr>
            <w:tcW w:w="3501" w:type="pct"/>
            <w:tcBorders>
              <w:top w:val="nil"/>
              <w:bottom w:val="nil"/>
            </w:tcBorders>
          </w:tcPr>
          <w:p w:rsidR="003C4E82" w:rsidRPr="00BC64B5" w:rsidRDefault="003C4E82" w:rsidP="00C01B30">
            <w:pPr>
              <w:pStyle w:val="a0"/>
              <w:snapToGrid w:val="0"/>
              <w:ind w:firstLineChars="0" w:firstLine="0"/>
              <w:jc w:val="left"/>
              <w:rPr>
                <w:sz w:val="15"/>
              </w:rPr>
            </w:pPr>
            <w:r>
              <w:rPr>
                <w:rFonts w:hint="eastAsia"/>
                <w:sz w:val="15"/>
              </w:rPr>
              <w:t>样本序列数据库</w:t>
            </w:r>
          </w:p>
        </w:tc>
      </w:tr>
      <w:tr w:rsidR="003C4E82" w:rsidRPr="00BC64B5" w:rsidTr="006D686B">
        <w:trPr>
          <w:trHeight w:val="170"/>
          <w:jc w:val="center"/>
        </w:trPr>
        <w:tc>
          <w:tcPr>
            <w:tcW w:w="1499" w:type="pct"/>
            <w:tcBorders>
              <w:top w:val="nil"/>
              <w:bottom w:val="nil"/>
            </w:tcBorders>
          </w:tcPr>
          <w:p w:rsidR="003C4E82" w:rsidRPr="00BC64B5" w:rsidRDefault="003C4E82" w:rsidP="00C01B30">
            <w:pPr>
              <w:pStyle w:val="a0"/>
              <w:snapToGrid w:val="0"/>
              <w:ind w:firstLineChars="0" w:firstLine="0"/>
              <w:jc w:val="left"/>
              <w:rPr>
                <w:i/>
                <w:sz w:val="15"/>
                <w:szCs w:val="18"/>
              </w:rPr>
            </w:pPr>
            <w:r>
              <w:rPr>
                <w:rFonts w:hint="eastAsia"/>
                <w:i/>
                <w:sz w:val="15"/>
                <w:szCs w:val="18"/>
              </w:rPr>
              <w:t>FS</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频繁序列模式集</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CS</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闭频繁序列模式集</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LS</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投影数据库闭集</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s,s</w:t>
            </w:r>
            <w:r>
              <w:rPr>
                <w:i/>
                <w:sz w:val="15"/>
                <w:szCs w:val="18"/>
              </w:rPr>
              <w:t>’</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w:t>
            </w:r>
            <w:r>
              <w:rPr>
                <w:rFonts w:hint="eastAsia"/>
                <w:sz w:val="15"/>
              </w:rPr>
              <w:t>频繁</w:t>
            </w:r>
            <w:r>
              <w:rPr>
                <w:rFonts w:hint="eastAsia"/>
                <w:sz w:val="15"/>
              </w:rPr>
              <w:t>)</w:t>
            </w:r>
            <w:r>
              <w:rPr>
                <w:rFonts w:hint="eastAsia"/>
                <w:sz w:val="15"/>
              </w:rPr>
              <w:t>序列</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S</w:t>
            </w:r>
          </w:p>
        </w:tc>
        <w:tc>
          <w:tcPr>
            <w:tcW w:w="3501" w:type="pct"/>
            <w:tcBorders>
              <w:top w:val="nil"/>
              <w:bottom w:val="nil"/>
            </w:tcBorders>
          </w:tcPr>
          <w:p w:rsidR="003C4E82" w:rsidRDefault="003C4E82" w:rsidP="00C01B30">
            <w:pPr>
              <w:pStyle w:val="a0"/>
              <w:snapToGrid w:val="0"/>
              <w:ind w:firstLineChars="0" w:firstLine="0"/>
              <w:jc w:val="left"/>
              <w:rPr>
                <w:sz w:val="15"/>
              </w:rPr>
            </w:pPr>
            <w:r w:rsidRPr="003535DE">
              <w:rPr>
                <w:rFonts w:hint="eastAsia"/>
                <w:i/>
                <w:sz w:val="15"/>
              </w:rPr>
              <w:t>DB</w:t>
            </w:r>
            <w:r>
              <w:rPr>
                <w:rFonts w:hint="eastAsia"/>
                <w:sz w:val="15"/>
              </w:rPr>
              <w:t>中一条完整序列记录</w:t>
            </w:r>
          </w:p>
        </w:tc>
      </w:tr>
      <w:tr w:rsidR="003C4E82" w:rsidRPr="00BC64B5" w:rsidTr="006D686B">
        <w:trPr>
          <w:trHeight w:val="170"/>
          <w:jc w:val="center"/>
        </w:trPr>
        <w:tc>
          <w:tcPr>
            <w:tcW w:w="1499" w:type="pct"/>
            <w:tcBorders>
              <w:top w:val="nil"/>
              <w:bottom w:val="nil"/>
            </w:tcBorders>
          </w:tcPr>
          <w:p w:rsidR="003C4E82" w:rsidRPr="006F1119" w:rsidRDefault="009027EA" w:rsidP="009027EA">
            <w:pPr>
              <w:pStyle w:val="a0"/>
              <w:snapToGrid w:val="0"/>
              <w:ind w:firstLineChars="0" w:firstLine="0"/>
              <w:jc w:val="left"/>
              <w:rPr>
                <w:i/>
                <w:color w:val="FF0000"/>
                <w:sz w:val="15"/>
                <w:szCs w:val="18"/>
              </w:rPr>
            </w:pPr>
            <w:r w:rsidRPr="009027EA">
              <w:rPr>
                <w:i/>
                <w:color w:val="FF0000"/>
                <w:position w:val="-8"/>
                <w:sz w:val="15"/>
                <w:szCs w:val="18"/>
              </w:rPr>
              <w:object w:dxaOrig="300" w:dyaOrig="220">
                <v:shape id="_x0000_i1246" type="#_x0000_t75" style="width:15pt;height:11.5pt" o:ole="">
                  <v:imagedata r:id="rId451" o:title=""/>
                </v:shape>
                <o:OLEObject Type="Embed" ProgID="Equation.DSMT4" ShapeID="_x0000_i1246" DrawAspect="Content" ObjectID="_1461351799" r:id="rId452"/>
              </w:object>
            </w:r>
          </w:p>
        </w:tc>
        <w:tc>
          <w:tcPr>
            <w:tcW w:w="3501" w:type="pct"/>
            <w:tcBorders>
              <w:top w:val="nil"/>
              <w:bottom w:val="nil"/>
            </w:tcBorders>
          </w:tcPr>
          <w:p w:rsidR="003C4E82" w:rsidRPr="006F1119" w:rsidRDefault="000A0608" w:rsidP="00C01B30">
            <w:pPr>
              <w:pStyle w:val="a0"/>
              <w:snapToGrid w:val="0"/>
              <w:ind w:firstLineChars="0" w:firstLine="0"/>
              <w:jc w:val="left"/>
              <w:rPr>
                <w:color w:val="FF0000"/>
                <w:sz w:val="15"/>
              </w:rPr>
            </w:pPr>
            <w:r w:rsidRPr="006F1119">
              <w:rPr>
                <w:rFonts w:hint="eastAsia"/>
                <w:color w:val="FF0000"/>
                <w:sz w:val="15"/>
              </w:rPr>
              <w:t>真实</w:t>
            </w:r>
            <w:r w:rsidR="003C4E82" w:rsidRPr="006F1119">
              <w:rPr>
                <w:rFonts w:hint="eastAsia"/>
                <w:color w:val="FF0000"/>
                <w:sz w:val="15"/>
              </w:rPr>
              <w:t>支持度计数</w:t>
            </w:r>
            <w:r w:rsidR="00E60125" w:rsidRPr="006F1119">
              <w:rPr>
                <w:rFonts w:hint="eastAsia"/>
                <w:color w:val="FF0000"/>
                <w:sz w:val="15"/>
              </w:rPr>
              <w:t>值</w:t>
            </w:r>
          </w:p>
        </w:tc>
      </w:tr>
      <w:tr w:rsidR="00E60125" w:rsidRPr="00BC64B5" w:rsidTr="006D686B">
        <w:trPr>
          <w:trHeight w:val="170"/>
          <w:jc w:val="center"/>
        </w:trPr>
        <w:tc>
          <w:tcPr>
            <w:tcW w:w="1499" w:type="pct"/>
            <w:tcBorders>
              <w:top w:val="nil"/>
              <w:bottom w:val="nil"/>
            </w:tcBorders>
          </w:tcPr>
          <w:p w:rsidR="00E60125" w:rsidRPr="006F1119" w:rsidRDefault="009027EA" w:rsidP="009027EA">
            <w:pPr>
              <w:pStyle w:val="a0"/>
              <w:snapToGrid w:val="0"/>
              <w:ind w:firstLineChars="0" w:firstLine="0"/>
              <w:jc w:val="left"/>
              <w:rPr>
                <w:i/>
                <w:color w:val="FF0000"/>
                <w:sz w:val="15"/>
                <w:szCs w:val="18"/>
              </w:rPr>
            </w:pPr>
            <w:r w:rsidRPr="009027EA">
              <w:rPr>
                <w:i/>
                <w:color w:val="FF0000"/>
                <w:position w:val="-8"/>
                <w:sz w:val="15"/>
                <w:szCs w:val="18"/>
              </w:rPr>
              <w:object w:dxaOrig="320" w:dyaOrig="220">
                <v:shape id="_x0000_i1247" type="#_x0000_t75" style="width:15.5pt;height:11.5pt" o:ole="">
                  <v:imagedata r:id="rId453" o:title=""/>
                </v:shape>
                <o:OLEObject Type="Embed" ProgID="Equation.DSMT4" ShapeID="_x0000_i1247" DrawAspect="Content" ObjectID="_1461351800" r:id="rId454"/>
              </w:object>
            </w:r>
          </w:p>
        </w:tc>
        <w:tc>
          <w:tcPr>
            <w:tcW w:w="3501" w:type="pct"/>
            <w:tcBorders>
              <w:top w:val="nil"/>
              <w:bottom w:val="nil"/>
            </w:tcBorders>
          </w:tcPr>
          <w:p w:rsidR="00E60125" w:rsidRPr="006F1119" w:rsidRDefault="00E60125" w:rsidP="00C01B30">
            <w:pPr>
              <w:pStyle w:val="a0"/>
              <w:snapToGrid w:val="0"/>
              <w:ind w:firstLineChars="0" w:firstLine="0"/>
              <w:jc w:val="left"/>
              <w:rPr>
                <w:color w:val="FF0000"/>
                <w:sz w:val="15"/>
              </w:rPr>
            </w:pPr>
            <w:r w:rsidRPr="006F1119">
              <w:rPr>
                <w:rFonts w:hint="eastAsia"/>
                <w:color w:val="FF0000"/>
                <w:sz w:val="15"/>
              </w:rPr>
              <w:t>噪音支持度计数值</w:t>
            </w:r>
          </w:p>
        </w:tc>
      </w:tr>
      <w:tr w:rsidR="00F615C9" w:rsidRPr="00BC64B5" w:rsidTr="006D686B">
        <w:trPr>
          <w:trHeight w:val="170"/>
          <w:jc w:val="center"/>
        </w:trPr>
        <w:tc>
          <w:tcPr>
            <w:tcW w:w="1499" w:type="pct"/>
            <w:tcBorders>
              <w:top w:val="nil"/>
              <w:bottom w:val="nil"/>
            </w:tcBorders>
          </w:tcPr>
          <w:p w:rsidR="00F615C9" w:rsidRPr="006F1119" w:rsidRDefault="009027EA" w:rsidP="009027EA">
            <w:pPr>
              <w:pStyle w:val="a0"/>
              <w:snapToGrid w:val="0"/>
              <w:ind w:firstLineChars="0" w:firstLine="0"/>
              <w:jc w:val="left"/>
              <w:rPr>
                <w:i/>
                <w:color w:val="FF0000"/>
                <w:sz w:val="15"/>
                <w:szCs w:val="18"/>
              </w:rPr>
            </w:pPr>
            <w:r w:rsidRPr="009027EA">
              <w:rPr>
                <w:i/>
                <w:color w:val="FF0000"/>
                <w:position w:val="-8"/>
                <w:sz w:val="15"/>
                <w:szCs w:val="18"/>
              </w:rPr>
              <w:object w:dxaOrig="340" w:dyaOrig="220">
                <v:shape id="_x0000_i1248" type="#_x0000_t75" style="width:17.5pt;height:11.5pt" o:ole="">
                  <v:imagedata r:id="rId455" o:title=""/>
                </v:shape>
                <o:OLEObject Type="Embed" ProgID="Equation.DSMT4" ShapeID="_x0000_i1248" DrawAspect="Content" ObjectID="_1461351801" r:id="rId456"/>
              </w:object>
            </w:r>
          </w:p>
        </w:tc>
        <w:tc>
          <w:tcPr>
            <w:tcW w:w="3501" w:type="pct"/>
            <w:tcBorders>
              <w:top w:val="nil"/>
              <w:bottom w:val="nil"/>
            </w:tcBorders>
          </w:tcPr>
          <w:p w:rsidR="00F615C9" w:rsidRPr="006F1119" w:rsidRDefault="00E60125" w:rsidP="00C01B30">
            <w:pPr>
              <w:pStyle w:val="a0"/>
              <w:snapToGrid w:val="0"/>
              <w:ind w:firstLineChars="0" w:firstLine="0"/>
              <w:jc w:val="left"/>
              <w:rPr>
                <w:color w:val="FF0000"/>
                <w:sz w:val="15"/>
              </w:rPr>
            </w:pPr>
            <w:r w:rsidRPr="006F1119">
              <w:rPr>
                <w:rFonts w:hint="eastAsia"/>
                <w:color w:val="FF0000"/>
                <w:sz w:val="15"/>
              </w:rPr>
              <w:t>预测</w:t>
            </w:r>
            <w:r w:rsidR="00F615C9" w:rsidRPr="006F1119">
              <w:rPr>
                <w:rFonts w:hint="eastAsia"/>
                <w:color w:val="FF0000"/>
                <w:sz w:val="15"/>
              </w:rPr>
              <w:t>支持度计数</w:t>
            </w:r>
            <w:r w:rsidR="00900FB2" w:rsidRPr="006F1119">
              <w:rPr>
                <w:rFonts w:hint="eastAsia"/>
                <w:color w:val="FF0000"/>
                <w:sz w:val="15"/>
              </w:rPr>
              <w:t>值</w:t>
            </w:r>
          </w:p>
        </w:tc>
      </w:tr>
      <w:tr w:rsidR="000A0608" w:rsidRPr="00BC64B5" w:rsidTr="006D686B">
        <w:trPr>
          <w:trHeight w:val="170"/>
          <w:jc w:val="center"/>
        </w:trPr>
        <w:tc>
          <w:tcPr>
            <w:tcW w:w="1499" w:type="pct"/>
            <w:tcBorders>
              <w:top w:val="nil"/>
              <w:bottom w:val="nil"/>
            </w:tcBorders>
          </w:tcPr>
          <w:p w:rsidR="000A0608" w:rsidRPr="006F1119" w:rsidRDefault="009027EA" w:rsidP="009027EA">
            <w:pPr>
              <w:pStyle w:val="a0"/>
              <w:snapToGrid w:val="0"/>
              <w:ind w:firstLineChars="0" w:firstLine="0"/>
              <w:jc w:val="left"/>
              <w:rPr>
                <w:i/>
                <w:color w:val="FF0000"/>
                <w:sz w:val="15"/>
                <w:szCs w:val="18"/>
              </w:rPr>
            </w:pPr>
            <w:r w:rsidRPr="009027EA">
              <w:rPr>
                <w:i/>
                <w:color w:val="FF0000"/>
                <w:position w:val="-8"/>
                <w:sz w:val="15"/>
                <w:szCs w:val="18"/>
              </w:rPr>
              <w:object w:dxaOrig="320" w:dyaOrig="220">
                <v:shape id="_x0000_i1249" type="#_x0000_t75" style="width:15.5pt;height:11.5pt" o:ole="">
                  <v:imagedata r:id="rId457" o:title=""/>
                </v:shape>
                <o:OLEObject Type="Embed" ProgID="Equation.DSMT4" ShapeID="_x0000_i1249" DrawAspect="Content" ObjectID="_1461351802" r:id="rId458"/>
              </w:object>
            </w:r>
          </w:p>
        </w:tc>
        <w:tc>
          <w:tcPr>
            <w:tcW w:w="3501" w:type="pct"/>
            <w:tcBorders>
              <w:top w:val="nil"/>
              <w:bottom w:val="nil"/>
            </w:tcBorders>
          </w:tcPr>
          <w:p w:rsidR="000A0608" w:rsidRPr="006F1119" w:rsidRDefault="000A0608" w:rsidP="00C01B30">
            <w:pPr>
              <w:pStyle w:val="a0"/>
              <w:snapToGrid w:val="0"/>
              <w:ind w:firstLineChars="0" w:firstLine="0"/>
              <w:jc w:val="left"/>
              <w:rPr>
                <w:color w:val="FF0000"/>
                <w:sz w:val="15"/>
              </w:rPr>
            </w:pPr>
            <w:r w:rsidRPr="006F1119">
              <w:rPr>
                <w:rFonts w:hint="eastAsia"/>
                <w:color w:val="FF0000"/>
                <w:sz w:val="15"/>
              </w:rPr>
              <w:t>扰动支持度计数值</w:t>
            </w:r>
          </w:p>
        </w:tc>
      </w:tr>
      <w:tr w:rsidR="000719D4" w:rsidRPr="00BC64B5" w:rsidTr="006D686B">
        <w:trPr>
          <w:trHeight w:val="170"/>
          <w:jc w:val="center"/>
        </w:trPr>
        <w:tc>
          <w:tcPr>
            <w:tcW w:w="1499" w:type="pct"/>
            <w:tcBorders>
              <w:top w:val="nil"/>
              <w:bottom w:val="nil"/>
            </w:tcBorders>
          </w:tcPr>
          <w:p w:rsidR="000719D4" w:rsidRPr="006F1119" w:rsidRDefault="009027EA" w:rsidP="009027EA">
            <w:pPr>
              <w:pStyle w:val="a0"/>
              <w:snapToGrid w:val="0"/>
              <w:ind w:firstLineChars="0" w:firstLine="0"/>
              <w:jc w:val="left"/>
              <w:rPr>
                <w:i/>
                <w:color w:val="FF0000"/>
                <w:sz w:val="15"/>
                <w:szCs w:val="18"/>
              </w:rPr>
            </w:pPr>
            <w:r w:rsidRPr="009027EA">
              <w:rPr>
                <w:i/>
                <w:color w:val="FF0000"/>
                <w:position w:val="-8"/>
                <w:sz w:val="15"/>
                <w:szCs w:val="18"/>
              </w:rPr>
              <w:object w:dxaOrig="320" w:dyaOrig="220">
                <v:shape id="_x0000_i1250" type="#_x0000_t75" style="width:15.5pt;height:11.5pt" o:ole="">
                  <v:imagedata r:id="rId459" o:title=""/>
                </v:shape>
                <o:OLEObject Type="Embed" ProgID="Equation.DSMT4" ShapeID="_x0000_i1250" DrawAspect="Content" ObjectID="_1461351803" r:id="rId460"/>
              </w:object>
            </w:r>
          </w:p>
        </w:tc>
        <w:tc>
          <w:tcPr>
            <w:tcW w:w="3501" w:type="pct"/>
            <w:tcBorders>
              <w:top w:val="nil"/>
              <w:bottom w:val="nil"/>
            </w:tcBorders>
          </w:tcPr>
          <w:p w:rsidR="000719D4" w:rsidRPr="006F1119" w:rsidRDefault="009027EA" w:rsidP="009027EA">
            <w:pPr>
              <w:pStyle w:val="a0"/>
              <w:snapToGrid w:val="0"/>
              <w:ind w:firstLineChars="0" w:firstLine="0"/>
              <w:jc w:val="left"/>
              <w:rPr>
                <w:color w:val="FF0000"/>
                <w:sz w:val="15"/>
              </w:rPr>
            </w:pPr>
            <w:r w:rsidRPr="009027EA">
              <w:rPr>
                <w:color w:val="FF0000"/>
                <w:position w:val="-4"/>
                <w:sz w:val="15"/>
              </w:rPr>
              <w:object w:dxaOrig="260" w:dyaOrig="220">
                <v:shape id="_x0000_i1251" type="#_x0000_t75" style="width:13pt;height:11.5pt" o:ole="">
                  <v:imagedata r:id="rId461" o:title=""/>
                </v:shape>
                <o:OLEObject Type="Embed" ProgID="Equation.DSMT4" ShapeID="_x0000_i1251" DrawAspect="Content" ObjectID="_1461351804" r:id="rId462"/>
              </w:object>
            </w:r>
            <w:r w:rsidR="006D686B">
              <w:rPr>
                <w:rFonts w:hint="eastAsia"/>
                <w:color w:val="FF0000"/>
                <w:sz w:val="15"/>
              </w:rPr>
              <w:t>中</w:t>
            </w:r>
            <w:r w:rsidR="006D686B" w:rsidRPr="006D686B">
              <w:rPr>
                <w:rFonts w:hint="eastAsia"/>
                <w:i/>
                <w:color w:val="FF0000"/>
                <w:sz w:val="15"/>
              </w:rPr>
              <w:t>Root</w:t>
            </w:r>
            <w:r w:rsidR="006D686B">
              <w:rPr>
                <w:rFonts w:hint="eastAsia"/>
                <w:color w:val="FF0000"/>
                <w:sz w:val="15"/>
              </w:rPr>
              <w:t>到结点</w:t>
            </w:r>
            <w:r w:rsidR="006D686B" w:rsidRPr="006D686B">
              <w:rPr>
                <w:rFonts w:hint="eastAsia"/>
                <w:i/>
                <w:color w:val="FF0000"/>
                <w:sz w:val="15"/>
              </w:rPr>
              <w:t>v</w:t>
            </w:r>
            <w:r w:rsidR="006D686B">
              <w:rPr>
                <w:rFonts w:hint="eastAsia"/>
                <w:color w:val="FF0000"/>
                <w:sz w:val="15"/>
              </w:rPr>
              <w:t>表示的序列模式</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min_sup</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最小支持度计数阈值</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18"/>
              </w:rPr>
            </w:pPr>
            <w:r>
              <w:rPr>
                <w:rFonts w:hint="eastAsia"/>
                <w:i/>
                <w:sz w:val="15"/>
                <w:szCs w:val="18"/>
              </w:rPr>
              <w:t>K</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差分隐私算法</w:t>
            </w:r>
          </w:p>
        </w:tc>
      </w:tr>
      <w:tr w:rsidR="003C4E82" w:rsidRPr="00BC64B5" w:rsidTr="006D686B">
        <w:trPr>
          <w:trHeight w:val="170"/>
          <w:jc w:val="center"/>
        </w:trPr>
        <w:tc>
          <w:tcPr>
            <w:tcW w:w="1499" w:type="pct"/>
            <w:tcBorders>
              <w:top w:val="nil"/>
              <w:bottom w:val="nil"/>
            </w:tcBorders>
          </w:tcPr>
          <w:p w:rsidR="003C4E82" w:rsidRPr="00241AAC" w:rsidRDefault="003C4E82" w:rsidP="00C01B30">
            <w:pPr>
              <w:pStyle w:val="a0"/>
              <w:snapToGrid w:val="0"/>
              <w:ind w:firstLineChars="0" w:firstLine="0"/>
              <w:jc w:val="left"/>
              <w:rPr>
                <w:i/>
                <w:sz w:val="15"/>
                <w:szCs w:val="18"/>
              </w:rPr>
            </w:pPr>
            <w:r>
              <w:rPr>
                <w:rFonts w:hint="eastAsia"/>
                <w:i/>
                <w:sz w:val="15"/>
                <w:szCs w:val="18"/>
              </w:rPr>
              <w:t>|DB|</w:t>
            </w:r>
          </w:p>
        </w:tc>
        <w:tc>
          <w:tcPr>
            <w:tcW w:w="3501" w:type="pct"/>
            <w:tcBorders>
              <w:top w:val="nil"/>
              <w:bottom w:val="nil"/>
            </w:tcBorders>
          </w:tcPr>
          <w:p w:rsidR="003C4E82" w:rsidRDefault="003C4E82" w:rsidP="00C01B30">
            <w:pPr>
              <w:pStyle w:val="a0"/>
              <w:snapToGrid w:val="0"/>
              <w:ind w:firstLineChars="0" w:firstLine="0"/>
              <w:jc w:val="left"/>
              <w:rPr>
                <w:sz w:val="15"/>
              </w:rPr>
            </w:pPr>
            <w:r w:rsidRPr="006C222E">
              <w:rPr>
                <w:rFonts w:hint="eastAsia"/>
                <w:i/>
                <w:sz w:val="15"/>
              </w:rPr>
              <w:t>D</w:t>
            </w:r>
            <w:r w:rsidRPr="006C222E">
              <w:rPr>
                <w:i/>
                <w:sz w:val="15"/>
              </w:rPr>
              <w:t>B</w:t>
            </w:r>
            <w:r>
              <w:rPr>
                <w:rFonts w:hint="eastAsia"/>
                <w:sz w:val="15"/>
              </w:rPr>
              <w:t>中记录总数</w:t>
            </w:r>
          </w:p>
        </w:tc>
      </w:tr>
      <w:tr w:rsidR="003C4E82" w:rsidRPr="00BC64B5" w:rsidTr="006D686B">
        <w:trPr>
          <w:trHeight w:val="170"/>
          <w:jc w:val="center"/>
        </w:trPr>
        <w:tc>
          <w:tcPr>
            <w:tcW w:w="1499" w:type="pct"/>
            <w:tcBorders>
              <w:top w:val="nil"/>
              <w:bottom w:val="nil"/>
            </w:tcBorders>
          </w:tcPr>
          <w:p w:rsidR="003C4E82" w:rsidRPr="00B73346" w:rsidRDefault="001A3F18" w:rsidP="00C01B30">
            <w:pPr>
              <w:pStyle w:val="a0"/>
              <w:snapToGrid w:val="0"/>
              <w:ind w:firstLineChars="0" w:firstLine="0"/>
              <w:jc w:val="left"/>
              <w:rPr>
                <w:sz w:val="15"/>
                <w:szCs w:val="18"/>
              </w:rPr>
            </w:pPr>
            <m:oMathPara>
              <m:oMath>
                <m:sSub>
                  <m:sSubPr>
                    <m:ctrlPr>
                      <w:rPr>
                        <w:rFonts w:ascii="Cambria Math" w:hAnsi="Cambria Math"/>
                        <w:i/>
                        <w:sz w:val="15"/>
                        <w:szCs w:val="18"/>
                      </w:rPr>
                    </m:ctrlPr>
                  </m:sSubPr>
                  <m:e>
                    <m:r>
                      <w:rPr>
                        <w:rFonts w:ascii="Cambria Math" w:hAnsi="Cambria Math"/>
                        <w:sz w:val="15"/>
                        <w:szCs w:val="18"/>
                      </w:rPr>
                      <m:t>D</m:t>
                    </m:r>
                  </m:e>
                  <m:sub>
                    <m:r>
                      <w:rPr>
                        <w:rFonts w:ascii="Cambria Math" w:hAnsi="Cambria Math"/>
                        <w:sz w:val="15"/>
                        <w:szCs w:val="18"/>
                      </w:rPr>
                      <m:t>s</m:t>
                    </m:r>
                  </m:sub>
                </m:sSub>
                <m:r>
                  <w:rPr>
                    <w:rFonts w:ascii="Cambria Math" w:hAnsi="Cambria Math"/>
                    <w:sz w:val="15"/>
                    <w:szCs w:val="18"/>
                  </w:rPr>
                  <m:t>,</m:t>
                </m:r>
                <m:sSub>
                  <m:sSubPr>
                    <m:ctrlPr>
                      <w:rPr>
                        <w:rFonts w:ascii="Cambria Math" w:hAnsi="Cambria Math"/>
                        <w:i/>
                        <w:sz w:val="15"/>
                        <w:szCs w:val="18"/>
                      </w:rPr>
                    </m:ctrlPr>
                  </m:sSubPr>
                  <m:e>
                    <m:r>
                      <w:rPr>
                        <w:rFonts w:ascii="Cambria Math" w:hAnsi="Cambria Math"/>
                        <w:sz w:val="15"/>
                        <w:szCs w:val="18"/>
                      </w:rPr>
                      <m:t>D</m:t>
                    </m:r>
                  </m:e>
                  <m:sub>
                    <m:r>
                      <w:rPr>
                        <w:rFonts w:ascii="Cambria Math" w:hAnsi="Cambria Math"/>
                        <w:sz w:val="15"/>
                        <w:szCs w:val="18"/>
                      </w:rPr>
                      <m:t>s'</m:t>
                    </m:r>
                  </m:sub>
                </m:sSub>
              </m:oMath>
            </m:oMathPara>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投影数据库</w:t>
            </w:r>
          </w:p>
        </w:tc>
      </w:tr>
      <w:tr w:rsidR="003C4E82" w:rsidRPr="00BC64B5" w:rsidTr="006D686B">
        <w:trPr>
          <w:trHeight w:val="170"/>
          <w:jc w:val="center"/>
        </w:trPr>
        <w:tc>
          <w:tcPr>
            <w:tcW w:w="1499" w:type="pct"/>
            <w:tcBorders>
              <w:top w:val="nil"/>
              <w:bottom w:val="nil"/>
            </w:tcBorders>
          </w:tcPr>
          <w:p w:rsidR="003C4E82" w:rsidRPr="00990D4B" w:rsidRDefault="003C4E82" w:rsidP="00C01B30">
            <w:pPr>
              <w:pStyle w:val="a0"/>
              <w:snapToGrid w:val="0"/>
              <w:ind w:firstLineChars="0" w:firstLine="0"/>
              <w:jc w:val="left"/>
              <w:rPr>
                <w:sz w:val="15"/>
                <w:szCs w:val="18"/>
              </w:rPr>
            </w:pPr>
            <w:r w:rsidRPr="00990D4B">
              <w:rPr>
                <w:sz w:val="15"/>
                <w:szCs w:val="18"/>
              </w:rPr>
              <w:t>|</w:t>
            </w:r>
            <m:oMath>
              <m:sSub>
                <m:sSubPr>
                  <m:ctrlPr>
                    <w:rPr>
                      <w:rFonts w:ascii="Cambria Math" w:hAnsi="Cambria Math"/>
                      <w:i/>
                      <w:sz w:val="15"/>
                      <w:szCs w:val="18"/>
                    </w:rPr>
                  </m:ctrlPr>
                </m:sSubPr>
                <m:e>
                  <m:r>
                    <w:rPr>
                      <w:rFonts w:ascii="Cambria Math" w:hAnsi="Cambria Math"/>
                      <w:sz w:val="15"/>
                      <w:szCs w:val="18"/>
                    </w:rPr>
                    <m:t>D</m:t>
                  </m:r>
                </m:e>
                <m:sub>
                  <m:r>
                    <w:rPr>
                      <w:rFonts w:ascii="Cambria Math" w:hAnsi="Cambria Math"/>
                      <w:sz w:val="15"/>
                      <w:szCs w:val="18"/>
                    </w:rPr>
                    <m:t>s</m:t>
                  </m:r>
                </m:sub>
              </m:sSub>
            </m:oMath>
            <w:r w:rsidRPr="00990D4B">
              <w:rPr>
                <w:sz w:val="15"/>
                <w:szCs w:val="18"/>
              </w:rPr>
              <w:t>|,|</w:t>
            </w:r>
            <m:oMath>
              <m:sSub>
                <m:sSubPr>
                  <m:ctrlPr>
                    <w:rPr>
                      <w:rFonts w:ascii="Cambria Math" w:hAnsi="Cambria Math"/>
                      <w:i/>
                      <w:sz w:val="15"/>
                      <w:szCs w:val="18"/>
                    </w:rPr>
                  </m:ctrlPr>
                </m:sSubPr>
                <m:e>
                  <m:r>
                    <w:rPr>
                      <w:rFonts w:ascii="Cambria Math" w:hAnsi="Cambria Math"/>
                      <w:sz w:val="15"/>
                      <w:szCs w:val="18"/>
                    </w:rPr>
                    <m:t>D</m:t>
                  </m:r>
                </m:e>
                <m:sub>
                  <m:r>
                    <w:rPr>
                      <w:rFonts w:ascii="Cambria Math" w:hAnsi="Cambria Math"/>
                      <w:sz w:val="15"/>
                      <w:szCs w:val="18"/>
                    </w:rPr>
                    <m:t>s</m:t>
                  </m:r>
                </m:sub>
              </m:sSub>
            </m:oMath>
            <w:r w:rsidRPr="00990D4B">
              <w:rPr>
                <w:sz w:val="15"/>
                <w:szCs w:val="18"/>
              </w:rPr>
              <w:t>|</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投影数据库项总数</w:t>
            </w:r>
          </w:p>
        </w:tc>
      </w:tr>
      <w:tr w:rsidR="003C4E82" w:rsidRPr="00BC64B5" w:rsidTr="006D686B">
        <w:trPr>
          <w:trHeight w:val="170"/>
          <w:jc w:val="center"/>
        </w:trPr>
        <w:tc>
          <w:tcPr>
            <w:tcW w:w="1499" w:type="pct"/>
            <w:tcBorders>
              <w:top w:val="nil"/>
              <w:bottom w:val="nil"/>
            </w:tcBorders>
          </w:tcPr>
          <w:p w:rsidR="003C4E82" w:rsidRPr="00860F74" w:rsidRDefault="003C4E82" w:rsidP="00C01B30">
            <w:pPr>
              <w:pStyle w:val="a0"/>
              <w:snapToGrid w:val="0"/>
              <w:ind w:firstLineChars="0" w:firstLine="0"/>
              <w:jc w:val="left"/>
              <w:rPr>
                <w:sz w:val="15"/>
                <w:szCs w:val="15"/>
              </w:rPr>
            </w:pPr>
            <w:r w:rsidRPr="00860F74">
              <w:rPr>
                <w:rFonts w:hint="eastAsia"/>
                <w:i/>
                <w:sz w:val="15"/>
                <w:szCs w:val="15"/>
              </w:rPr>
              <w:t>s</w:t>
            </w:r>
            <m:oMath>
              <m:r>
                <w:rPr>
                  <w:rFonts w:ascii="Cambria Math" w:hAnsi="Cambria Math"/>
                  <w:sz w:val="15"/>
                  <w:szCs w:val="15"/>
                </w:rPr>
                <m:t>⨁</m:t>
              </m:r>
            </m:oMath>
            <w:r w:rsidRPr="00860F74">
              <w:rPr>
                <w:rFonts w:hint="eastAsia"/>
                <w:i/>
                <w:sz w:val="15"/>
                <w:szCs w:val="15"/>
              </w:rPr>
              <w:t>r</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序列</w:t>
            </w:r>
            <w:r w:rsidRPr="00860F74">
              <w:rPr>
                <w:rFonts w:hint="eastAsia"/>
                <w:i/>
                <w:sz w:val="15"/>
              </w:rPr>
              <w:t>s</w:t>
            </w:r>
            <w:r>
              <w:rPr>
                <w:rFonts w:hint="eastAsia"/>
                <w:sz w:val="15"/>
              </w:rPr>
              <w:t>扩展</w:t>
            </w:r>
            <w:r>
              <w:rPr>
                <w:rFonts w:hint="eastAsia"/>
                <w:sz w:val="15"/>
              </w:rPr>
              <w:t>(</w:t>
            </w:r>
            <w:r>
              <w:rPr>
                <w:rFonts w:hint="eastAsia"/>
                <w:sz w:val="15"/>
              </w:rPr>
              <w:t>即</w:t>
            </w:r>
            <w:r w:rsidRPr="00860F74">
              <w:rPr>
                <w:rFonts w:hint="eastAsia"/>
                <w:i/>
                <w:sz w:val="15"/>
              </w:rPr>
              <w:t>s</w:t>
            </w:r>
            <w:r>
              <w:rPr>
                <w:rFonts w:hint="eastAsia"/>
                <w:sz w:val="15"/>
              </w:rPr>
              <w:t>末尾加一新项</w:t>
            </w:r>
            <w:r>
              <w:rPr>
                <w:rFonts w:hint="eastAsia"/>
                <w:sz w:val="15"/>
              </w:rPr>
              <w:t>)</w:t>
            </w:r>
          </w:p>
        </w:tc>
      </w:tr>
      <w:tr w:rsidR="003C4E82" w:rsidRPr="00BC64B5" w:rsidTr="006D686B">
        <w:trPr>
          <w:trHeight w:val="170"/>
          <w:jc w:val="center"/>
        </w:trPr>
        <w:tc>
          <w:tcPr>
            <w:tcW w:w="1499" w:type="pct"/>
            <w:tcBorders>
              <w:top w:val="nil"/>
              <w:bottom w:val="nil"/>
            </w:tcBorders>
          </w:tcPr>
          <w:p w:rsidR="003C4E82" w:rsidRPr="00065DF3" w:rsidRDefault="003C4E82" w:rsidP="00C01B30">
            <w:pPr>
              <w:pStyle w:val="a0"/>
              <w:snapToGrid w:val="0"/>
              <w:ind w:firstLineChars="0" w:firstLine="0"/>
              <w:jc w:val="left"/>
              <w:rPr>
                <w:sz w:val="15"/>
                <w:szCs w:val="15"/>
              </w:rPr>
            </w:pPr>
            <m:oMathPara>
              <m:oMath>
                <m:r>
                  <w:rPr>
                    <w:rFonts w:ascii="Cambria Math" w:hAnsi="Cambria Math" w:hint="eastAsia"/>
                    <w:sz w:val="15"/>
                    <w:szCs w:val="21"/>
                  </w:rPr>
                  <m:t>s</m:t>
                </m:r>
                <m:r>
                  <w:rPr>
                    <w:rFonts w:ascii="Cambria Math" w:hAnsi="Cambria Math"/>
                    <w:sz w:val="15"/>
                    <w:szCs w:val="21"/>
                  </w:rPr>
                  <m:t>&lt;</m:t>
                </m:r>
                <m:r>
                  <w:rPr>
                    <w:rFonts w:ascii="Cambria Math" w:hAnsi="Cambria Math" w:hint="eastAsia"/>
                    <w:sz w:val="15"/>
                    <w:szCs w:val="21"/>
                  </w:rPr>
                  <m:t>s</m:t>
                </m:r>
                <m:r>
                  <w:rPr>
                    <w:rFonts w:ascii="Cambria Math" w:hAnsi="Cambria Math"/>
                    <w:sz w:val="15"/>
                    <w:szCs w:val="21"/>
                  </w:rPr>
                  <m:t>’</m:t>
                </m:r>
              </m:oMath>
            </m:oMathPara>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序列</w:t>
            </w:r>
            <m:oMath>
              <m:r>
                <w:rPr>
                  <w:rFonts w:ascii="Cambria Math" w:hAnsi="Cambria Math" w:hint="eastAsia"/>
                  <w:sz w:val="15"/>
                  <w:szCs w:val="21"/>
                </w:rPr>
                <m:t>s</m:t>
              </m:r>
            </m:oMath>
            <w:r>
              <w:rPr>
                <w:rFonts w:hint="eastAsia"/>
                <w:sz w:val="15"/>
              </w:rPr>
              <w:t>先于</w:t>
            </w:r>
            <m:oMath>
              <m:r>
                <w:rPr>
                  <w:rFonts w:ascii="Cambria Math" w:hAnsi="Cambria Math" w:hint="eastAsia"/>
                  <w:sz w:val="15"/>
                  <w:szCs w:val="21"/>
                </w:rPr>
                <m:t>s</m:t>
              </m:r>
              <m:r>
                <w:rPr>
                  <w:rFonts w:ascii="Cambria Math" w:hAnsi="Cambria Math"/>
                  <w:sz w:val="15"/>
                  <w:szCs w:val="21"/>
                </w:rPr>
                <m:t>’</m:t>
              </m:r>
            </m:oMath>
            <w:r>
              <w:rPr>
                <w:rFonts w:hint="eastAsia"/>
                <w:sz w:val="15"/>
                <w:szCs w:val="21"/>
              </w:rPr>
              <w:t>出现在</w:t>
            </w:r>
            <w:r w:rsidR="00637668">
              <w:rPr>
                <w:rFonts w:hint="eastAsia"/>
                <w:sz w:val="15"/>
                <w:szCs w:val="21"/>
              </w:rPr>
              <w:t>前缀序列树</w:t>
            </w:r>
          </w:p>
        </w:tc>
      </w:tr>
      <w:tr w:rsidR="003C4E82" w:rsidRPr="00BC64B5" w:rsidTr="006D686B">
        <w:trPr>
          <w:trHeight w:val="170"/>
          <w:jc w:val="center"/>
        </w:trPr>
        <w:tc>
          <w:tcPr>
            <w:tcW w:w="1499" w:type="pct"/>
            <w:tcBorders>
              <w:top w:val="nil"/>
              <w:bottom w:val="nil"/>
            </w:tcBorders>
          </w:tcPr>
          <w:p w:rsidR="003C4E82" w:rsidRPr="000B2538" w:rsidRDefault="003C4E82" w:rsidP="00C01B30">
            <w:pPr>
              <w:pStyle w:val="a0"/>
              <w:snapToGrid w:val="0"/>
              <w:ind w:firstLineChars="0" w:firstLine="0"/>
              <w:jc w:val="left"/>
              <w:rPr>
                <w:i/>
                <w:sz w:val="15"/>
                <w:szCs w:val="21"/>
              </w:rPr>
            </w:pPr>
            <w:r w:rsidRPr="000B2538">
              <w:rPr>
                <w:rFonts w:hint="eastAsia"/>
                <w:i/>
                <w:sz w:val="15"/>
                <w:szCs w:val="21"/>
              </w:rPr>
              <w:t>PT</w:t>
            </w:r>
            <w:r>
              <w:rPr>
                <w:rFonts w:hint="eastAsia"/>
                <w:i/>
                <w:sz w:val="15"/>
                <w:szCs w:val="21"/>
              </w:rPr>
              <w:t xml:space="preserve">, </w:t>
            </w:r>
            <m:oMath>
              <m:acc>
                <m:accPr>
                  <m:chr m:val="̃"/>
                  <m:ctrlPr>
                    <w:rPr>
                      <w:rFonts w:ascii="Cambria Math" w:hAnsi="Cambria Math"/>
                      <w:i/>
                      <w:sz w:val="15"/>
                    </w:rPr>
                  </m:ctrlPr>
                </m:accPr>
                <m:e>
                  <m:r>
                    <w:rPr>
                      <w:rFonts w:ascii="Cambria Math" w:hAnsi="Cambria Math"/>
                      <w:sz w:val="15"/>
                    </w:rPr>
                    <m:t>PT</m:t>
                  </m:r>
                </m:e>
              </m:acc>
            </m:oMath>
          </w:p>
        </w:tc>
        <w:tc>
          <w:tcPr>
            <w:tcW w:w="3501" w:type="pct"/>
            <w:tcBorders>
              <w:top w:val="nil"/>
              <w:bottom w:val="nil"/>
            </w:tcBorders>
          </w:tcPr>
          <w:p w:rsidR="003C4E82" w:rsidRDefault="00637668" w:rsidP="00C01B30">
            <w:pPr>
              <w:pStyle w:val="a0"/>
              <w:snapToGrid w:val="0"/>
              <w:ind w:firstLineChars="0" w:firstLine="0"/>
              <w:jc w:val="left"/>
              <w:rPr>
                <w:sz w:val="15"/>
              </w:rPr>
            </w:pPr>
            <w:r>
              <w:rPr>
                <w:rFonts w:hint="eastAsia"/>
                <w:sz w:val="15"/>
              </w:rPr>
              <w:t>前缀序列树</w:t>
            </w:r>
          </w:p>
        </w:tc>
      </w:tr>
      <w:tr w:rsidR="003C4E82" w:rsidRPr="00BC64B5" w:rsidTr="006D686B">
        <w:trPr>
          <w:trHeight w:val="170"/>
          <w:jc w:val="center"/>
        </w:trPr>
        <w:tc>
          <w:tcPr>
            <w:tcW w:w="1499" w:type="pct"/>
            <w:tcBorders>
              <w:top w:val="nil"/>
              <w:bottom w:val="nil"/>
            </w:tcBorders>
          </w:tcPr>
          <w:p w:rsidR="003C4E82" w:rsidRPr="000B2538" w:rsidRDefault="003C4E82" w:rsidP="00C01B30">
            <w:pPr>
              <w:pStyle w:val="a0"/>
              <w:snapToGrid w:val="0"/>
              <w:ind w:firstLineChars="0" w:firstLine="0"/>
              <w:jc w:val="left"/>
              <w:rPr>
                <w:i/>
                <w:sz w:val="15"/>
                <w:szCs w:val="21"/>
              </w:rPr>
            </w:pPr>
            <w:r>
              <w:rPr>
                <w:rFonts w:hint="eastAsia"/>
                <w:i/>
                <w:sz w:val="15"/>
                <w:szCs w:val="21"/>
              </w:rPr>
              <w:t>l</w:t>
            </w:r>
            <w:r w:rsidRPr="00F07BA7">
              <w:rPr>
                <w:rFonts w:hint="eastAsia"/>
                <w:i/>
                <w:sz w:val="15"/>
                <w:szCs w:val="21"/>
                <w:vertAlign w:val="subscript"/>
              </w:rPr>
              <w:t>max</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DB</w:t>
            </w:r>
            <w:r>
              <w:rPr>
                <w:rFonts w:hint="eastAsia"/>
                <w:sz w:val="15"/>
              </w:rPr>
              <w:t>中最大序列长度</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21"/>
              </w:rPr>
            </w:pPr>
            <w:r>
              <w:rPr>
                <w:rFonts w:hint="eastAsia"/>
                <w:i/>
                <w:sz w:val="15"/>
                <w:szCs w:val="21"/>
              </w:rPr>
              <w:t>l</w:t>
            </w:r>
            <w:r>
              <w:rPr>
                <w:rFonts w:hint="eastAsia"/>
                <w:i/>
                <w:sz w:val="15"/>
                <w:szCs w:val="21"/>
                <w:vertAlign w:val="subscript"/>
              </w:rPr>
              <w:t>opt</w:t>
            </w:r>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sz w:val="15"/>
              </w:rPr>
              <w:t>最优序列长度</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21"/>
              </w:rPr>
            </w:pPr>
            <w:bookmarkStart w:id="139" w:name="OLE_LINK33"/>
            <w:bookmarkStart w:id="140" w:name="OLE_LINK34"/>
            <w:r>
              <w:rPr>
                <w:rFonts w:hint="eastAsia"/>
                <w:i/>
                <w:sz w:val="15"/>
                <w:szCs w:val="21"/>
              </w:rPr>
              <w:t>levelSet(i, PT)</w:t>
            </w:r>
            <w:bookmarkEnd w:id="139"/>
            <w:bookmarkEnd w:id="140"/>
          </w:p>
        </w:tc>
        <w:tc>
          <w:tcPr>
            <w:tcW w:w="3501" w:type="pct"/>
            <w:tcBorders>
              <w:top w:val="nil"/>
              <w:bottom w:val="nil"/>
            </w:tcBorders>
          </w:tcPr>
          <w:p w:rsidR="003C4E82" w:rsidRDefault="003C4E82" w:rsidP="00C01B30">
            <w:pPr>
              <w:pStyle w:val="a0"/>
              <w:snapToGrid w:val="0"/>
              <w:ind w:firstLineChars="0" w:firstLine="0"/>
              <w:jc w:val="left"/>
              <w:rPr>
                <w:sz w:val="15"/>
              </w:rPr>
            </w:pPr>
            <w:r>
              <w:rPr>
                <w:rFonts w:hint="eastAsia"/>
                <w:i/>
                <w:sz w:val="15"/>
                <w:szCs w:val="21"/>
              </w:rPr>
              <w:t>PT</w:t>
            </w:r>
            <w:r w:rsidRPr="00617A6D">
              <w:rPr>
                <w:rFonts w:hint="eastAsia"/>
                <w:sz w:val="15"/>
                <w:szCs w:val="21"/>
              </w:rPr>
              <w:t>中第</w:t>
            </w:r>
            <w:r>
              <w:rPr>
                <w:rFonts w:hint="eastAsia"/>
                <w:i/>
                <w:sz w:val="15"/>
                <w:szCs w:val="21"/>
              </w:rPr>
              <w:t>i</w:t>
            </w:r>
            <w:r w:rsidRPr="00617A6D">
              <w:rPr>
                <w:rFonts w:hint="eastAsia"/>
                <w:sz w:val="15"/>
                <w:szCs w:val="21"/>
              </w:rPr>
              <w:t>层结点全集</w:t>
            </w:r>
          </w:p>
        </w:tc>
      </w:tr>
      <w:tr w:rsidR="003C4E82" w:rsidRPr="00BC64B5" w:rsidTr="006D686B">
        <w:trPr>
          <w:trHeight w:val="170"/>
          <w:jc w:val="center"/>
        </w:trPr>
        <w:tc>
          <w:tcPr>
            <w:tcW w:w="1499" w:type="pct"/>
            <w:tcBorders>
              <w:top w:val="nil"/>
              <w:bottom w:val="nil"/>
            </w:tcBorders>
          </w:tcPr>
          <w:p w:rsidR="003C4E82" w:rsidRDefault="003C4E82" w:rsidP="00C01B30">
            <w:pPr>
              <w:pStyle w:val="a0"/>
              <w:snapToGrid w:val="0"/>
              <w:ind w:firstLineChars="0" w:firstLine="0"/>
              <w:jc w:val="left"/>
              <w:rPr>
                <w:i/>
                <w:sz w:val="15"/>
                <w:szCs w:val="21"/>
              </w:rPr>
            </w:pPr>
            <m:oMathPara>
              <m:oMath>
                <m:r>
                  <w:rPr>
                    <w:rFonts w:ascii="Cambria Math" w:hAnsi="Cambria Math"/>
                    <w:sz w:val="15"/>
                    <w:szCs w:val="21"/>
                  </w:rPr>
                  <m:t>lb</m:t>
                </m:r>
                <m:d>
                  <m:dPr>
                    <m:ctrlPr>
                      <w:rPr>
                        <w:rFonts w:ascii="Cambria Math" w:hAnsi="Cambria Math"/>
                        <w:sz w:val="15"/>
                        <w:szCs w:val="21"/>
                      </w:rPr>
                    </m:ctrlPr>
                  </m:dPr>
                  <m:e>
                    <m:r>
                      <m:rPr>
                        <m:sty m:val="p"/>
                      </m:rPr>
                      <w:rPr>
                        <w:rFonts w:ascii="Cambria Math" w:hAnsi="Cambria Math" w:hint="eastAsia"/>
                        <w:sz w:val="15"/>
                      </w:rPr>
                      <m:t xml:space="preserve"> </m:t>
                    </m:r>
                    <m:sSub>
                      <m:sSubPr>
                        <m:ctrlPr>
                          <w:rPr>
                            <w:rFonts w:ascii="Cambria Math" w:hAnsi="Cambria Math"/>
                            <w:sz w:val="15"/>
                          </w:rPr>
                        </m:ctrlPr>
                      </m:sSubPr>
                      <m:e>
                        <m:r>
                          <w:rPr>
                            <w:rFonts w:ascii="Cambria Math" w:hAnsi="Cambria Math"/>
                            <w:sz w:val="15"/>
                          </w:rPr>
                          <m:t>v</m:t>
                        </m:r>
                      </m:e>
                      <m:sub>
                        <m:r>
                          <w:rPr>
                            <w:rFonts w:ascii="Cambria Math" w:hAnsi="Cambria Math"/>
                            <w:sz w:val="15"/>
                          </w:rPr>
                          <m:t>i</m:t>
                        </m:r>
                      </m:sub>
                    </m:sSub>
                  </m:e>
                </m:d>
              </m:oMath>
            </m:oMathPara>
          </w:p>
        </w:tc>
        <w:tc>
          <w:tcPr>
            <w:tcW w:w="3501" w:type="pct"/>
            <w:tcBorders>
              <w:top w:val="nil"/>
              <w:bottom w:val="nil"/>
            </w:tcBorders>
          </w:tcPr>
          <w:p w:rsidR="003C4E82" w:rsidRPr="00B202E7" w:rsidRDefault="003C4E82" w:rsidP="00C01B30">
            <w:pPr>
              <w:pStyle w:val="a0"/>
              <w:snapToGrid w:val="0"/>
              <w:ind w:firstLineChars="0" w:firstLine="0"/>
              <w:jc w:val="left"/>
              <w:rPr>
                <w:sz w:val="15"/>
                <w:szCs w:val="21"/>
              </w:rPr>
            </w:pPr>
            <w:r w:rsidRPr="00B202E7">
              <w:rPr>
                <w:rFonts w:hint="eastAsia"/>
                <w:sz w:val="15"/>
                <w:szCs w:val="21"/>
              </w:rPr>
              <w:t>结点</w:t>
            </w:r>
            <m:oMath>
              <m:r>
                <w:rPr>
                  <w:rFonts w:ascii="Cambria Math" w:hAnsi="Cambria Math" w:hint="eastAsia"/>
                  <w:sz w:val="15"/>
                </w:rPr>
                <m:t xml:space="preserve"> </m:t>
              </m:r>
              <m:sSub>
                <m:sSubPr>
                  <m:ctrlPr>
                    <w:rPr>
                      <w:rFonts w:ascii="Cambria Math" w:hAnsi="Cambria Math"/>
                      <w:i/>
                      <w:sz w:val="15"/>
                    </w:rPr>
                  </m:ctrlPr>
                </m:sSubPr>
                <m:e>
                  <m:r>
                    <w:rPr>
                      <w:rFonts w:ascii="Cambria Math" w:hAnsi="Cambria Math"/>
                      <w:sz w:val="15"/>
                    </w:rPr>
                    <m:t>v</m:t>
                  </m:r>
                </m:e>
                <m:sub>
                  <m:r>
                    <w:rPr>
                      <w:rFonts w:ascii="Cambria Math" w:hAnsi="Cambria Math"/>
                      <w:sz w:val="15"/>
                    </w:rPr>
                    <m:t>i</m:t>
                  </m:r>
                </m:sub>
              </m:sSub>
            </m:oMath>
            <w:r w:rsidR="000719D4">
              <w:rPr>
                <w:rFonts w:hint="eastAsia"/>
                <w:sz w:val="15"/>
              </w:rPr>
              <w:t>对应项</w:t>
            </w:r>
          </w:p>
        </w:tc>
      </w:tr>
      <w:tr w:rsidR="003C4E82" w:rsidRPr="00BC64B5" w:rsidTr="006D686B">
        <w:trPr>
          <w:trHeight w:val="170"/>
          <w:jc w:val="center"/>
        </w:trPr>
        <w:tc>
          <w:tcPr>
            <w:tcW w:w="1499" w:type="pct"/>
            <w:tcBorders>
              <w:top w:val="nil"/>
              <w:bottom w:val="nil"/>
            </w:tcBorders>
          </w:tcPr>
          <w:p w:rsidR="003C4E82" w:rsidRPr="002C2042" w:rsidRDefault="003C4E82" w:rsidP="00C01B30">
            <w:pPr>
              <w:pStyle w:val="a0"/>
              <w:snapToGrid w:val="0"/>
              <w:ind w:firstLineChars="0" w:firstLine="0"/>
              <w:jc w:val="left"/>
              <w:rPr>
                <w:i/>
                <w:sz w:val="15"/>
                <w:szCs w:val="21"/>
              </w:rPr>
            </w:pPr>
            <w:r w:rsidRPr="002C2042">
              <w:rPr>
                <w:rFonts w:hint="eastAsia"/>
                <w:i/>
                <w:sz w:val="15"/>
                <w:szCs w:val="21"/>
              </w:rPr>
              <w:t>n-seq, n-gram</w:t>
            </w:r>
          </w:p>
        </w:tc>
        <w:tc>
          <w:tcPr>
            <w:tcW w:w="3501" w:type="pct"/>
            <w:tcBorders>
              <w:top w:val="nil"/>
              <w:bottom w:val="nil"/>
            </w:tcBorders>
          </w:tcPr>
          <w:p w:rsidR="003C4E82" w:rsidRPr="00B202E7" w:rsidRDefault="003C4E82" w:rsidP="00C01B30">
            <w:pPr>
              <w:pStyle w:val="a0"/>
              <w:snapToGrid w:val="0"/>
              <w:ind w:firstLineChars="0" w:firstLine="0"/>
              <w:jc w:val="left"/>
              <w:rPr>
                <w:sz w:val="15"/>
                <w:szCs w:val="21"/>
              </w:rPr>
            </w:pPr>
            <w:r>
              <w:rPr>
                <w:rFonts w:hint="eastAsia"/>
                <w:sz w:val="15"/>
                <w:szCs w:val="21"/>
              </w:rPr>
              <w:t>长度为</w:t>
            </w:r>
            <w:r w:rsidRPr="002C2042">
              <w:rPr>
                <w:rFonts w:hint="eastAsia"/>
                <w:i/>
                <w:sz w:val="15"/>
                <w:szCs w:val="21"/>
              </w:rPr>
              <w:t>n</w:t>
            </w:r>
            <w:r>
              <w:rPr>
                <w:rFonts w:hint="eastAsia"/>
                <w:sz w:val="15"/>
                <w:szCs w:val="21"/>
              </w:rPr>
              <w:t>的序列</w:t>
            </w:r>
          </w:p>
        </w:tc>
      </w:tr>
      <w:tr w:rsidR="003C4E82" w:rsidRPr="00BC64B5" w:rsidTr="005356BA">
        <w:trPr>
          <w:trHeight w:val="170"/>
          <w:jc w:val="center"/>
        </w:trPr>
        <w:tc>
          <w:tcPr>
            <w:tcW w:w="1499" w:type="pct"/>
            <w:tcBorders>
              <w:top w:val="nil"/>
              <w:bottom w:val="nil"/>
            </w:tcBorders>
          </w:tcPr>
          <w:p w:rsidR="003C4E82" w:rsidRPr="002C2042" w:rsidRDefault="003C4E82" w:rsidP="00C01B30">
            <w:pPr>
              <w:pStyle w:val="a0"/>
              <w:snapToGrid w:val="0"/>
              <w:ind w:firstLineChars="0" w:firstLine="0"/>
              <w:jc w:val="left"/>
              <w:rPr>
                <w:i/>
                <w:sz w:val="15"/>
                <w:szCs w:val="21"/>
              </w:rPr>
            </w:pPr>
            <m:oMathPara>
              <m:oMath>
                <m:r>
                  <w:rPr>
                    <w:rFonts w:ascii="Cambria Math" w:hAnsi="Cambria Math"/>
                    <w:sz w:val="15"/>
                  </w:rPr>
                  <m:t>τ</m:t>
                </m:r>
              </m:oMath>
            </m:oMathPara>
          </w:p>
        </w:tc>
        <w:tc>
          <w:tcPr>
            <w:tcW w:w="3501" w:type="pct"/>
            <w:tcBorders>
              <w:top w:val="nil"/>
              <w:bottom w:val="nil"/>
            </w:tcBorders>
          </w:tcPr>
          <w:p w:rsidR="003C4E82" w:rsidRDefault="003C4E82" w:rsidP="00C01B30">
            <w:pPr>
              <w:pStyle w:val="a0"/>
              <w:snapToGrid w:val="0"/>
              <w:ind w:firstLineChars="0" w:firstLine="0"/>
              <w:jc w:val="left"/>
              <w:rPr>
                <w:sz w:val="15"/>
                <w:szCs w:val="21"/>
              </w:rPr>
            </w:pPr>
            <w:r>
              <w:rPr>
                <w:rFonts w:hint="eastAsia"/>
                <w:sz w:val="15"/>
                <w:szCs w:val="21"/>
              </w:rPr>
              <w:t>序列数据集对应项集合</w:t>
            </w:r>
          </w:p>
        </w:tc>
      </w:tr>
      <w:tr w:rsidR="005356BA" w:rsidRPr="00BC64B5" w:rsidTr="006D686B">
        <w:trPr>
          <w:trHeight w:val="170"/>
          <w:jc w:val="center"/>
        </w:trPr>
        <w:tc>
          <w:tcPr>
            <w:tcW w:w="1499" w:type="pct"/>
            <w:tcBorders>
              <w:top w:val="nil"/>
            </w:tcBorders>
          </w:tcPr>
          <w:p w:rsidR="005356BA" w:rsidRDefault="00C1549E" w:rsidP="00C1549E">
            <w:pPr>
              <w:pStyle w:val="a0"/>
              <w:snapToGrid w:val="0"/>
              <w:ind w:firstLineChars="0" w:firstLine="0"/>
              <w:jc w:val="left"/>
              <w:rPr>
                <w:sz w:val="15"/>
              </w:rPr>
            </w:pPr>
            <w:r w:rsidRPr="00C1549E">
              <w:rPr>
                <w:position w:val="-4"/>
                <w:sz w:val="15"/>
              </w:rPr>
              <w:object w:dxaOrig="380" w:dyaOrig="180">
                <v:shape id="_x0000_i1252" type="#_x0000_t75" style="width:19pt;height:9pt" o:ole="">
                  <v:imagedata r:id="rId463" o:title=""/>
                </v:shape>
                <o:OLEObject Type="Embed" ProgID="Equation.DSMT4" ShapeID="_x0000_i1252" DrawAspect="Content" ObjectID="_1461351805" r:id="rId464"/>
              </w:object>
            </w:r>
          </w:p>
        </w:tc>
        <w:tc>
          <w:tcPr>
            <w:tcW w:w="3501" w:type="pct"/>
            <w:tcBorders>
              <w:top w:val="nil"/>
            </w:tcBorders>
          </w:tcPr>
          <w:p w:rsidR="005356BA" w:rsidRDefault="005356BA" w:rsidP="00C01B30">
            <w:pPr>
              <w:pStyle w:val="a0"/>
              <w:snapToGrid w:val="0"/>
              <w:ind w:firstLineChars="0" w:firstLine="0"/>
              <w:jc w:val="left"/>
              <w:rPr>
                <w:sz w:val="15"/>
                <w:szCs w:val="21"/>
              </w:rPr>
            </w:pPr>
            <w:r>
              <w:rPr>
                <w:rFonts w:hint="eastAsia"/>
                <w:sz w:val="15"/>
                <w:szCs w:val="21"/>
              </w:rPr>
              <w:t>经验值</w:t>
            </w:r>
            <w:r>
              <w:rPr>
                <w:rFonts w:hint="eastAsia"/>
                <w:sz w:val="15"/>
                <w:szCs w:val="21"/>
              </w:rPr>
              <w:t xml:space="preserve"> 0.85</w:t>
            </w:r>
          </w:p>
        </w:tc>
      </w:tr>
    </w:tbl>
    <w:p w:rsidR="00F002BA" w:rsidRPr="00CD616F" w:rsidRDefault="008827D7" w:rsidP="003B5BD5">
      <w:pPr>
        <w:pStyle w:val="affa"/>
        <w:numPr>
          <w:ilvl w:val="0"/>
          <w:numId w:val="16"/>
        </w:numPr>
        <w:autoSpaceDE w:val="0"/>
        <w:spacing w:beforeLines="50" w:before="156" w:afterLines="50" w:after="156"/>
        <w:ind w:firstLineChars="0"/>
        <w:jc w:val="left"/>
        <w:rPr>
          <w:rFonts w:ascii="宋体" w:hAnsi="宋体"/>
          <w:b/>
          <w:szCs w:val="21"/>
        </w:rPr>
      </w:pPr>
      <w:r w:rsidRPr="00CD616F">
        <w:rPr>
          <w:rFonts w:ascii="宋体" w:hAnsi="宋体" w:hint="eastAsia"/>
          <w:b/>
          <w:szCs w:val="21"/>
        </w:rPr>
        <w:t>定理</w:t>
      </w:r>
      <w:r w:rsidR="00F002BA" w:rsidRPr="00CD616F">
        <w:rPr>
          <w:rFonts w:ascii="宋体" w:hAnsi="宋体" w:hint="eastAsia"/>
          <w:b/>
          <w:szCs w:val="21"/>
        </w:rPr>
        <w:t>证明</w:t>
      </w:r>
    </w:p>
    <w:p w:rsidR="00F62455" w:rsidRDefault="00071DE7" w:rsidP="003B5BD5">
      <w:pPr>
        <w:pStyle w:val="affa"/>
        <w:numPr>
          <w:ilvl w:val="1"/>
          <w:numId w:val="16"/>
        </w:numPr>
        <w:autoSpaceDE w:val="0"/>
        <w:spacing w:afterLines="25" w:after="78"/>
        <w:ind w:firstLineChars="0"/>
        <w:jc w:val="left"/>
        <w:rPr>
          <w:rFonts w:ascii="宋体" w:hAnsi="宋体"/>
          <w:b/>
          <w:szCs w:val="21"/>
        </w:rPr>
      </w:pPr>
      <w:r>
        <w:rPr>
          <w:rFonts w:ascii="宋体" w:hAnsi="宋体" w:hint="eastAsia"/>
          <w:b/>
          <w:szCs w:val="21"/>
        </w:rPr>
        <w:t>定</w:t>
      </w:r>
      <w:r w:rsidR="00CA66B9" w:rsidRPr="00CA66B9">
        <w:rPr>
          <w:rFonts w:ascii="宋体" w:hAnsi="宋体" w:hint="eastAsia"/>
          <w:b/>
          <w:szCs w:val="21"/>
        </w:rPr>
        <w:t>理</w:t>
      </w:r>
      <w:r>
        <w:rPr>
          <w:rFonts w:ascii="宋体" w:hAnsi="宋体" w:hint="eastAsia"/>
          <w:b/>
          <w:szCs w:val="21"/>
        </w:rPr>
        <w:t>2</w:t>
      </w:r>
    </w:p>
    <w:p w:rsidR="003D7DA7" w:rsidRPr="003D7DA7" w:rsidRDefault="00071DE7" w:rsidP="00071DE7">
      <w:pPr>
        <w:pStyle w:val="a0"/>
        <w:snapToGrid w:val="0"/>
        <w:spacing w:line="245" w:lineRule="auto"/>
        <w:ind w:firstLine="361"/>
        <w:rPr>
          <w:kern w:val="20"/>
          <w:szCs w:val="18"/>
        </w:rPr>
      </w:pPr>
      <w:r w:rsidRPr="00071DE7">
        <w:rPr>
          <w:rFonts w:hint="eastAsia"/>
          <w:b/>
          <w:kern w:val="20"/>
          <w:szCs w:val="18"/>
        </w:rPr>
        <w:t>定理</w:t>
      </w:r>
      <w:r w:rsidRPr="00071DE7">
        <w:rPr>
          <w:rFonts w:hint="eastAsia"/>
          <w:b/>
          <w:kern w:val="20"/>
          <w:szCs w:val="18"/>
        </w:rPr>
        <w:t>2.</w:t>
      </w:r>
      <w:r w:rsidR="003D7DA7" w:rsidRPr="003D7DA7">
        <w:rPr>
          <w:rFonts w:hint="eastAsia"/>
          <w:kern w:val="20"/>
          <w:szCs w:val="18"/>
        </w:rPr>
        <w:t>(</w:t>
      </w:r>
      <w:r w:rsidR="003D7DA7" w:rsidRPr="003D7DA7">
        <w:rPr>
          <w:rFonts w:hint="eastAsia"/>
          <w:kern w:val="20"/>
          <w:szCs w:val="18"/>
        </w:rPr>
        <w:t>支持度计数敏感度</w:t>
      </w:r>
      <w:r w:rsidR="003D7DA7" w:rsidRPr="003D7DA7">
        <w:rPr>
          <w:rFonts w:hint="eastAsia"/>
          <w:kern w:val="20"/>
          <w:szCs w:val="18"/>
        </w:rPr>
        <w:t xml:space="preserve">) </w:t>
      </w:r>
      <w:r w:rsidR="003D7DA7" w:rsidRPr="003D7DA7">
        <w:rPr>
          <w:rFonts w:hint="eastAsia"/>
          <w:kern w:val="20"/>
          <w:szCs w:val="18"/>
        </w:rPr>
        <w:t>已知</w:t>
      </w:r>
      <m:oMath>
        <m:r>
          <w:rPr>
            <w:rFonts w:ascii="Cambria Math" w:hAnsi="Cambria Math"/>
            <w:szCs w:val="18"/>
          </w:rPr>
          <m:t>DB</m:t>
        </m:r>
      </m:oMath>
      <w:r w:rsidR="003D7DA7" w:rsidRPr="003D7DA7">
        <w:rPr>
          <w:rFonts w:hint="eastAsia"/>
          <w:kern w:val="20"/>
          <w:szCs w:val="18"/>
        </w:rPr>
        <w:t>最大序列长度</w:t>
      </w:r>
      <m:oMath>
        <m:sSub>
          <m:sSubPr>
            <m:ctrlPr>
              <w:rPr>
                <w:rFonts w:ascii="Cambria Math" w:hAnsi="Cambria Math"/>
                <w:i/>
                <w:szCs w:val="18"/>
              </w:rPr>
            </m:ctrlPr>
          </m:sSubPr>
          <m:e>
            <m:r>
              <w:rPr>
                <w:rFonts w:ascii="Cambria Math" w:hAnsi="Cambria Math" w:hint="eastAsia"/>
                <w:szCs w:val="18"/>
              </w:rPr>
              <m:t>l</m:t>
            </m:r>
          </m:e>
          <m:sub>
            <m:r>
              <w:rPr>
                <w:rFonts w:ascii="Cambria Math" w:hAnsi="Cambria Math" w:hint="eastAsia"/>
                <w:szCs w:val="18"/>
                <w:vertAlign w:val="subscript"/>
              </w:rPr>
              <m:t>max</m:t>
            </m:r>
          </m:sub>
        </m:sSub>
      </m:oMath>
      <w:r w:rsidR="003D7DA7" w:rsidRPr="003D7DA7">
        <w:rPr>
          <w:rFonts w:hint="eastAsia"/>
          <w:kern w:val="20"/>
          <w:szCs w:val="18"/>
        </w:rPr>
        <w:t xml:space="preserve">, </w:t>
      </w:r>
      <w:r w:rsidR="003D7DA7" w:rsidRPr="003D7DA7">
        <w:rPr>
          <w:rFonts w:hint="eastAsia"/>
          <w:kern w:val="20"/>
          <w:szCs w:val="18"/>
        </w:rPr>
        <w:t>设查询函数</w:t>
      </w:r>
      <m:oMath>
        <m:r>
          <w:rPr>
            <w:rFonts w:ascii="Cambria Math" w:hAnsi="Cambria Math"/>
            <w:kern w:val="20"/>
            <w:szCs w:val="18"/>
          </w:rPr>
          <m:t>q</m:t>
        </m:r>
        <m:r>
          <m:rPr>
            <m:sty m:val="p"/>
          </m:rPr>
          <w:rPr>
            <w:rFonts w:ascii="Cambria Math" w:hAnsi="Cambria Math"/>
            <w:kern w:val="20"/>
            <w:szCs w:val="18"/>
          </w:rPr>
          <m:t>=[</m:t>
        </m:r>
        <m:sSub>
          <m:sSubPr>
            <m:ctrlPr>
              <w:rPr>
                <w:rFonts w:ascii="Cambria Math" w:hAnsi="Cambria Math"/>
                <w:kern w:val="20"/>
                <w:szCs w:val="18"/>
              </w:rPr>
            </m:ctrlPr>
          </m:sSubPr>
          <m:e>
            <m:r>
              <w:rPr>
                <w:rFonts w:ascii="Cambria Math" w:hAnsi="Cambria Math"/>
                <w:kern w:val="20"/>
                <w:szCs w:val="18"/>
              </w:rPr>
              <m:t>p</m:t>
            </m:r>
          </m:e>
          <m:sub>
            <m:r>
              <w:rPr>
                <w:rFonts w:ascii="Cambria Math" w:hAnsi="Cambria Math"/>
                <w:kern w:val="20"/>
                <w:szCs w:val="18"/>
              </w:rPr>
              <m:t>1</m:t>
            </m:r>
          </m:sub>
        </m:sSub>
        <m:r>
          <m:rPr>
            <m:sty m:val="p"/>
          </m:rPr>
          <w:rPr>
            <w:rFonts w:ascii="Cambria Math" w:hAnsi="Cambria Math"/>
            <w:kern w:val="20"/>
            <w:szCs w:val="18"/>
          </w:rPr>
          <m:t>,</m:t>
        </m:r>
        <m:sSub>
          <m:sSubPr>
            <m:ctrlPr>
              <w:rPr>
                <w:rFonts w:ascii="Cambria Math" w:hAnsi="Cambria Math"/>
                <w:kern w:val="20"/>
                <w:szCs w:val="18"/>
              </w:rPr>
            </m:ctrlPr>
          </m:sSubPr>
          <m:e>
            <m:r>
              <w:rPr>
                <w:rFonts w:ascii="Cambria Math" w:hAnsi="Cambria Math"/>
                <w:kern w:val="20"/>
                <w:szCs w:val="18"/>
              </w:rPr>
              <m:t>p</m:t>
            </m:r>
          </m:e>
          <m:sub>
            <m:r>
              <w:rPr>
                <w:rFonts w:ascii="Cambria Math" w:hAnsi="Cambria Math"/>
                <w:kern w:val="20"/>
                <w:szCs w:val="18"/>
              </w:rPr>
              <m:t>2</m:t>
            </m:r>
          </m:sub>
        </m:sSub>
        <m:r>
          <w:rPr>
            <w:rFonts w:ascii="Cambria Math" w:hAnsi="Cambria Math"/>
            <w:kern w:val="20"/>
            <w:szCs w:val="18"/>
          </w:rPr>
          <m:t>,⋯,</m:t>
        </m:r>
        <m:sSub>
          <m:sSubPr>
            <m:ctrlPr>
              <w:rPr>
                <w:rFonts w:ascii="Cambria Math" w:hAnsi="Cambria Math"/>
                <w:kern w:val="20"/>
                <w:szCs w:val="18"/>
              </w:rPr>
            </m:ctrlPr>
          </m:sSubPr>
          <m:e>
            <m:r>
              <w:rPr>
                <w:rFonts w:ascii="Cambria Math" w:hAnsi="Cambria Math"/>
                <w:kern w:val="20"/>
                <w:szCs w:val="18"/>
              </w:rPr>
              <m:t>p</m:t>
            </m:r>
          </m:e>
          <m:sub>
            <m:r>
              <w:rPr>
                <w:rFonts w:ascii="Cambria Math" w:hAnsi="Cambria Math"/>
                <w:kern w:val="20"/>
                <w:szCs w:val="18"/>
              </w:rPr>
              <m:t>n</m:t>
            </m:r>
          </m:sub>
        </m:sSub>
        <m:r>
          <m:rPr>
            <m:sty m:val="p"/>
          </m:rPr>
          <w:rPr>
            <w:rFonts w:ascii="Cambria Math" w:hAnsi="Cambria Math"/>
            <w:kern w:val="20"/>
            <w:szCs w:val="18"/>
          </w:rPr>
          <m:t>]</m:t>
        </m:r>
      </m:oMath>
      <w:r w:rsidR="003D7DA7" w:rsidRPr="003D7DA7">
        <w:rPr>
          <w:rFonts w:hint="eastAsia"/>
          <w:kern w:val="20"/>
          <w:szCs w:val="18"/>
        </w:rPr>
        <w:t>用以计算特定序列模式的支持度计数</w:t>
      </w:r>
      <w:r w:rsidR="003D7DA7" w:rsidRPr="003D7DA7">
        <w:rPr>
          <w:rFonts w:hint="eastAsia"/>
          <w:kern w:val="20"/>
          <w:szCs w:val="18"/>
        </w:rPr>
        <w:t xml:space="preserve">, </w:t>
      </w:r>
      <w:r w:rsidR="003D7DA7" w:rsidRPr="003D7DA7">
        <w:rPr>
          <w:rFonts w:hint="eastAsia"/>
          <w:kern w:val="20"/>
          <w:szCs w:val="18"/>
        </w:rPr>
        <w:t>其中任一序列模式</w:t>
      </w:r>
      <m:oMath>
        <m:sSub>
          <m:sSubPr>
            <m:ctrlPr>
              <w:rPr>
                <w:rFonts w:ascii="Cambria Math" w:hAnsi="Cambria Math"/>
                <w:kern w:val="20"/>
                <w:szCs w:val="18"/>
              </w:rPr>
            </m:ctrlPr>
          </m:sSubPr>
          <m:e>
            <m:r>
              <w:rPr>
                <w:rFonts w:ascii="Cambria Math" w:hAnsi="Cambria Math"/>
                <w:kern w:val="20"/>
                <w:szCs w:val="18"/>
              </w:rPr>
              <m:t>p</m:t>
            </m:r>
          </m:e>
          <m:sub>
            <m:r>
              <w:rPr>
                <w:rFonts w:ascii="Cambria Math" w:hAnsi="Cambria Math"/>
                <w:kern w:val="20"/>
                <w:szCs w:val="18"/>
              </w:rPr>
              <m:t>i</m:t>
            </m:r>
          </m:sub>
        </m:sSub>
      </m:oMath>
      <w:r w:rsidR="003D7DA7" w:rsidRPr="003D7DA7">
        <w:rPr>
          <w:rFonts w:hint="eastAsia"/>
          <w:kern w:val="20"/>
          <w:szCs w:val="18"/>
        </w:rPr>
        <w:t>长度满足</w:t>
      </w:r>
      <m:oMath>
        <m:d>
          <m:dPr>
            <m:begChr m:val="|"/>
            <m:endChr m:val="|"/>
            <m:ctrlPr>
              <w:rPr>
                <w:rFonts w:ascii="Cambria Math" w:hAnsi="Cambria Math"/>
                <w:i/>
                <w:szCs w:val="18"/>
              </w:rPr>
            </m:ctrlPr>
          </m:dPr>
          <m:e>
            <m:sSub>
              <m:sSubPr>
                <m:ctrlPr>
                  <w:rPr>
                    <w:rFonts w:ascii="Cambria Math" w:hAnsi="Cambria Math"/>
                    <w:kern w:val="20"/>
                    <w:szCs w:val="18"/>
                  </w:rPr>
                </m:ctrlPr>
              </m:sSubPr>
              <m:e>
                <m:r>
                  <w:rPr>
                    <w:rFonts w:ascii="Cambria Math" w:hAnsi="Cambria Math"/>
                    <w:kern w:val="20"/>
                    <w:szCs w:val="18"/>
                  </w:rPr>
                  <m:t>p</m:t>
                </m:r>
              </m:e>
              <m:sub>
                <m:r>
                  <w:rPr>
                    <w:rFonts w:ascii="Cambria Math" w:hAnsi="Cambria Math"/>
                    <w:kern w:val="20"/>
                    <w:szCs w:val="18"/>
                  </w:rPr>
                  <m:t>i</m:t>
                </m:r>
              </m:sub>
            </m:sSub>
            <m:ctrlPr>
              <w:rPr>
                <w:rFonts w:ascii="Cambria Math" w:hAnsi="Cambria Math"/>
                <w:szCs w:val="18"/>
              </w:rPr>
            </m:ctrlPr>
          </m:e>
        </m:d>
        <m:r>
          <m:rPr>
            <m:sty m:val="p"/>
          </m:rPr>
          <w:rPr>
            <w:rFonts w:ascii="Cambria Math" w:hAnsi="Cambria Math"/>
            <w:szCs w:val="18"/>
          </w:rPr>
          <m:t>∈</m:t>
        </m:r>
        <m:r>
          <w:rPr>
            <w:rFonts w:ascii="Cambria Math" w:hAnsi="Cambria Math"/>
            <w:szCs w:val="18"/>
          </w:rPr>
          <m:t>I=</m:t>
        </m:r>
        <m:d>
          <m:dPr>
            <m:begChr m:val="["/>
            <m:endChr m:val="]"/>
            <m:ctrlPr>
              <w:rPr>
                <w:rFonts w:ascii="Cambria Math" w:hAnsi="Cambria Math"/>
                <w:szCs w:val="18"/>
              </w:rPr>
            </m:ctrlPr>
          </m:dPr>
          <m:e>
            <m:sSub>
              <m:sSubPr>
                <m:ctrlPr>
                  <w:rPr>
                    <w:rFonts w:ascii="Cambria Math" w:hAnsi="Cambria Math"/>
                    <w:szCs w:val="18"/>
                  </w:rPr>
                </m:ctrlPr>
              </m:sSubPr>
              <m:e>
                <m:r>
                  <w:rPr>
                    <w:rFonts w:ascii="Cambria Math" w:hAnsi="Cambria Math"/>
                    <w:szCs w:val="18"/>
                  </w:rPr>
                  <m:t>q</m:t>
                </m:r>
              </m:e>
              <m:sub>
                <m:r>
                  <w:rPr>
                    <w:rFonts w:ascii="Cambria Math" w:hAnsi="Cambria Math"/>
                    <w:szCs w:val="18"/>
                  </w:rPr>
                  <m:t>min</m:t>
                </m:r>
              </m:sub>
            </m:sSub>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q</m:t>
                </m:r>
              </m:e>
              <m:sub>
                <m:r>
                  <w:rPr>
                    <w:rFonts w:ascii="Cambria Math" w:hAnsi="Cambria Math"/>
                    <w:szCs w:val="18"/>
                  </w:rPr>
                  <m:t>max</m:t>
                </m:r>
              </m:sub>
            </m:sSub>
          </m:e>
        </m:d>
        <m:r>
          <m:rPr>
            <m:sty m:val="p"/>
          </m:rPr>
          <w:rPr>
            <w:rFonts w:ascii="Cambria Math" w:hAnsi="Cambria Math"/>
            <w:szCs w:val="18"/>
          </w:rPr>
          <m:t>, 1≤</m:t>
        </m:r>
        <m:sSub>
          <m:sSubPr>
            <m:ctrlPr>
              <w:rPr>
                <w:rFonts w:ascii="Cambria Math" w:hAnsi="Cambria Math"/>
                <w:szCs w:val="18"/>
              </w:rPr>
            </m:ctrlPr>
          </m:sSubPr>
          <m:e>
            <m:r>
              <w:rPr>
                <w:rFonts w:ascii="Cambria Math" w:hAnsi="Cambria Math"/>
                <w:szCs w:val="18"/>
              </w:rPr>
              <m:t>q</m:t>
            </m:r>
          </m:e>
          <m:sub>
            <m:r>
              <w:rPr>
                <w:rFonts w:ascii="Cambria Math" w:hAnsi="Cambria Math"/>
                <w:szCs w:val="18"/>
              </w:rPr>
              <m:t>min</m:t>
            </m:r>
          </m:sub>
        </m:sSub>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q</m:t>
            </m:r>
          </m:e>
          <m:sub>
            <m:r>
              <w:rPr>
                <w:rFonts w:ascii="Cambria Math" w:hAnsi="Cambria Math"/>
                <w:szCs w:val="18"/>
              </w:rPr>
              <m:t>max</m:t>
            </m:r>
          </m:sub>
        </m:sSub>
      </m:oMath>
      <w:r w:rsidR="003D7DA7" w:rsidRPr="003D7DA7">
        <w:rPr>
          <w:rFonts w:hint="eastAsia"/>
          <w:szCs w:val="18"/>
        </w:rPr>
        <w:t xml:space="preserve">, </w:t>
      </w:r>
      <w:r w:rsidR="003D7DA7" w:rsidRPr="003D7DA7">
        <w:rPr>
          <w:rFonts w:hint="eastAsia"/>
          <w:szCs w:val="18"/>
        </w:rPr>
        <w:t>则全局敏感度满足</w:t>
      </w:r>
      <w:r w:rsidR="003D7DA7" w:rsidRPr="003D7DA7">
        <w:rPr>
          <w:rFonts w:hint="eastAsia"/>
          <w:szCs w:val="18"/>
        </w:rPr>
        <w:t>:</w:t>
      </w:r>
    </w:p>
    <w:tbl>
      <w:tblPr>
        <w:tblStyle w:val="af2"/>
        <w:tblW w:w="482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850"/>
      </w:tblGrid>
      <w:tr w:rsidR="003D7DA7" w:rsidRPr="009B2E1A" w:rsidTr="00A202D9">
        <w:trPr>
          <w:trHeight w:val="65"/>
        </w:trPr>
        <w:tc>
          <w:tcPr>
            <w:tcW w:w="3970" w:type="dxa"/>
            <w:vAlign w:val="center"/>
          </w:tcPr>
          <w:p w:rsidR="003D7DA7" w:rsidRPr="00A30830" w:rsidRDefault="003D7DA7" w:rsidP="003D7DA7">
            <w:pPr>
              <w:pStyle w:val="a0"/>
              <w:spacing w:beforeLines="25" w:before="78" w:afterLines="25" w:after="78"/>
              <w:ind w:left="374" w:firstLineChars="0" w:firstLine="0"/>
              <w:jc w:val="center"/>
              <w:rPr>
                <w:kern w:val="20"/>
                <w:szCs w:val="18"/>
              </w:rPr>
            </w:pPr>
            <m:oMathPara>
              <m:oMath>
                <m:r>
                  <w:rPr>
                    <w:rFonts w:ascii="Cambria Math" w:hAnsi="Cambria Math"/>
                    <w:szCs w:val="21"/>
                  </w:rPr>
                  <m:t>GS(q)≤∆I∙</m:t>
                </m:r>
                <m:sSub>
                  <m:sSubPr>
                    <m:ctrlPr>
                      <w:rPr>
                        <w:rFonts w:ascii="Cambria Math" w:hAnsi="Cambria Math"/>
                        <w:i/>
                        <w:sz w:val="21"/>
                        <w:szCs w:val="21"/>
                      </w:rPr>
                    </m:ctrlPr>
                  </m:sSubPr>
                  <m:e>
                    <m:r>
                      <w:rPr>
                        <w:rFonts w:ascii="Cambria Math" w:hAnsi="Cambria Math" w:hint="eastAsia"/>
                        <w:sz w:val="21"/>
                        <w:szCs w:val="21"/>
                      </w:rPr>
                      <m:t>l</m:t>
                    </m:r>
                  </m:e>
                  <m:sub>
                    <m:r>
                      <w:rPr>
                        <w:rFonts w:ascii="Cambria Math" w:hAnsi="Cambria Math" w:hint="eastAsia"/>
                        <w:sz w:val="21"/>
                        <w:szCs w:val="21"/>
                        <w:vertAlign w:val="subscript"/>
                      </w:rPr>
                      <m:t>max</m:t>
                    </m:r>
                  </m:sub>
                </m:sSub>
                <m:r>
                  <m:rPr>
                    <m:sty m:val="p"/>
                  </m:rPr>
                  <w:rPr>
                    <w:rFonts w:ascii="Cambria Math" w:hAnsi="Cambria Math"/>
                    <w:szCs w:val="21"/>
                  </w:rPr>
                  <m:t xml:space="preserve">, </m:t>
                </m:r>
                <m:r>
                  <w:rPr>
                    <w:rFonts w:ascii="Cambria Math" w:hAnsi="Cambria Math"/>
                    <w:szCs w:val="21"/>
                  </w:rPr>
                  <m:t>∆I=</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min</m:t>
                    </m:r>
                  </m:sub>
                </m:sSub>
                <m:r>
                  <w:rPr>
                    <w:rFonts w:ascii="Cambria Math" w:hAnsi="Cambria Math"/>
                    <w:szCs w:val="21"/>
                  </w:rPr>
                  <m:t>+1</m:t>
                </m:r>
              </m:oMath>
            </m:oMathPara>
          </w:p>
        </w:tc>
        <w:tc>
          <w:tcPr>
            <w:tcW w:w="850" w:type="dxa"/>
            <w:vAlign w:val="center"/>
          </w:tcPr>
          <w:p w:rsidR="003D7DA7" w:rsidRPr="009B2E1A" w:rsidRDefault="003D7DA7" w:rsidP="003B5BD5">
            <w:pPr>
              <w:pStyle w:val="a0"/>
              <w:numPr>
                <w:ilvl w:val="0"/>
                <w:numId w:val="20"/>
              </w:numPr>
              <w:ind w:right="180" w:firstLineChars="0"/>
              <w:jc w:val="right"/>
              <w:rPr>
                <w:szCs w:val="18"/>
              </w:rPr>
            </w:pPr>
          </w:p>
        </w:tc>
      </w:tr>
    </w:tbl>
    <w:p w:rsidR="00CA66B9" w:rsidRPr="00CA66B9" w:rsidRDefault="00CA66B9" w:rsidP="00CA66B9">
      <w:pPr>
        <w:pStyle w:val="a0"/>
        <w:ind w:firstLine="360"/>
        <w:rPr>
          <w:szCs w:val="21"/>
        </w:rPr>
      </w:pPr>
      <w:r w:rsidRPr="00CA66B9">
        <w:rPr>
          <w:rFonts w:ascii="仿宋_GB2312" w:eastAsia="仿宋_GB2312" w:hint="eastAsia"/>
          <w:szCs w:val="21"/>
        </w:rPr>
        <w:t>证明</w:t>
      </w:r>
      <w:r w:rsidRPr="00CA66B9">
        <w:rPr>
          <w:rFonts w:hint="eastAsia"/>
          <w:szCs w:val="21"/>
        </w:rPr>
        <w:t>.</w:t>
      </w:r>
      <w:r>
        <w:rPr>
          <w:rFonts w:hint="eastAsia"/>
          <w:szCs w:val="21"/>
        </w:rPr>
        <w:t xml:space="preserve"> </w:t>
      </w:r>
      <w:r>
        <w:rPr>
          <w:rFonts w:hint="eastAsia"/>
          <w:szCs w:val="21"/>
        </w:rPr>
        <w:t>给定一条序列记录</w:t>
      </w:r>
      <w:r w:rsidRPr="0043113F">
        <w:rPr>
          <w:rFonts w:hint="eastAsia"/>
          <w:i/>
          <w:szCs w:val="21"/>
        </w:rPr>
        <w:t>x</w:t>
      </w:r>
      <w:r>
        <w:rPr>
          <w:rFonts w:hint="eastAsia"/>
          <w:szCs w:val="21"/>
        </w:rPr>
        <w:t>和长度满足</w:t>
      </w:r>
      <m:oMath>
        <m:r>
          <w:rPr>
            <w:rFonts w:ascii="Cambria Math" w:hAnsi="Cambria Math"/>
            <w:szCs w:val="21"/>
          </w:rPr>
          <m:t>j∈I</m:t>
        </m:r>
      </m:oMath>
      <w:r>
        <w:rPr>
          <w:rFonts w:hint="eastAsia"/>
          <w:szCs w:val="21"/>
        </w:rPr>
        <w:t xml:space="preserve"> </w:t>
      </w:r>
      <w:r>
        <w:rPr>
          <w:rFonts w:hint="eastAsia"/>
          <w:szCs w:val="21"/>
        </w:rPr>
        <w:t>的序列模式</w:t>
      </w:r>
      <w:r w:rsidRPr="0043113F">
        <w:rPr>
          <w:rFonts w:hint="eastAsia"/>
          <w:i/>
          <w:szCs w:val="21"/>
        </w:rPr>
        <w:t>p</w:t>
      </w:r>
      <w:r>
        <w:rPr>
          <w:rFonts w:hint="eastAsia"/>
          <w:szCs w:val="21"/>
        </w:rPr>
        <w:t xml:space="preserve">, </w:t>
      </w:r>
      <w:r w:rsidRPr="0043113F">
        <w:rPr>
          <w:rFonts w:hint="eastAsia"/>
          <w:i/>
          <w:szCs w:val="21"/>
        </w:rPr>
        <w:t>x</w:t>
      </w:r>
      <w:r>
        <w:rPr>
          <w:rFonts w:hint="eastAsia"/>
          <w:szCs w:val="21"/>
        </w:rPr>
        <w:t>中出现</w:t>
      </w:r>
      <w:r w:rsidR="0043113F" w:rsidRPr="0043113F">
        <w:rPr>
          <w:rFonts w:hint="eastAsia"/>
          <w:i/>
          <w:szCs w:val="21"/>
        </w:rPr>
        <w:t>p</w:t>
      </w:r>
      <w:r w:rsidR="0043113F" w:rsidRPr="0043113F">
        <w:rPr>
          <w:rFonts w:hint="eastAsia"/>
          <w:szCs w:val="21"/>
        </w:rPr>
        <w:t>的</w:t>
      </w:r>
      <w:r w:rsidR="0043113F">
        <w:rPr>
          <w:rFonts w:hint="eastAsia"/>
          <w:szCs w:val="21"/>
        </w:rPr>
        <w:t>计数最大值为</w:t>
      </w:r>
      <m:oMath>
        <m:d>
          <m:dPr>
            <m:begChr m:val="|"/>
            <m:endChr m:val="|"/>
            <m:ctrlPr>
              <w:rPr>
                <w:rFonts w:ascii="Cambria Math" w:hAnsi="Cambria Math"/>
                <w:i/>
                <w:szCs w:val="21"/>
              </w:rPr>
            </m:ctrlPr>
          </m:dPr>
          <m:e>
            <m:r>
              <w:rPr>
                <w:rFonts w:ascii="Cambria Math" w:hAnsi="Cambria Math"/>
                <w:szCs w:val="21"/>
              </w:rPr>
              <m:t>x</m:t>
            </m:r>
          </m:e>
        </m:d>
        <m:r>
          <w:rPr>
            <w:rFonts w:ascii="Cambria Math" w:hAnsi="Cambria Math"/>
            <w:szCs w:val="21"/>
          </w:rPr>
          <m:t>-j+1</m:t>
        </m:r>
      </m:oMath>
      <w:r w:rsidRPr="00CA66B9">
        <w:rPr>
          <w:rFonts w:hint="eastAsia"/>
          <w:szCs w:val="21"/>
        </w:rPr>
        <w:t>.</w:t>
      </w:r>
      <w:r w:rsidR="0043113F">
        <w:rPr>
          <w:rFonts w:hint="eastAsia"/>
          <w:szCs w:val="21"/>
        </w:rPr>
        <w:t xml:space="preserve"> </w:t>
      </w:r>
      <w:r w:rsidR="0043113F">
        <w:rPr>
          <w:rFonts w:hint="eastAsia"/>
          <w:szCs w:val="21"/>
        </w:rPr>
        <w:t>若给定序列模式长度范围</w:t>
      </w:r>
      <w:r w:rsidR="0043113F">
        <w:rPr>
          <w:rFonts w:hint="eastAsia"/>
          <w:szCs w:val="21"/>
        </w:rPr>
        <w:t xml:space="preserve">I, </w:t>
      </w:r>
      <w:r w:rsidR="0043113F">
        <w:rPr>
          <w:rFonts w:hint="eastAsia"/>
          <w:szCs w:val="21"/>
        </w:rPr>
        <w:t>则最大计数满足</w:t>
      </w:r>
      <m:oMath>
        <m:nary>
          <m:naryPr>
            <m:chr m:val="∑"/>
            <m:limLoc m:val="subSup"/>
            <m:ctrlPr>
              <w:rPr>
                <w:rFonts w:ascii="Cambria Math" w:hAnsi="Cambria Math"/>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min</m:t>
                </m:r>
              </m:sub>
            </m:sSub>
          </m:sub>
          <m:sup>
            <m:sSub>
              <m:sSubPr>
                <m:ctrlPr>
                  <w:rPr>
                    <w:rFonts w:ascii="Cambria Math" w:hAnsi="Cambria Math"/>
                    <w:i/>
                    <w:szCs w:val="21"/>
                  </w:rPr>
                </m:ctrlPr>
              </m:sSubPr>
              <m:e>
                <m:r>
                  <w:rPr>
                    <w:rFonts w:ascii="Cambria Math" w:hAnsi="Cambria Math"/>
                    <w:szCs w:val="21"/>
                  </w:rPr>
                  <m:t>q</m:t>
                </m:r>
              </m:e>
              <m:sub>
                <m:r>
                  <w:rPr>
                    <w:rFonts w:ascii="Cambria Math" w:hAnsi="Cambria Math"/>
                    <w:szCs w:val="21"/>
                  </w:rPr>
                  <m:t>max</m:t>
                </m:r>
              </m:sub>
            </m:sSub>
          </m:sup>
          <m:e>
            <m:r>
              <m:rPr>
                <m:sty m:val="p"/>
              </m:rP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m:t>
                </m:r>
              </m:e>
            </m:d>
            <m:r>
              <w:rPr>
                <w:rFonts w:ascii="Cambria Math" w:hAnsi="Cambria Math"/>
                <w:szCs w:val="21"/>
              </w:rPr>
              <m:t>-j+1</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min</m:t>
                </m:r>
              </m:sub>
            </m:sSub>
            <m:r>
              <w:rPr>
                <w:rFonts w:ascii="Cambria Math" w:hAnsi="Cambria Math"/>
                <w:szCs w:val="21"/>
              </w:rPr>
              <m:t>+1</m:t>
            </m:r>
            <m:r>
              <m:rPr>
                <m:sty m:val="p"/>
              </m:rP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m:t>
                </m:r>
              </m:e>
            </m:d>
          </m:e>
        </m:nary>
      </m:oMath>
      <w:r w:rsidR="0043113F">
        <w:rPr>
          <w:rFonts w:hint="eastAsia"/>
          <w:szCs w:val="21"/>
        </w:rPr>
        <w:t xml:space="preserve">. </w:t>
      </w:r>
      <w:r w:rsidR="0043113F">
        <w:rPr>
          <w:rFonts w:hint="eastAsia"/>
          <w:szCs w:val="21"/>
        </w:rPr>
        <w:t>已知</w:t>
      </w:r>
      <w:r w:rsidR="0043113F" w:rsidRPr="0043113F">
        <w:rPr>
          <w:rFonts w:hint="eastAsia"/>
          <w:kern w:val="20"/>
        </w:rPr>
        <w:t>最大序列长度</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vertAlign w:val="subscript"/>
              </w:rPr>
              <m:t>max</m:t>
            </m:r>
          </m:sub>
        </m:sSub>
      </m:oMath>
      <w:r w:rsidR="0043113F" w:rsidRPr="0043113F">
        <w:rPr>
          <w:rFonts w:hint="eastAsia"/>
          <w:szCs w:val="21"/>
        </w:rPr>
        <w:t xml:space="preserve">, </w:t>
      </w:r>
      <w:r w:rsidR="0043113F">
        <w:rPr>
          <w:rFonts w:hint="eastAsia"/>
          <w:szCs w:val="21"/>
        </w:rPr>
        <w:t>对应支持度计数查询的全局敏感</w:t>
      </w:r>
      <w:r w:rsidR="00B21EE6">
        <w:rPr>
          <w:rFonts w:hint="eastAsia"/>
          <w:szCs w:val="21"/>
        </w:rPr>
        <w:t>度</w:t>
      </w:r>
      <w:r w:rsidR="0043113F">
        <w:rPr>
          <w:rFonts w:hint="eastAsia"/>
          <w:szCs w:val="21"/>
        </w:rPr>
        <w:t>为</w:t>
      </w:r>
      <m:oMath>
        <m:r>
          <w:rPr>
            <w:rFonts w:ascii="Cambria Math" w:hAnsi="Cambria Math"/>
            <w:szCs w:val="21"/>
          </w:rPr>
          <m:t>∆I∙</m:t>
        </m:r>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vertAlign w:val="subscript"/>
              </w:rPr>
              <m:t>max</m:t>
            </m:r>
          </m:sub>
        </m:sSub>
        <m:r>
          <w:rPr>
            <w:rFonts w:ascii="Cambria Math" w:hAnsi="Cambria Math"/>
            <w:szCs w:val="21"/>
          </w:rPr>
          <m:t>.</m:t>
        </m:r>
      </m:oMath>
    </w:p>
    <w:p w:rsidR="00CA66B9" w:rsidRDefault="00CA66B9" w:rsidP="00CA66B9">
      <w:pPr>
        <w:pStyle w:val="a0"/>
        <w:ind w:firstLine="360"/>
        <w:jc w:val="right"/>
        <w:rPr>
          <w:szCs w:val="21"/>
        </w:rPr>
      </w:pPr>
      <w:r w:rsidRPr="00CA66B9">
        <w:rPr>
          <w:rFonts w:hint="eastAsia"/>
          <w:szCs w:val="21"/>
        </w:rPr>
        <w:t>证毕</w:t>
      </w:r>
      <w:r w:rsidRPr="00CA66B9">
        <w:rPr>
          <w:rFonts w:hint="eastAsia"/>
          <w:szCs w:val="21"/>
        </w:rPr>
        <w:t>.</w:t>
      </w:r>
    </w:p>
    <w:p w:rsidR="005F1DF3" w:rsidRDefault="00BC1CBF" w:rsidP="003B5BD5">
      <w:pPr>
        <w:pStyle w:val="affa"/>
        <w:numPr>
          <w:ilvl w:val="1"/>
          <w:numId w:val="16"/>
        </w:numPr>
        <w:autoSpaceDE w:val="0"/>
        <w:spacing w:afterLines="25" w:after="78"/>
        <w:ind w:firstLineChars="0"/>
        <w:jc w:val="left"/>
        <w:rPr>
          <w:b/>
          <w:szCs w:val="21"/>
        </w:rPr>
      </w:pPr>
      <w:r w:rsidRPr="00BC1CBF">
        <w:rPr>
          <w:rFonts w:hint="eastAsia"/>
          <w:b/>
          <w:szCs w:val="21"/>
        </w:rPr>
        <w:t>定理</w:t>
      </w:r>
      <w:r w:rsidR="007C74F6">
        <w:rPr>
          <w:rFonts w:hint="eastAsia"/>
          <w:b/>
          <w:szCs w:val="21"/>
        </w:rPr>
        <w:t>1</w:t>
      </w:r>
    </w:p>
    <w:p w:rsidR="003D7DA7" w:rsidRPr="003D7DA7" w:rsidRDefault="003D7DA7" w:rsidP="003B5BD5">
      <w:pPr>
        <w:pStyle w:val="a0"/>
        <w:numPr>
          <w:ilvl w:val="0"/>
          <w:numId w:val="19"/>
        </w:numPr>
        <w:ind w:firstLineChars="0"/>
        <w:rPr>
          <w:szCs w:val="18"/>
        </w:rPr>
      </w:pPr>
      <w:r w:rsidRPr="003D7DA7">
        <w:rPr>
          <w:rFonts w:hint="eastAsia"/>
          <w:szCs w:val="18"/>
        </w:rPr>
        <w:t>(</w:t>
      </w:r>
      <w:r w:rsidRPr="003D7DA7">
        <w:rPr>
          <w:rFonts w:hint="eastAsia"/>
          <w:szCs w:val="18"/>
        </w:rPr>
        <w:t>局部变换</w:t>
      </w:r>
      <m:oMath>
        <m:r>
          <w:rPr>
            <w:rFonts w:ascii="Cambria Math" w:hAnsi="Cambria Math"/>
            <w:kern w:val="20"/>
            <w:szCs w:val="18"/>
          </w:rPr>
          <m:t>ε</m:t>
        </m:r>
      </m:oMath>
      <w:r w:rsidRPr="003D7DA7">
        <w:rPr>
          <w:rFonts w:hint="eastAsia"/>
          <w:kern w:val="20"/>
          <w:szCs w:val="18"/>
        </w:rPr>
        <w:t>-</w:t>
      </w:r>
      <w:r w:rsidRPr="003D7DA7">
        <w:rPr>
          <w:rFonts w:hint="eastAsia"/>
          <w:kern w:val="20"/>
          <w:szCs w:val="18"/>
        </w:rPr>
        <w:t>差分隐私</w:t>
      </w:r>
      <w:r w:rsidRPr="003D7DA7">
        <w:rPr>
          <w:rFonts w:hint="eastAsia"/>
          <w:szCs w:val="18"/>
          <w:vertAlign w:val="superscript"/>
        </w:rPr>
        <w:t>[2]</w:t>
      </w:r>
      <w:r w:rsidRPr="003D7DA7">
        <w:rPr>
          <w:rFonts w:hint="eastAsia"/>
          <w:szCs w:val="18"/>
        </w:rPr>
        <w:t xml:space="preserve">) </w:t>
      </w:r>
      <w:r w:rsidRPr="003D7DA7">
        <w:rPr>
          <w:rFonts w:hint="eastAsia"/>
          <w:szCs w:val="18"/>
        </w:rPr>
        <w:t>设任一局部变换</w:t>
      </w:r>
      <m:oMath>
        <m:r>
          <w:rPr>
            <w:rFonts w:ascii="Cambria Math" w:hAnsi="Cambria Math"/>
            <w:szCs w:val="18"/>
          </w:rPr>
          <m:t>r</m:t>
        </m:r>
      </m:oMath>
      <w:r w:rsidRPr="003D7DA7">
        <w:rPr>
          <w:rFonts w:hint="eastAsia"/>
          <w:szCs w:val="18"/>
        </w:rPr>
        <w:t xml:space="preserve">, </w:t>
      </w:r>
      <m:oMath>
        <m:r>
          <w:rPr>
            <w:rFonts w:ascii="Cambria Math" w:hAnsi="Cambria Math"/>
            <w:kern w:val="20"/>
            <w:szCs w:val="18"/>
          </w:rPr>
          <m:t>ε</m:t>
        </m:r>
      </m:oMath>
      <w:r w:rsidRPr="003D7DA7">
        <w:rPr>
          <w:rFonts w:hint="eastAsia"/>
          <w:kern w:val="20"/>
          <w:szCs w:val="18"/>
        </w:rPr>
        <w:t>-</w:t>
      </w:r>
      <w:r w:rsidRPr="003D7DA7">
        <w:rPr>
          <w:rFonts w:hint="eastAsia"/>
          <w:kern w:val="20"/>
          <w:szCs w:val="18"/>
        </w:rPr>
        <w:t>差分隐私算法</w:t>
      </w:r>
      <m:oMath>
        <m:r>
          <w:rPr>
            <w:rFonts w:ascii="Cambria Math" w:hAnsi="Cambria Math"/>
            <w:szCs w:val="18"/>
          </w:rPr>
          <m:t>K</m:t>
        </m:r>
      </m:oMath>
      <w:r w:rsidRPr="003D7DA7">
        <w:rPr>
          <w:rFonts w:hint="eastAsia"/>
          <w:szCs w:val="18"/>
        </w:rPr>
        <w:t xml:space="preserve">, </w:t>
      </w:r>
      <w:r w:rsidRPr="003D7DA7">
        <w:rPr>
          <w:rFonts w:hint="eastAsia"/>
          <w:szCs w:val="18"/>
        </w:rPr>
        <w:t>满足所有相邻数据集</w:t>
      </w:r>
      <m:oMath>
        <m:r>
          <m:rPr>
            <m:sty m:val="p"/>
          </m:rPr>
          <w:rPr>
            <w:rFonts w:ascii="Cambria Math" w:hAnsi="Cambria Math"/>
            <w:szCs w:val="18"/>
          </w:rPr>
          <m:t>τ</m:t>
        </m:r>
      </m:oMath>
      <w:r w:rsidRPr="003D7DA7">
        <w:rPr>
          <w:rFonts w:hint="eastAsia"/>
          <w:szCs w:val="18"/>
        </w:rPr>
        <w:t>和</w:t>
      </w:r>
      <m:oMath>
        <m:sSup>
          <m:sSupPr>
            <m:ctrlPr>
              <w:rPr>
                <w:rFonts w:ascii="Cambria Math" w:hAnsi="Cambria Math"/>
                <w:szCs w:val="18"/>
              </w:rPr>
            </m:ctrlPr>
          </m:sSupPr>
          <m:e>
            <m:r>
              <m:rPr>
                <m:sty m:val="p"/>
              </m:rPr>
              <w:rPr>
                <w:rFonts w:ascii="Cambria Math" w:hAnsi="Cambria Math"/>
                <w:szCs w:val="18"/>
              </w:rPr>
              <m:t>τ</m:t>
            </m:r>
          </m:e>
          <m:sup>
            <m:r>
              <w:rPr>
                <w:rFonts w:ascii="Cambria Math" w:hAnsi="Cambria Math"/>
                <w:szCs w:val="18"/>
              </w:rPr>
              <m:t>'</m:t>
            </m:r>
          </m:sup>
        </m:sSup>
      </m:oMath>
      <w:r w:rsidRPr="003D7DA7">
        <w:rPr>
          <w:rFonts w:hint="eastAsia"/>
          <w:szCs w:val="18"/>
        </w:rPr>
        <w:t xml:space="preserve">, </w:t>
      </w:r>
      <w:r w:rsidRPr="003D7DA7">
        <w:rPr>
          <w:rFonts w:hint="eastAsia"/>
          <w:szCs w:val="18"/>
        </w:rPr>
        <w:t>对于所有</w:t>
      </w:r>
      <w:r w:rsidRPr="003D7DA7">
        <w:rPr>
          <w:rFonts w:hint="eastAsia"/>
          <w:i/>
          <w:szCs w:val="18"/>
        </w:rPr>
        <w:t>S</w:t>
      </w:r>
      <m:oMath>
        <m:r>
          <m:rPr>
            <m:sty m:val="p"/>
          </m:rPr>
          <w:rPr>
            <w:rFonts w:ascii="Cambria Math" w:hAnsi="Cambria Math"/>
            <w:szCs w:val="18"/>
          </w:rPr>
          <m:t>⊆</m:t>
        </m:r>
      </m:oMath>
      <w:r w:rsidRPr="003D7DA7">
        <w:rPr>
          <w:rFonts w:hint="eastAsia"/>
          <w:i/>
          <w:szCs w:val="18"/>
        </w:rPr>
        <w:t>Range</w:t>
      </w:r>
      <w:r w:rsidRPr="003D7DA7">
        <w:rPr>
          <w:rFonts w:hint="eastAsia"/>
          <w:szCs w:val="18"/>
        </w:rPr>
        <w:t>(</w:t>
      </w:r>
      <m:oMath>
        <m:r>
          <w:rPr>
            <w:rFonts w:ascii="Cambria Math" w:hAnsi="Cambria Math"/>
            <w:szCs w:val="18"/>
          </w:rPr>
          <m:t>K</m:t>
        </m:r>
      </m:oMath>
      <w:r w:rsidRPr="003D7DA7">
        <w:rPr>
          <w:rFonts w:hint="eastAsia"/>
          <w:szCs w:val="18"/>
        </w:rPr>
        <w:t xml:space="preserve">), </w:t>
      </w:r>
      <w:r w:rsidRPr="003D7DA7">
        <w:rPr>
          <w:rFonts w:hint="eastAsia"/>
          <w:szCs w:val="18"/>
        </w:rPr>
        <w:t>有</w:t>
      </w:r>
    </w:p>
    <w:tbl>
      <w:tblPr>
        <w:tblStyle w:val="af2"/>
        <w:tblW w:w="482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850"/>
      </w:tblGrid>
      <w:tr w:rsidR="003D7DA7" w:rsidRPr="009B2E1A" w:rsidTr="00A202D9">
        <w:trPr>
          <w:trHeight w:val="65"/>
        </w:trPr>
        <w:tc>
          <w:tcPr>
            <w:tcW w:w="3970" w:type="dxa"/>
            <w:vAlign w:val="center"/>
          </w:tcPr>
          <w:p w:rsidR="003D7DA7" w:rsidRPr="000F5BE4" w:rsidRDefault="003D7DA7" w:rsidP="00A202D9">
            <w:pPr>
              <w:pStyle w:val="a0"/>
              <w:ind w:left="374" w:firstLineChars="0" w:firstLine="0"/>
              <w:jc w:val="center"/>
              <w:rPr>
                <w:kern w:val="20"/>
                <w:sz w:val="15"/>
                <w:szCs w:val="15"/>
              </w:rPr>
            </w:pPr>
            <m:oMathPara>
              <m:oMath>
                <m:r>
                  <w:rPr>
                    <w:rFonts w:ascii="Cambria Math" w:hAnsi="Cambria Math"/>
                    <w:szCs w:val="15"/>
                  </w:rPr>
                  <m:t>Pr[K(r(</m:t>
                </m:r>
                <m:r>
                  <m:rPr>
                    <m:sty m:val="p"/>
                  </m:rPr>
                  <w:rPr>
                    <w:rFonts w:ascii="Cambria Math" w:hAnsi="Cambria Math"/>
                    <w:szCs w:val="15"/>
                  </w:rPr>
                  <m:t>τ</m:t>
                </m:r>
                <m:r>
                  <w:rPr>
                    <w:rFonts w:ascii="Cambria Math" w:hAnsi="Cambria Math"/>
                    <w:szCs w:val="15"/>
                  </w:rPr>
                  <m:t>))∈S]≤</m:t>
                </m:r>
                <m:sSup>
                  <m:sSupPr>
                    <m:ctrlPr>
                      <w:rPr>
                        <w:rFonts w:ascii="Cambria Math" w:hAnsi="Cambria Math"/>
                        <w:i/>
                        <w:szCs w:val="15"/>
                      </w:rPr>
                    </m:ctrlPr>
                  </m:sSupPr>
                  <m:e>
                    <m:r>
                      <w:rPr>
                        <w:rFonts w:ascii="Cambria Math" w:hAnsi="Cambria Math"/>
                        <w:szCs w:val="15"/>
                      </w:rPr>
                      <m:t>e</m:t>
                    </m:r>
                  </m:e>
                  <m:sup>
                    <m:r>
                      <w:rPr>
                        <w:rFonts w:ascii="Cambria Math" w:hAnsi="Cambria Math"/>
                        <w:szCs w:val="15"/>
                      </w:rPr>
                      <m:t>ε</m:t>
                    </m:r>
                  </m:sup>
                </m:sSup>
                <m:r>
                  <w:rPr>
                    <w:rFonts w:ascii="Cambria Math" w:hAnsi="Cambria Math"/>
                    <w:szCs w:val="15"/>
                  </w:rPr>
                  <m:t>∙Pr⁡[K(r(</m:t>
                </m:r>
                <m:sSup>
                  <m:sSupPr>
                    <m:ctrlPr>
                      <w:rPr>
                        <w:rFonts w:ascii="Cambria Math" w:hAnsi="Cambria Math"/>
                        <w:szCs w:val="15"/>
                      </w:rPr>
                    </m:ctrlPr>
                  </m:sSupPr>
                  <m:e>
                    <m:r>
                      <m:rPr>
                        <m:sty m:val="p"/>
                      </m:rPr>
                      <w:rPr>
                        <w:rFonts w:ascii="Cambria Math" w:hAnsi="Cambria Math"/>
                        <w:szCs w:val="15"/>
                      </w:rPr>
                      <m:t>τ</m:t>
                    </m:r>
                  </m:e>
                  <m:sup>
                    <m:r>
                      <w:rPr>
                        <w:rFonts w:ascii="Cambria Math" w:hAnsi="Cambria Math"/>
                        <w:szCs w:val="15"/>
                      </w:rPr>
                      <m:t>'</m:t>
                    </m:r>
                  </m:sup>
                </m:sSup>
                <m:r>
                  <w:rPr>
                    <w:rFonts w:ascii="Cambria Math" w:hAnsi="Cambria Math"/>
                    <w:szCs w:val="15"/>
                  </w:rPr>
                  <m:t>))∈S]</m:t>
                </m:r>
              </m:oMath>
            </m:oMathPara>
          </w:p>
        </w:tc>
        <w:tc>
          <w:tcPr>
            <w:tcW w:w="850" w:type="dxa"/>
            <w:vAlign w:val="center"/>
          </w:tcPr>
          <w:p w:rsidR="003D7DA7" w:rsidRPr="009B2E1A" w:rsidRDefault="003D7DA7" w:rsidP="003B5BD5">
            <w:pPr>
              <w:pStyle w:val="a0"/>
              <w:numPr>
                <w:ilvl w:val="0"/>
                <w:numId w:val="20"/>
              </w:numPr>
              <w:ind w:right="180" w:firstLineChars="0"/>
              <w:jc w:val="right"/>
              <w:rPr>
                <w:szCs w:val="18"/>
              </w:rPr>
            </w:pPr>
          </w:p>
        </w:tc>
      </w:tr>
    </w:tbl>
    <w:p w:rsidR="00BC1CBF" w:rsidRDefault="00BC1CBF" w:rsidP="00BC1CBF">
      <w:pPr>
        <w:pStyle w:val="a0"/>
        <w:ind w:firstLine="360"/>
        <w:rPr>
          <w:szCs w:val="21"/>
        </w:rPr>
      </w:pPr>
      <w:r w:rsidRPr="00CD616F">
        <w:rPr>
          <w:rFonts w:ascii="仿宋_GB2312" w:eastAsia="仿宋_GB2312" w:hint="eastAsia"/>
          <w:szCs w:val="21"/>
        </w:rPr>
        <w:t>证明</w:t>
      </w:r>
      <w:r w:rsidRPr="00CD616F">
        <w:rPr>
          <w:rFonts w:hint="eastAsia"/>
          <w:szCs w:val="21"/>
        </w:rPr>
        <w:t>.</w:t>
      </w:r>
      <w:r>
        <w:rPr>
          <w:rFonts w:hint="eastAsia"/>
          <w:szCs w:val="21"/>
        </w:rPr>
        <w:t xml:space="preserve"> </w:t>
      </w:r>
    </w:p>
    <w:p w:rsidR="00BC1CBF" w:rsidRPr="00CD616F" w:rsidRDefault="00BC1CBF" w:rsidP="00BC1CBF">
      <w:pPr>
        <w:pStyle w:val="a0"/>
        <w:snapToGrid w:val="0"/>
        <w:ind w:firstLineChars="0" w:firstLine="0"/>
        <w:rPr>
          <w:szCs w:val="21"/>
        </w:rPr>
      </w:pPr>
      <w:r>
        <w:rPr>
          <w:noProof/>
          <w:szCs w:val="21"/>
        </w:rPr>
        <w:lastRenderedPageBreak/>
        <w:drawing>
          <wp:inline distT="0" distB="0" distL="0" distR="0" wp14:anchorId="429D8DE6" wp14:editId="31598719">
            <wp:extent cx="2675454" cy="3952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675454" cy="3952875"/>
                    </a:xfrm>
                    <a:prstGeom prst="rect">
                      <a:avLst/>
                    </a:prstGeom>
                    <a:noFill/>
                  </pic:spPr>
                </pic:pic>
              </a:graphicData>
            </a:graphic>
          </wp:inline>
        </w:drawing>
      </w:r>
      <w:r w:rsidR="004B64CB">
        <w:rPr>
          <w:rStyle w:val="afb"/>
          <w:szCs w:val="21"/>
        </w:rPr>
        <w:footnoteReference w:id="3"/>
      </w:r>
    </w:p>
    <w:p w:rsidR="00BC1CBF" w:rsidRPr="00CD616F" w:rsidRDefault="00BC1CBF" w:rsidP="00BC1CBF">
      <w:pPr>
        <w:autoSpaceDE w:val="0"/>
        <w:ind w:left="308" w:hanging="308"/>
        <w:jc w:val="right"/>
        <w:rPr>
          <w:rFonts w:ascii="宋体" w:hAnsi="宋体"/>
          <w:szCs w:val="21"/>
        </w:rPr>
      </w:pPr>
      <w:r w:rsidRPr="00CD616F">
        <w:rPr>
          <w:rFonts w:ascii="宋体" w:hAnsi="宋体" w:hint="eastAsia"/>
          <w:szCs w:val="21"/>
        </w:rPr>
        <w:t>证毕.</w:t>
      </w:r>
    </w:p>
    <w:p w:rsidR="005F1DF3" w:rsidRDefault="004E48CA" w:rsidP="003B5BD5">
      <w:pPr>
        <w:pStyle w:val="affa"/>
        <w:numPr>
          <w:ilvl w:val="0"/>
          <w:numId w:val="16"/>
        </w:numPr>
        <w:autoSpaceDE w:val="0"/>
        <w:ind w:firstLineChars="0"/>
        <w:jc w:val="left"/>
        <w:rPr>
          <w:rFonts w:ascii="宋体" w:hAnsi="宋体"/>
          <w:b/>
          <w:szCs w:val="21"/>
        </w:rPr>
      </w:pPr>
      <w:r>
        <w:rPr>
          <w:rFonts w:ascii="宋体" w:hAnsi="宋体" w:hint="eastAsia"/>
          <w:b/>
          <w:szCs w:val="21"/>
        </w:rPr>
        <w:t>实验结果注意事项</w:t>
      </w:r>
    </w:p>
    <w:p w:rsidR="004E48CA" w:rsidRPr="004E48CA" w:rsidRDefault="004E48CA" w:rsidP="004E48CA">
      <w:pPr>
        <w:pStyle w:val="a0"/>
        <w:ind w:firstLine="360"/>
        <w:rPr>
          <w:szCs w:val="18"/>
        </w:rPr>
      </w:pPr>
      <w:r w:rsidRPr="004E48CA">
        <w:rPr>
          <w:rFonts w:hint="eastAsia"/>
          <w:szCs w:val="18"/>
        </w:rPr>
        <w:t>此处不一定非要</w:t>
      </w:r>
      <w:r w:rsidRPr="004E48CA">
        <w:rPr>
          <w:rFonts w:hint="eastAsia"/>
          <w:szCs w:val="18"/>
        </w:rPr>
        <w:t xml:space="preserve">top-k, </w:t>
      </w:r>
      <w:r w:rsidRPr="004E48CA">
        <w:rPr>
          <w:rFonts w:hint="eastAsia"/>
          <w:szCs w:val="18"/>
        </w:rPr>
        <w:t>参照</w:t>
      </w:r>
      <w:r w:rsidRPr="004E48CA">
        <w:rPr>
          <w:rFonts w:hint="eastAsia"/>
          <w:szCs w:val="18"/>
        </w:rPr>
        <w:t>Zeng C</w:t>
      </w:r>
      <w:r w:rsidRPr="004E48CA">
        <w:rPr>
          <w:rFonts w:hint="eastAsia"/>
          <w:szCs w:val="18"/>
        </w:rPr>
        <w:t>对于</w:t>
      </w:r>
      <w:r w:rsidRPr="004E48CA">
        <w:rPr>
          <w:rFonts w:hint="eastAsia"/>
          <w:szCs w:val="18"/>
        </w:rPr>
        <w:t>min_sup</w:t>
      </w:r>
      <w:r w:rsidRPr="004E48CA">
        <w:rPr>
          <w:rFonts w:hint="eastAsia"/>
          <w:szCs w:val="18"/>
        </w:rPr>
        <w:t>和</w:t>
      </w:r>
      <w:r w:rsidRPr="004E48CA">
        <w:rPr>
          <w:rFonts w:hint="eastAsia"/>
          <w:szCs w:val="18"/>
        </w:rPr>
        <w:t>top-k</w:t>
      </w:r>
      <w:r w:rsidRPr="004E48CA">
        <w:rPr>
          <w:rFonts w:hint="eastAsia"/>
          <w:szCs w:val="18"/>
        </w:rPr>
        <w:t>两种方法实验部分的处理！</w:t>
      </w:r>
    </w:p>
    <w:p w:rsidR="004E48CA" w:rsidRPr="004E48CA" w:rsidRDefault="004E48CA" w:rsidP="004E48CA">
      <w:pPr>
        <w:pStyle w:val="a0"/>
        <w:ind w:firstLine="360"/>
        <w:rPr>
          <w:szCs w:val="18"/>
        </w:rPr>
      </w:pPr>
      <w:r w:rsidRPr="004E48CA">
        <w:rPr>
          <w:rFonts w:hint="eastAsia"/>
          <w:i/>
          <w:szCs w:val="18"/>
        </w:rPr>
        <w:t>top-k</w:t>
      </w:r>
      <w:r w:rsidRPr="004E48CA">
        <w:rPr>
          <w:rFonts w:hint="eastAsia"/>
          <w:szCs w:val="18"/>
        </w:rPr>
        <w:t>频繁序列模式挖掘为例</w:t>
      </w:r>
      <w:bookmarkStart w:id="141" w:name="OLE_LINK3"/>
      <w:bookmarkStart w:id="142" w:name="OLE_LINK4"/>
      <w:r w:rsidRPr="004E48CA">
        <w:rPr>
          <w:rFonts w:hint="eastAsia"/>
          <w:szCs w:val="18"/>
        </w:rPr>
        <w:t xml:space="preserve">, </w:t>
      </w:r>
      <w:r w:rsidRPr="004E48CA">
        <w:rPr>
          <w:rFonts w:hint="eastAsia"/>
          <w:szCs w:val="18"/>
        </w:rPr>
        <w:t>忽略长度为</w:t>
      </w:r>
      <w:r w:rsidRPr="004E48CA">
        <w:rPr>
          <w:rFonts w:hint="eastAsia"/>
          <w:szCs w:val="18"/>
        </w:rPr>
        <w:t>1</w:t>
      </w:r>
      <w:r w:rsidRPr="004E48CA">
        <w:rPr>
          <w:rFonts w:hint="eastAsia"/>
          <w:szCs w:val="18"/>
        </w:rPr>
        <w:t>的频繁序列集合</w:t>
      </w:r>
      <w:r w:rsidRPr="004E48CA">
        <w:rPr>
          <w:rFonts w:hint="eastAsia"/>
          <w:szCs w:val="18"/>
        </w:rPr>
        <w:t>.</w:t>
      </w:r>
    </w:p>
    <w:p w:rsidR="004E48CA" w:rsidRPr="004E48CA" w:rsidRDefault="004E48CA" w:rsidP="004E48CA">
      <w:pPr>
        <w:pStyle w:val="a0"/>
        <w:ind w:firstLine="360"/>
        <w:rPr>
          <w:szCs w:val="18"/>
        </w:rPr>
      </w:pPr>
      <w:r w:rsidRPr="004E48CA">
        <w:rPr>
          <w:rFonts w:hint="eastAsia"/>
          <w:szCs w:val="18"/>
        </w:rPr>
        <w:t>参照</w:t>
      </w:r>
      <w:r w:rsidRPr="004E48CA">
        <w:rPr>
          <w:rFonts w:hint="eastAsia"/>
          <w:szCs w:val="18"/>
        </w:rPr>
        <w:t>N-gram</w:t>
      </w:r>
      <w:r w:rsidRPr="004E48CA">
        <w:rPr>
          <w:rFonts w:hint="eastAsia"/>
          <w:szCs w:val="18"/>
        </w:rPr>
        <w:t>和</w:t>
      </w:r>
      <w:r w:rsidRPr="004E48CA">
        <w:rPr>
          <w:rFonts w:hint="eastAsia"/>
          <w:szCs w:val="18"/>
        </w:rPr>
        <w:t>SmartTrunc</w:t>
      </w:r>
      <w:r w:rsidRPr="004E48CA">
        <w:rPr>
          <w:rFonts w:hint="eastAsia"/>
          <w:szCs w:val="18"/>
        </w:rPr>
        <w:t>方法</w:t>
      </w:r>
      <w:r w:rsidRPr="004E48CA">
        <w:rPr>
          <w:rFonts w:hint="eastAsia"/>
          <w:szCs w:val="18"/>
        </w:rPr>
        <w:t xml:space="preserve">, </w:t>
      </w:r>
      <w:r w:rsidRPr="004E48CA">
        <w:rPr>
          <w:rFonts w:hint="eastAsia"/>
          <w:szCs w:val="18"/>
        </w:rPr>
        <w:t>可用性分析中的误差</w:t>
      </w:r>
      <w:r w:rsidRPr="004E48CA">
        <w:rPr>
          <w:rFonts w:hint="eastAsia"/>
          <w:szCs w:val="18"/>
        </w:rPr>
        <w:t xml:space="preserve">, </w:t>
      </w:r>
      <w:r w:rsidRPr="004E48CA">
        <w:rPr>
          <w:rFonts w:hint="eastAsia"/>
          <w:szCs w:val="18"/>
        </w:rPr>
        <w:t>分为两种类型来实验分析</w:t>
      </w:r>
      <w:r w:rsidRPr="004E48CA">
        <w:rPr>
          <w:rFonts w:hint="eastAsia"/>
          <w:szCs w:val="18"/>
        </w:rPr>
        <w:t>:</w:t>
      </w:r>
    </w:p>
    <w:p w:rsidR="004E48CA" w:rsidRPr="004E48CA" w:rsidRDefault="004E48CA" w:rsidP="004E48CA">
      <w:pPr>
        <w:pStyle w:val="a0"/>
        <w:ind w:firstLine="360"/>
        <w:rPr>
          <w:szCs w:val="18"/>
        </w:rPr>
      </w:pPr>
      <w:r w:rsidRPr="004E48CA">
        <w:rPr>
          <w:rFonts w:hint="eastAsia"/>
          <w:szCs w:val="18"/>
        </w:rPr>
        <w:t xml:space="preserve">1. </w:t>
      </w:r>
      <w:r w:rsidRPr="004E48CA">
        <w:rPr>
          <w:rFonts w:hint="eastAsia"/>
          <w:szCs w:val="18"/>
        </w:rPr>
        <w:t>估计错误</w:t>
      </w:r>
      <w:r w:rsidRPr="004E48CA">
        <w:rPr>
          <w:rFonts w:hint="eastAsia"/>
          <w:szCs w:val="18"/>
        </w:rPr>
        <w:t xml:space="preserve"> approximation error</w:t>
      </w:r>
    </w:p>
    <w:p w:rsidR="004E48CA" w:rsidRPr="004E48CA" w:rsidRDefault="004E48CA" w:rsidP="004E48CA">
      <w:pPr>
        <w:pStyle w:val="a0"/>
        <w:ind w:firstLine="360"/>
        <w:rPr>
          <w:szCs w:val="18"/>
        </w:rPr>
      </w:pPr>
      <w:r w:rsidRPr="004E48CA">
        <w:rPr>
          <w:rFonts w:hint="eastAsia"/>
          <w:szCs w:val="18"/>
        </w:rPr>
        <w:t xml:space="preserve">1.1 </w:t>
      </w:r>
      <w:r w:rsidRPr="004E48CA">
        <w:rPr>
          <w:rFonts w:hint="eastAsia"/>
          <w:szCs w:val="18"/>
        </w:rPr>
        <w:t>直接长度与可用性</w:t>
      </w:r>
    </w:p>
    <w:p w:rsidR="004E48CA" w:rsidRPr="004E48CA" w:rsidRDefault="004E48CA" w:rsidP="004E48CA">
      <w:pPr>
        <w:pStyle w:val="a0"/>
        <w:ind w:firstLine="360"/>
        <w:rPr>
          <w:szCs w:val="18"/>
        </w:rPr>
      </w:pPr>
      <w:r w:rsidRPr="004E48CA">
        <w:rPr>
          <w:rFonts w:hint="eastAsia"/>
          <w:szCs w:val="18"/>
        </w:rPr>
        <w:t>1.2 0.85</w:t>
      </w:r>
      <w:r w:rsidRPr="004E48CA">
        <w:rPr>
          <w:rFonts w:hint="eastAsia"/>
          <w:szCs w:val="18"/>
        </w:rPr>
        <w:t>与可用性</w:t>
      </w:r>
    </w:p>
    <w:p w:rsidR="004E48CA" w:rsidRPr="004E48CA" w:rsidRDefault="004E48CA" w:rsidP="004E48CA">
      <w:pPr>
        <w:pStyle w:val="a0"/>
        <w:ind w:firstLine="360"/>
        <w:rPr>
          <w:szCs w:val="18"/>
        </w:rPr>
      </w:pPr>
      <w:r w:rsidRPr="004E48CA">
        <w:rPr>
          <w:rFonts w:hint="eastAsia"/>
          <w:szCs w:val="18"/>
        </w:rPr>
        <w:t>都得说明前提</w:t>
      </w:r>
      <w:r w:rsidRPr="004E48CA">
        <w:rPr>
          <w:rFonts w:hint="eastAsia"/>
          <w:szCs w:val="18"/>
        </w:rPr>
        <w:t xml:space="preserve">: </w:t>
      </w:r>
      <w:r w:rsidRPr="004E48CA">
        <w:rPr>
          <w:rFonts w:hint="eastAsia"/>
          <w:szCs w:val="18"/>
        </w:rPr>
        <w:t>数据集</w:t>
      </w:r>
      <w:r w:rsidRPr="004E48CA">
        <w:rPr>
          <w:rFonts w:hint="eastAsia"/>
          <w:szCs w:val="18"/>
        </w:rPr>
        <w:t>DB</w:t>
      </w:r>
      <w:r w:rsidRPr="004E48CA">
        <w:rPr>
          <w:rFonts w:hint="eastAsia"/>
          <w:szCs w:val="18"/>
        </w:rPr>
        <w:t>被短序列记录主导</w:t>
      </w:r>
      <w:r w:rsidRPr="004E48CA">
        <w:rPr>
          <w:rFonts w:hint="eastAsia"/>
          <w:szCs w:val="18"/>
        </w:rPr>
        <w:t>.</w:t>
      </w:r>
    </w:p>
    <w:p w:rsidR="004E48CA" w:rsidRPr="004E48CA" w:rsidRDefault="004E48CA" w:rsidP="004E48CA">
      <w:pPr>
        <w:pStyle w:val="a0"/>
        <w:ind w:firstLine="360"/>
        <w:rPr>
          <w:szCs w:val="18"/>
        </w:rPr>
      </w:pPr>
      <w:r w:rsidRPr="004E48CA">
        <w:rPr>
          <w:rFonts w:hint="eastAsia"/>
          <w:szCs w:val="18"/>
        </w:rPr>
        <w:t xml:space="preserve">2. </w:t>
      </w:r>
      <w:r w:rsidRPr="004E48CA">
        <w:rPr>
          <w:rFonts w:hint="eastAsia"/>
          <w:szCs w:val="18"/>
        </w:rPr>
        <w:t>噪音错误</w:t>
      </w:r>
      <w:r w:rsidRPr="004E48CA">
        <w:rPr>
          <w:rFonts w:hint="eastAsia"/>
          <w:szCs w:val="18"/>
        </w:rPr>
        <w:t xml:space="preserve"> Laplace error</w:t>
      </w:r>
    </w:p>
    <w:bookmarkEnd w:id="141"/>
    <w:bookmarkEnd w:id="142"/>
    <w:p w:rsidR="004E48CA" w:rsidRPr="004E48CA" w:rsidRDefault="004E48CA" w:rsidP="004E48CA">
      <w:pPr>
        <w:pStyle w:val="a0"/>
        <w:ind w:firstLine="360"/>
        <w:rPr>
          <w:szCs w:val="18"/>
        </w:rPr>
      </w:pPr>
      <w:r w:rsidRPr="004E48CA">
        <w:rPr>
          <w:rFonts w:hint="eastAsia"/>
          <w:szCs w:val="18"/>
        </w:rPr>
        <w:t>此处可以分为两种形式的序列模式来展示</w:t>
      </w:r>
      <w:r w:rsidRPr="004E48CA">
        <w:rPr>
          <w:rFonts w:hint="eastAsia"/>
          <w:szCs w:val="18"/>
        </w:rPr>
        <w:t xml:space="preserve">: </w:t>
      </w:r>
    </w:p>
    <w:p w:rsidR="004E48CA" w:rsidRPr="004E48CA" w:rsidRDefault="004E48CA" w:rsidP="004E48CA">
      <w:pPr>
        <w:pStyle w:val="a0"/>
        <w:ind w:firstLine="360"/>
        <w:rPr>
          <w:szCs w:val="18"/>
        </w:rPr>
      </w:pPr>
      <w:r w:rsidRPr="004E48CA">
        <w:rPr>
          <w:rFonts w:hint="eastAsia"/>
          <w:szCs w:val="18"/>
        </w:rPr>
        <w:t xml:space="preserve">(1) </w:t>
      </w:r>
      <w:r w:rsidRPr="004E48CA">
        <w:rPr>
          <w:rFonts w:hint="eastAsia"/>
          <w:szCs w:val="18"/>
        </w:rPr>
        <w:t>频繁序列模式</w:t>
      </w:r>
    </w:p>
    <w:p w:rsidR="004E48CA" w:rsidRPr="004E48CA" w:rsidRDefault="004E48CA" w:rsidP="004E48CA">
      <w:pPr>
        <w:pStyle w:val="a0"/>
        <w:ind w:firstLine="360"/>
        <w:rPr>
          <w:szCs w:val="18"/>
        </w:rPr>
      </w:pPr>
      <w:r w:rsidRPr="004E48CA">
        <w:rPr>
          <w:rFonts w:hint="eastAsia"/>
          <w:szCs w:val="18"/>
        </w:rPr>
        <w:t xml:space="preserve">True </w:t>
      </w:r>
      <w:r w:rsidRPr="004E48CA">
        <w:rPr>
          <w:rFonts w:hint="eastAsia"/>
          <w:szCs w:val="18"/>
        </w:rPr>
        <w:t>应用</w:t>
      </w:r>
      <w:r w:rsidRPr="004E48CA">
        <w:rPr>
          <w:rFonts w:hint="eastAsia"/>
          <w:szCs w:val="18"/>
        </w:rPr>
        <w:t>prefixSpan</w:t>
      </w:r>
      <w:r w:rsidRPr="004E48CA">
        <w:rPr>
          <w:rFonts w:hint="eastAsia"/>
          <w:szCs w:val="18"/>
        </w:rPr>
        <w:t>算法获得</w:t>
      </w:r>
    </w:p>
    <w:p w:rsidR="004E48CA" w:rsidRPr="004E48CA" w:rsidRDefault="004E48CA" w:rsidP="004E48CA">
      <w:pPr>
        <w:pStyle w:val="a0"/>
        <w:ind w:firstLine="360"/>
        <w:rPr>
          <w:szCs w:val="18"/>
        </w:rPr>
      </w:pPr>
      <w:r w:rsidRPr="004E48CA">
        <w:rPr>
          <w:rFonts w:hint="eastAsia"/>
          <w:szCs w:val="18"/>
        </w:rPr>
        <w:t xml:space="preserve">noise </w:t>
      </w:r>
      <w:r w:rsidRPr="004E48CA">
        <w:rPr>
          <w:rFonts w:hint="eastAsia"/>
          <w:szCs w:val="18"/>
        </w:rPr>
        <w:t>闭频繁序列求子集</w:t>
      </w:r>
      <w:r w:rsidRPr="004E48CA">
        <w:rPr>
          <w:rFonts w:hint="eastAsia"/>
          <w:szCs w:val="18"/>
        </w:rPr>
        <w:t xml:space="preserve">, </w:t>
      </w:r>
      <w:r w:rsidRPr="004E48CA">
        <w:rPr>
          <w:rFonts w:hint="eastAsia"/>
          <w:szCs w:val="18"/>
        </w:rPr>
        <w:t>排列组合</w:t>
      </w:r>
    </w:p>
    <w:p w:rsidR="004E48CA" w:rsidRPr="004E48CA" w:rsidRDefault="004E48CA" w:rsidP="004E48CA">
      <w:pPr>
        <w:pStyle w:val="a0"/>
        <w:ind w:firstLine="360"/>
        <w:rPr>
          <w:szCs w:val="18"/>
        </w:rPr>
      </w:pPr>
      <w:r w:rsidRPr="004E48CA">
        <w:rPr>
          <w:rFonts w:hint="eastAsia"/>
          <w:szCs w:val="18"/>
        </w:rPr>
        <w:t xml:space="preserve">(2) </w:t>
      </w:r>
      <w:r w:rsidRPr="004E48CA">
        <w:rPr>
          <w:rFonts w:hint="eastAsia"/>
          <w:szCs w:val="18"/>
        </w:rPr>
        <w:t>频繁闭序列模式</w:t>
      </w:r>
    </w:p>
    <w:p w:rsidR="004E48CA" w:rsidRDefault="004E48CA" w:rsidP="004E48CA">
      <w:pPr>
        <w:pStyle w:val="a0"/>
        <w:ind w:firstLine="360"/>
        <w:rPr>
          <w:szCs w:val="18"/>
        </w:rPr>
      </w:pPr>
      <w:r w:rsidRPr="004E48CA">
        <w:rPr>
          <w:rFonts w:hint="eastAsia"/>
          <w:szCs w:val="18"/>
        </w:rPr>
        <w:t xml:space="preserve">Ture </w:t>
      </w:r>
      <w:r w:rsidRPr="004E48CA">
        <w:rPr>
          <w:rFonts w:hint="eastAsia"/>
          <w:szCs w:val="18"/>
        </w:rPr>
        <w:t>应用</w:t>
      </w:r>
      <w:r w:rsidRPr="004E48CA">
        <w:rPr>
          <w:rFonts w:hint="eastAsia"/>
          <w:szCs w:val="18"/>
        </w:rPr>
        <w:t>CloSpan</w:t>
      </w:r>
      <w:r w:rsidRPr="004E48CA">
        <w:rPr>
          <w:rFonts w:hint="eastAsia"/>
          <w:szCs w:val="18"/>
        </w:rPr>
        <w:t>算法获得</w:t>
      </w:r>
    </w:p>
    <w:p w:rsidR="004E48CA" w:rsidRDefault="004E48CA" w:rsidP="004E48CA">
      <w:pPr>
        <w:pStyle w:val="a0"/>
        <w:ind w:firstLine="360"/>
        <w:rPr>
          <w:szCs w:val="18"/>
        </w:rPr>
      </w:pPr>
      <w:r w:rsidRPr="004E48CA">
        <w:rPr>
          <w:rFonts w:hint="eastAsia"/>
          <w:szCs w:val="18"/>
        </w:rPr>
        <w:t xml:space="preserve">noise </w:t>
      </w:r>
      <w:r w:rsidRPr="004E48CA">
        <w:rPr>
          <w:rFonts w:hint="eastAsia"/>
          <w:szCs w:val="18"/>
        </w:rPr>
        <w:t>闭频繁序列</w:t>
      </w:r>
      <w:r w:rsidRPr="004E48CA">
        <w:rPr>
          <w:rFonts w:hint="eastAsia"/>
          <w:szCs w:val="18"/>
        </w:rPr>
        <w:t xml:space="preserve">, </w:t>
      </w:r>
      <w:r w:rsidRPr="004E48CA">
        <w:rPr>
          <w:rFonts w:hint="eastAsia"/>
          <w:szCs w:val="18"/>
        </w:rPr>
        <w:t>取前</w:t>
      </w:r>
      <w:r w:rsidRPr="004E48CA">
        <w:rPr>
          <w:rFonts w:hint="eastAsia"/>
          <w:i/>
          <w:szCs w:val="18"/>
        </w:rPr>
        <w:t>k</w:t>
      </w:r>
      <w:r w:rsidRPr="004E48CA">
        <w:rPr>
          <w:rFonts w:hint="eastAsia"/>
          <w:szCs w:val="18"/>
        </w:rPr>
        <w:t>项</w:t>
      </w:r>
    </w:p>
    <w:p w:rsidR="00F62455" w:rsidRDefault="00F62455" w:rsidP="004E48CA">
      <w:pPr>
        <w:pStyle w:val="a0"/>
        <w:ind w:firstLine="360"/>
        <w:rPr>
          <w:szCs w:val="18"/>
        </w:rPr>
      </w:pPr>
      <w:r w:rsidRPr="007859CA">
        <w:rPr>
          <w:rFonts w:hint="eastAsia"/>
          <w:szCs w:val="18"/>
        </w:rPr>
        <w:t>*</w:t>
      </w:r>
      <w:r w:rsidRPr="00243DA8">
        <w:rPr>
          <w:rFonts w:hint="eastAsia"/>
          <w:b/>
          <w:color w:val="FF0000"/>
          <w:szCs w:val="18"/>
        </w:rPr>
        <w:t>附录内容</w:t>
      </w:r>
      <w:r w:rsidRPr="007859CA">
        <w:rPr>
          <w:rFonts w:hint="eastAsia"/>
          <w:szCs w:val="18"/>
        </w:rPr>
        <w:t>置于此处，字体为</w:t>
      </w:r>
      <w:r>
        <w:rPr>
          <w:rFonts w:hint="eastAsia"/>
          <w:szCs w:val="18"/>
        </w:rPr>
        <w:t>小</w:t>
      </w:r>
      <w:r>
        <w:rPr>
          <w:rFonts w:hint="eastAsia"/>
          <w:szCs w:val="18"/>
        </w:rPr>
        <w:t>5</w:t>
      </w:r>
      <w:r>
        <w:rPr>
          <w:rFonts w:hint="eastAsia"/>
          <w:szCs w:val="18"/>
        </w:rPr>
        <w:t>号宋体。附录内容包括：</w:t>
      </w:r>
      <w:r w:rsidRPr="00243DA8">
        <w:rPr>
          <w:rFonts w:hint="eastAsia"/>
          <w:b/>
          <w:color w:val="FF0000"/>
          <w:szCs w:val="18"/>
        </w:rPr>
        <w:t>详细的定理证明、公式推导、原始数据</w:t>
      </w:r>
      <w:r>
        <w:rPr>
          <w:rFonts w:hint="eastAsia"/>
          <w:szCs w:val="18"/>
        </w:rPr>
        <w:t>等</w:t>
      </w:r>
      <w:r w:rsidRPr="007859CA">
        <w:rPr>
          <w:rFonts w:hint="eastAsia"/>
          <w:szCs w:val="18"/>
        </w:rPr>
        <w:t>*</w:t>
      </w:r>
    </w:p>
    <w:p w:rsidR="00662DFA" w:rsidRDefault="00662DFA" w:rsidP="00F002BA">
      <w:pPr>
        <w:autoSpaceDE w:val="0"/>
        <w:ind w:left="308" w:hanging="308"/>
        <w:jc w:val="left"/>
        <w:rPr>
          <w:sz w:val="21"/>
          <w:szCs w:val="21"/>
        </w:rPr>
        <w:sectPr w:rsidR="00662DFA" w:rsidSect="00C91207">
          <w:pgSz w:w="11905" w:h="16837" w:code="9"/>
          <w:pgMar w:top="1474" w:right="1134" w:bottom="1134" w:left="1134" w:header="964" w:footer="964" w:gutter="0"/>
          <w:cols w:num="2" w:space="720"/>
          <w:docGrid w:type="lines" w:linePitch="312"/>
        </w:sectPr>
      </w:pPr>
    </w:p>
    <w:p w:rsidR="00FF2F22" w:rsidRPr="000A4055" w:rsidRDefault="00ED601E" w:rsidP="00E6706D">
      <w:pPr>
        <w:autoSpaceDE w:val="0"/>
        <w:ind w:left="308" w:hanging="308"/>
        <w:rPr>
          <w:szCs w:val="18"/>
        </w:rPr>
      </w:pPr>
      <w:r w:rsidRPr="003A2BC9">
        <w:rPr>
          <w:noProof/>
          <w:color w:val="FFFFFF" w:themeColor="background1"/>
          <w:szCs w:val="18"/>
        </w:rPr>
        <w:lastRenderedPageBreak/>
        <mc:AlternateContent>
          <mc:Choice Requires="wpc">
            <w:drawing>
              <wp:anchor distT="0" distB="0" distL="114300" distR="114300" simplePos="0" relativeHeight="251659264" behindDoc="0" locked="0" layoutInCell="1" allowOverlap="1" wp14:anchorId="52A09C0E" wp14:editId="768F93FC">
                <wp:simplePos x="0" y="0"/>
                <wp:positionH relativeFrom="column">
                  <wp:posOffset>0</wp:posOffset>
                </wp:positionH>
                <wp:positionV relativeFrom="paragraph">
                  <wp:posOffset>80010</wp:posOffset>
                </wp:positionV>
                <wp:extent cx="882015" cy="1169670"/>
                <wp:effectExtent l="19050" t="19050" r="13335" b="11430"/>
                <wp:wrapSquare wrapText="bothSides"/>
                <wp:docPr id="8"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C0C0C0"/>
                        </a:solidFill>
                      </wpc:bg>
                      <wpc:whole/>
                      <pic:pic xmlns:pic="http://schemas.openxmlformats.org/drawingml/2006/picture">
                        <pic:nvPicPr>
                          <pic:cNvPr id="3" name="Picture 15" descr="IMG_0303_副本"/>
                          <pic:cNvPicPr>
                            <a:picLocks noChangeAspect="1" noChangeArrowheads="1"/>
                          </pic:cNvPicPr>
                        </pic:nvPicPr>
                        <pic:blipFill>
                          <a:blip r:embed="rId466">
                            <a:lum bright="70000" contrast="-70000"/>
                            <a:extLst>
                              <a:ext uri="{28A0092B-C50C-407E-A947-70E740481C1C}">
                                <a14:useLocalDpi xmlns:a14="http://schemas.microsoft.com/office/drawing/2010/main" val="0"/>
                              </a:ext>
                            </a:extLst>
                          </a:blip>
                          <a:srcRect/>
                          <a:stretch>
                            <a:fillRect/>
                          </a:stretch>
                        </pic:blipFill>
                        <pic:spPr bwMode="auto">
                          <a:xfrm>
                            <a:off x="0" y="0"/>
                            <a:ext cx="882015" cy="116967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id="画布 12" o:spid="_x0000_s1026" editas="canvas" style="position:absolute;left:0;text-align:left;margin-left:0;margin-top:6.3pt;width:69.45pt;height:92.1pt;z-index:251659264" coordsize="8820,116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">
                <v:shape id="_x0000_s1027" type="#_x0000_t75" style="position:absolute;width:8820;height:11696;visibility:visible;mso-wrap-style:square" filled="t" fillcolor="silver">
                  <v:fill o:detectmouseclick="t"/>
                  <v:path o:connecttype="none"/>
                </v:shape>
                <v:shape id="Picture 15" o:spid="_x0000_s1028" type="#_x0000_t75" alt="IMG_0303_副本" style="position:absolute;width:8820;height:11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xA3jBAAAA2gAAAA8AAABkcnMvZG93bnJldi54bWxEj9GKwjAURN8X/IdwBd/WVIVlqaZFFEFQ&#10;Cqt+wKW5tsXmpiax1r83Cwv7OMzMGWaVD6YVPTnfWFYwmyYgiEurG64UXM67z28QPiBrbC2Tghd5&#10;yLPRxwpTbZ/8Q/0pVCJC2KeooA6hS6X0ZU0G/dR2xNG7WmcwROkqqR0+I9y0cp4kX9Jgw3Ghxo42&#10;NZW308Mo0K7YtNv7oep3+nh0xcEUJpkrNRkP6yWIQEP4D/+191rBAn6vxBsgs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xA3jBAAAA2gAAAA8AAAAAAAAAAAAAAAAAnwIA&#10;AGRycy9kb3ducmV2LnhtbFBLBQYAAAAABAAEAPcAAACNAwAAAAA=&#10;" stroked="t" strokecolor="red">
                  <v:imagedata r:id="rId468" o:title="IMG_0303_副本" gain="19661f" blacklevel="22938f"/>
                </v:shape>
                <w10:wrap type="square"/>
              </v:group>
            </w:pict>
          </mc:Fallback>
        </mc:AlternateContent>
      </w:r>
      <w:r w:rsidR="00FA7FF2" w:rsidRPr="003A2BC9">
        <w:rPr>
          <w:rFonts w:hint="eastAsia"/>
          <w:b/>
          <w:color w:val="FFFFFF" w:themeColor="background1"/>
          <w:szCs w:val="18"/>
        </w:rPr>
        <w:t>Lu</w:t>
      </w:r>
      <w:r w:rsidR="00FA7FF2" w:rsidRPr="000A4055">
        <w:rPr>
          <w:rFonts w:hint="eastAsia"/>
          <w:b/>
          <w:szCs w:val="18"/>
        </w:rPr>
        <w:t xml:space="preserve"> Guo-Q</w:t>
      </w:r>
      <w:r w:rsidR="0084572C" w:rsidRPr="000A4055">
        <w:rPr>
          <w:rFonts w:hint="eastAsia"/>
          <w:b/>
          <w:szCs w:val="18"/>
        </w:rPr>
        <w:t>ing</w:t>
      </w:r>
      <w:r w:rsidR="00FF2F22" w:rsidRPr="000A4055">
        <w:rPr>
          <w:szCs w:val="18"/>
        </w:rPr>
        <w:t xml:space="preserve">, </w:t>
      </w:r>
      <w:r w:rsidR="00FF024E" w:rsidRPr="000A4055">
        <w:rPr>
          <w:rFonts w:hint="eastAsia"/>
          <w:szCs w:val="18"/>
        </w:rPr>
        <w:t xml:space="preserve">born in 1989. </w:t>
      </w:r>
      <w:r w:rsidR="0084572C" w:rsidRPr="000A4055">
        <w:rPr>
          <w:rFonts w:hint="eastAsia"/>
          <w:szCs w:val="18"/>
        </w:rPr>
        <w:t xml:space="preserve">B.S. </w:t>
      </w:r>
      <w:r w:rsidR="00FF024E" w:rsidRPr="000A4055">
        <w:rPr>
          <w:rFonts w:hint="eastAsia"/>
          <w:szCs w:val="18"/>
        </w:rPr>
        <w:t xml:space="preserve"> </w:t>
      </w:r>
      <w:r w:rsidR="0084572C" w:rsidRPr="000A4055">
        <w:rPr>
          <w:rFonts w:hint="eastAsia"/>
          <w:szCs w:val="18"/>
        </w:rPr>
        <w:t>candidate</w:t>
      </w:r>
      <w:r w:rsidR="00FF024E" w:rsidRPr="000A4055">
        <w:rPr>
          <w:rFonts w:hint="eastAsia"/>
          <w:szCs w:val="18"/>
        </w:rPr>
        <w:t xml:space="preserve"> at </w:t>
      </w:r>
      <w:r w:rsidR="0084572C" w:rsidRPr="000A4055">
        <w:rPr>
          <w:rFonts w:hint="eastAsia"/>
          <w:szCs w:val="15"/>
        </w:rPr>
        <w:t>Institute of Software, Chinese Academy of Sciences. His main research interests include differential privacy and data mining.</w:t>
      </w:r>
    </w:p>
    <w:p w:rsidR="00FF2F22" w:rsidRPr="000A4055" w:rsidRDefault="00FF2F22" w:rsidP="00FF2F22">
      <w:pPr>
        <w:rPr>
          <w:b/>
          <w:szCs w:val="18"/>
        </w:rPr>
      </w:pPr>
      <w:r w:rsidRPr="000A4055">
        <w:rPr>
          <w:szCs w:val="18"/>
        </w:rPr>
        <w:br w:type="column"/>
      </w:r>
      <w:r w:rsidR="005D3073" w:rsidRPr="000A4055">
        <w:rPr>
          <w:rFonts w:hint="eastAsia"/>
          <w:b/>
          <w:szCs w:val="18"/>
        </w:rPr>
        <w:lastRenderedPageBreak/>
        <w:t>Ding Li-Ping</w:t>
      </w:r>
      <w:r w:rsidR="005D3073" w:rsidRPr="000A4055">
        <w:rPr>
          <w:rFonts w:hint="eastAsia"/>
          <w:szCs w:val="18"/>
        </w:rPr>
        <w:t>, born in 1965. Professor and PhD supervisor at Institute of Software, Chinese Academy of Sciences. Her main research interests include computer forensics, system security, and trusted computing, and etc.</w:t>
      </w:r>
    </w:p>
    <w:p w:rsidR="00FA7FF2" w:rsidRPr="000A4055" w:rsidRDefault="00FA7FF2" w:rsidP="00FF2F22">
      <w:pPr>
        <w:rPr>
          <w:szCs w:val="18"/>
        </w:rPr>
      </w:pPr>
      <w:r w:rsidRPr="000A4055">
        <w:rPr>
          <w:rFonts w:hint="eastAsia"/>
          <w:b/>
          <w:szCs w:val="18"/>
        </w:rPr>
        <w:t>Zhang Xiao-Ji</w:t>
      </w:r>
      <w:r w:rsidR="009418EB" w:rsidRPr="000A4055">
        <w:rPr>
          <w:rFonts w:hint="eastAsia"/>
          <w:b/>
          <w:szCs w:val="18"/>
        </w:rPr>
        <w:t>an</w:t>
      </w:r>
      <w:r w:rsidRPr="000A4055">
        <w:rPr>
          <w:rFonts w:hint="eastAsia"/>
          <w:szCs w:val="18"/>
        </w:rPr>
        <w:t>, born in 1982. PhD candidate at Renmin University of China. Student member of China Computer Federation. His main research interests include differential privacy and data mining.</w:t>
      </w:r>
    </w:p>
    <w:p w:rsidR="00B0465D" w:rsidRPr="000A4055" w:rsidRDefault="00B0465D" w:rsidP="00FF2F22">
      <w:pPr>
        <w:rPr>
          <w:szCs w:val="18"/>
        </w:rPr>
      </w:pPr>
    </w:p>
    <w:p w:rsidR="00B0465D" w:rsidRPr="000A4055" w:rsidRDefault="00B0465D" w:rsidP="00FF2F22">
      <w:pPr>
        <w:rPr>
          <w:b/>
          <w:szCs w:val="18"/>
        </w:rPr>
        <w:sectPr w:rsidR="00B0465D" w:rsidRPr="000A4055" w:rsidSect="00C91207">
          <w:type w:val="continuous"/>
          <w:pgSz w:w="11905" w:h="16837" w:code="9"/>
          <w:pgMar w:top="1474" w:right="1134" w:bottom="1134" w:left="1134" w:header="964" w:footer="964" w:gutter="0"/>
          <w:cols w:num="2" w:space="720" w:equalWidth="0">
            <w:col w:w="4606" w:space="425"/>
            <w:col w:w="4606"/>
          </w:cols>
          <w:docGrid w:type="lines" w:linePitch="312"/>
        </w:sectPr>
      </w:pPr>
    </w:p>
    <w:p w:rsidR="00FF2F22" w:rsidRPr="000A4055" w:rsidRDefault="00FF2F22" w:rsidP="00FF2F22">
      <w:pPr>
        <w:rPr>
          <w:b/>
          <w:sz w:val="21"/>
          <w:szCs w:val="21"/>
        </w:rPr>
      </w:pPr>
    </w:p>
    <w:p w:rsidR="00FF2F22" w:rsidRPr="000A4055" w:rsidRDefault="00FF2F22" w:rsidP="00FF2F22">
      <w:pPr>
        <w:rPr>
          <w:b/>
          <w:sz w:val="21"/>
          <w:szCs w:val="21"/>
        </w:rPr>
      </w:pPr>
    </w:p>
    <w:p w:rsidR="00FF2F22" w:rsidRPr="000A4055" w:rsidRDefault="00FF2F22" w:rsidP="00FF2F22">
      <w:pPr>
        <w:rPr>
          <w:b/>
          <w:sz w:val="21"/>
          <w:szCs w:val="21"/>
        </w:rPr>
      </w:pPr>
    </w:p>
    <w:p w:rsidR="00FF2F22" w:rsidRPr="000A4055" w:rsidRDefault="00FF2F22" w:rsidP="00FF2F22">
      <w:pPr>
        <w:rPr>
          <w:b/>
          <w:sz w:val="21"/>
          <w:szCs w:val="21"/>
        </w:rPr>
      </w:pPr>
    </w:p>
    <w:p w:rsidR="00FF2F22" w:rsidRPr="000A4055" w:rsidRDefault="00FF2F22" w:rsidP="00FF2F22">
      <w:pPr>
        <w:rPr>
          <w:b/>
          <w:sz w:val="15"/>
          <w:szCs w:val="18"/>
        </w:rPr>
      </w:pPr>
      <w:r w:rsidRPr="000A4055">
        <w:rPr>
          <w:rFonts w:hint="eastAsia"/>
          <w:b/>
          <w:szCs w:val="21"/>
        </w:rPr>
        <w:t>Background</w:t>
      </w:r>
    </w:p>
    <w:p w:rsidR="00FF2F22" w:rsidRPr="000A4055" w:rsidRDefault="00FF2F22" w:rsidP="00FF2F22">
      <w:pPr>
        <w:rPr>
          <w:b/>
          <w:sz w:val="21"/>
          <w:szCs w:val="21"/>
        </w:rPr>
        <w:sectPr w:rsidR="00FF2F22" w:rsidRPr="000A4055" w:rsidSect="00C91207">
          <w:type w:val="continuous"/>
          <w:pgSz w:w="11905" w:h="16837" w:code="9"/>
          <w:pgMar w:top="1474" w:right="1134" w:bottom="1134" w:left="1134" w:header="964" w:footer="964" w:gutter="0"/>
          <w:cols w:space="720"/>
          <w:docGrid w:type="lines" w:linePitch="312"/>
        </w:sectPr>
      </w:pPr>
    </w:p>
    <w:p w:rsidR="00A92080" w:rsidRPr="000A4055" w:rsidRDefault="00A92080" w:rsidP="00FF2F22">
      <w:pPr>
        <w:ind w:firstLineChars="200" w:firstLine="360"/>
        <w:rPr>
          <w:szCs w:val="18"/>
        </w:rPr>
      </w:pPr>
      <w:r w:rsidRPr="000A4055">
        <w:rPr>
          <w:rFonts w:hint="eastAsia"/>
          <w:szCs w:val="18"/>
        </w:rPr>
        <w:lastRenderedPageBreak/>
        <w:t xml:space="preserve">Differential privacy </w:t>
      </w:r>
      <w:r w:rsidR="00E6706D" w:rsidRPr="000A4055">
        <w:rPr>
          <w:rFonts w:hint="eastAsia"/>
          <w:szCs w:val="18"/>
        </w:rPr>
        <w:t xml:space="preserve">is a relatively new privacy model stemming from the field of statistical disclosure control. Differential privacy, in general, requires that the removal or addition of a single database record does not significantly affect the outcome of any analysis based on the database. Therefore, for a record owner, any privacy breach will not be a result of participating in the database since anything that can be learned from the database with his record can also be learned from the one without his record. </w:t>
      </w:r>
    </w:p>
    <w:p w:rsidR="00A92080" w:rsidRPr="000A4055" w:rsidRDefault="00A92080" w:rsidP="00FF2F22">
      <w:pPr>
        <w:ind w:firstLineChars="200" w:firstLine="360"/>
        <w:rPr>
          <w:szCs w:val="18"/>
        </w:rPr>
      </w:pPr>
      <w:r w:rsidRPr="000A4055">
        <w:rPr>
          <w:rFonts w:hint="eastAsia"/>
          <w:szCs w:val="18"/>
        </w:rPr>
        <w:t xml:space="preserve">In the paper, we </w:t>
      </w:r>
      <w:r w:rsidR="0036626F" w:rsidRPr="000A4055">
        <w:rPr>
          <w:rFonts w:hint="eastAsia"/>
          <w:szCs w:val="18"/>
        </w:rPr>
        <w:t>present</w:t>
      </w:r>
      <w:r w:rsidRPr="000A4055">
        <w:rPr>
          <w:rFonts w:hint="eastAsia"/>
          <w:szCs w:val="18"/>
        </w:rPr>
        <w:t xml:space="preserve"> a </w:t>
      </w:r>
      <w:r w:rsidR="0036626F" w:rsidRPr="000A4055">
        <w:rPr>
          <w:rFonts w:hint="eastAsia"/>
          <w:szCs w:val="18"/>
        </w:rPr>
        <w:t>method called</w:t>
      </w:r>
      <w:r w:rsidRPr="000A4055">
        <w:rPr>
          <w:rFonts w:hint="eastAsia"/>
          <w:szCs w:val="18"/>
        </w:rPr>
        <w:t xml:space="preserve"> Diff-FSPM, </w:t>
      </w:r>
      <w:r w:rsidR="0036626F" w:rsidRPr="000A4055">
        <w:rPr>
          <w:rFonts w:hint="eastAsia"/>
          <w:szCs w:val="18"/>
        </w:rPr>
        <w:t>solving the f</w:t>
      </w:r>
      <w:r w:rsidRPr="000A4055">
        <w:rPr>
          <w:rFonts w:hint="eastAsia"/>
          <w:szCs w:val="18"/>
        </w:rPr>
        <w:t>req</w:t>
      </w:r>
      <w:r w:rsidR="0036626F" w:rsidRPr="000A4055">
        <w:rPr>
          <w:rFonts w:hint="eastAsia"/>
          <w:szCs w:val="18"/>
        </w:rPr>
        <w:t>uent sequential patterns mining roblem, in which the goal is to find all sequential patterns whose support exceeds a theshold, and guarantee differential privacy without obliterating the utility of the algorithm.</w:t>
      </w:r>
    </w:p>
    <w:p w:rsidR="00A92080" w:rsidRPr="000A4055" w:rsidRDefault="00A92080" w:rsidP="00FF2F22">
      <w:pPr>
        <w:ind w:firstLineChars="200" w:firstLine="360"/>
        <w:rPr>
          <w:szCs w:val="18"/>
        </w:rPr>
      </w:pPr>
      <w:r w:rsidRPr="000A4055">
        <w:rPr>
          <w:rFonts w:hint="eastAsia"/>
          <w:szCs w:val="18"/>
        </w:rPr>
        <w:t xml:space="preserve">This research is partially supported by the grants from the </w:t>
      </w:r>
      <w:r w:rsidRPr="000A4055">
        <w:rPr>
          <w:rFonts w:hint="eastAsia"/>
          <w:szCs w:val="18"/>
        </w:rPr>
        <w:lastRenderedPageBreak/>
        <w:t>Natural Science Foundation of China.</w:t>
      </w:r>
    </w:p>
    <w:p w:rsidR="00FF2F22" w:rsidRPr="000A4055" w:rsidRDefault="00FF2F22" w:rsidP="00FF2F22">
      <w:pPr>
        <w:ind w:firstLineChars="200" w:firstLine="360"/>
        <w:rPr>
          <w:szCs w:val="18"/>
        </w:rPr>
      </w:pPr>
      <w:r w:rsidRPr="000A4055">
        <w:rPr>
          <w:rFonts w:hint="eastAsia"/>
          <w:szCs w:val="18"/>
        </w:rPr>
        <w:t>*</w:t>
      </w:r>
      <w:r w:rsidRPr="000A4055">
        <w:rPr>
          <w:rFonts w:hint="eastAsia"/>
          <w:szCs w:val="18"/>
        </w:rPr>
        <w:t>论文背景介绍为</w:t>
      </w:r>
      <w:r w:rsidRPr="000A4055">
        <w:rPr>
          <w:rFonts w:hint="eastAsia"/>
          <w:b/>
          <w:szCs w:val="18"/>
        </w:rPr>
        <w:t>英文</w:t>
      </w:r>
      <w:r w:rsidRPr="000A4055">
        <w:rPr>
          <w:rFonts w:hint="eastAsia"/>
          <w:szCs w:val="18"/>
        </w:rPr>
        <w:t>，字体为小</w:t>
      </w:r>
      <w:r w:rsidRPr="000A4055">
        <w:rPr>
          <w:rFonts w:hint="eastAsia"/>
          <w:szCs w:val="18"/>
        </w:rPr>
        <w:t>5</w:t>
      </w:r>
      <w:r w:rsidRPr="000A4055">
        <w:rPr>
          <w:rFonts w:hint="eastAsia"/>
          <w:szCs w:val="18"/>
        </w:rPr>
        <w:t>号</w:t>
      </w:r>
      <w:r w:rsidRPr="000A4055">
        <w:rPr>
          <w:rFonts w:hint="eastAsia"/>
          <w:szCs w:val="18"/>
        </w:rPr>
        <w:t>Times New Roman</w:t>
      </w:r>
      <w:r w:rsidRPr="000A4055">
        <w:rPr>
          <w:rFonts w:hint="eastAsia"/>
          <w:szCs w:val="18"/>
        </w:rPr>
        <w:t>体</w:t>
      </w:r>
      <w:r w:rsidRPr="000A4055">
        <w:rPr>
          <w:rFonts w:hint="eastAsia"/>
          <w:szCs w:val="18"/>
        </w:rPr>
        <w:t>*</w:t>
      </w:r>
    </w:p>
    <w:p w:rsidR="00FF2F22" w:rsidRPr="000A4055" w:rsidRDefault="00FF2F22" w:rsidP="00FF2F22">
      <w:pPr>
        <w:ind w:firstLineChars="200" w:firstLine="360"/>
        <w:rPr>
          <w:szCs w:val="18"/>
        </w:rPr>
      </w:pPr>
      <w:r w:rsidRPr="000A4055">
        <w:rPr>
          <w:rFonts w:hint="eastAsia"/>
          <w:szCs w:val="18"/>
        </w:rPr>
        <w:t>论文后面为</w:t>
      </w:r>
      <w:r w:rsidRPr="000A4055">
        <w:rPr>
          <w:rFonts w:hint="eastAsia"/>
          <w:szCs w:val="18"/>
        </w:rPr>
        <w:t>400</w:t>
      </w:r>
      <w:r w:rsidRPr="000A4055">
        <w:rPr>
          <w:rFonts w:hint="eastAsia"/>
          <w:szCs w:val="18"/>
        </w:rPr>
        <w:t>单词左右的</w:t>
      </w:r>
      <w:r w:rsidRPr="000A4055">
        <w:rPr>
          <w:szCs w:val="18"/>
        </w:rPr>
        <w:t>英文背景介绍。介绍的内容包括：</w:t>
      </w:r>
    </w:p>
    <w:p w:rsidR="00FF2F22" w:rsidRPr="000A4055" w:rsidRDefault="00FF2F22" w:rsidP="00FF2F22">
      <w:pPr>
        <w:ind w:firstLineChars="200" w:firstLine="360"/>
        <w:rPr>
          <w:szCs w:val="18"/>
        </w:rPr>
      </w:pPr>
      <w:r w:rsidRPr="000A4055">
        <w:rPr>
          <w:rFonts w:hint="eastAsia"/>
          <w:szCs w:val="18"/>
        </w:rPr>
        <w:t>本文研究的问题属于哪一个领域的什么问题。该类问题目前国际上解决到什么程度。</w:t>
      </w:r>
    </w:p>
    <w:p w:rsidR="00FF2F22" w:rsidRPr="000A4055" w:rsidRDefault="00FF2F22" w:rsidP="00FF2F22">
      <w:pPr>
        <w:ind w:firstLineChars="200" w:firstLine="360"/>
        <w:rPr>
          <w:szCs w:val="18"/>
        </w:rPr>
      </w:pPr>
      <w:r w:rsidRPr="000A4055">
        <w:rPr>
          <w:rFonts w:hint="eastAsia"/>
          <w:szCs w:val="18"/>
        </w:rPr>
        <w:t>本文将问题解决到什么程度。</w:t>
      </w:r>
    </w:p>
    <w:p w:rsidR="00FF2F22" w:rsidRPr="000A4055" w:rsidRDefault="00FF2F22" w:rsidP="00FF2F22">
      <w:pPr>
        <w:ind w:firstLineChars="200" w:firstLine="360"/>
        <w:rPr>
          <w:szCs w:val="18"/>
        </w:rPr>
      </w:pPr>
      <w:r w:rsidRPr="000A4055">
        <w:rPr>
          <w:szCs w:val="18"/>
        </w:rPr>
        <w:t>课题</w:t>
      </w:r>
      <w:r w:rsidRPr="000A4055">
        <w:rPr>
          <w:rFonts w:hint="eastAsia"/>
          <w:szCs w:val="18"/>
        </w:rPr>
        <w:t>所属的项目</w:t>
      </w:r>
      <w:r w:rsidRPr="000A4055">
        <w:rPr>
          <w:szCs w:val="18"/>
        </w:rPr>
        <w:t>。</w:t>
      </w:r>
    </w:p>
    <w:p w:rsidR="00FF2F22" w:rsidRPr="000A4055" w:rsidRDefault="00FF2F22" w:rsidP="00FF2F22">
      <w:pPr>
        <w:ind w:firstLineChars="200" w:firstLine="360"/>
        <w:rPr>
          <w:szCs w:val="18"/>
        </w:rPr>
      </w:pPr>
      <w:r w:rsidRPr="000A4055">
        <w:rPr>
          <w:rFonts w:hint="eastAsia"/>
          <w:szCs w:val="18"/>
        </w:rPr>
        <w:t>项目的意义。</w:t>
      </w:r>
    </w:p>
    <w:p w:rsidR="00FF2F22" w:rsidRPr="000A4055" w:rsidRDefault="00FF2F22" w:rsidP="00FF2F22">
      <w:pPr>
        <w:ind w:firstLineChars="200" w:firstLine="360"/>
        <w:rPr>
          <w:szCs w:val="18"/>
        </w:rPr>
      </w:pPr>
      <w:r w:rsidRPr="000A4055">
        <w:rPr>
          <w:szCs w:val="18"/>
        </w:rPr>
        <w:t>本研究群体以往在这个方向上的研究成果。</w:t>
      </w:r>
    </w:p>
    <w:p w:rsidR="00FF2F22" w:rsidRPr="000A4055" w:rsidRDefault="00FF2F22" w:rsidP="00FF2F22">
      <w:pPr>
        <w:ind w:firstLineChars="200" w:firstLine="360"/>
        <w:rPr>
          <w:szCs w:val="18"/>
        </w:rPr>
      </w:pPr>
      <w:r w:rsidRPr="000A4055">
        <w:rPr>
          <w:szCs w:val="18"/>
        </w:rPr>
        <w:t>本文的成果是解决大课题中的哪一部分</w:t>
      </w:r>
      <w:r w:rsidRPr="000A4055">
        <w:rPr>
          <w:rFonts w:hint="eastAsia"/>
          <w:szCs w:val="18"/>
        </w:rPr>
        <w:t>，如果涉及</w:t>
      </w:r>
      <w:r w:rsidRPr="000A4055">
        <w:rPr>
          <w:rFonts w:hint="eastAsia"/>
          <w:szCs w:val="18"/>
        </w:rPr>
        <w:t>863\973</w:t>
      </w:r>
      <w:r w:rsidRPr="000A4055">
        <w:rPr>
          <w:rFonts w:hint="eastAsia"/>
          <w:szCs w:val="18"/>
        </w:rPr>
        <w:t>以及其项目、基金、研究计划，注意这些项目的英文名称应书写正确</w:t>
      </w:r>
      <w:r w:rsidRPr="000A4055">
        <w:rPr>
          <w:szCs w:val="18"/>
        </w:rPr>
        <w:t>。</w:t>
      </w:r>
    </w:p>
    <w:p w:rsidR="00FF2F22" w:rsidRPr="000A4055" w:rsidRDefault="00FF2F22" w:rsidP="00FF2F22">
      <w:pPr>
        <w:rPr>
          <w:rFonts w:hAnsi="宋体"/>
          <w:szCs w:val="18"/>
        </w:rPr>
      </w:pPr>
    </w:p>
    <w:p w:rsidR="00B0465D" w:rsidRPr="000A4055" w:rsidRDefault="00B0465D" w:rsidP="00FF2F22">
      <w:pPr>
        <w:rPr>
          <w:rFonts w:hAnsi="宋体"/>
          <w:szCs w:val="18"/>
        </w:rPr>
        <w:sectPr w:rsidR="00B0465D" w:rsidRPr="000A4055" w:rsidSect="00C91207">
          <w:type w:val="continuous"/>
          <w:pgSz w:w="11905" w:h="16837" w:code="9"/>
          <w:pgMar w:top="1474" w:right="1134" w:bottom="1134" w:left="1134" w:header="964" w:footer="964" w:gutter="0"/>
          <w:cols w:num="2" w:space="720" w:equalWidth="0">
            <w:col w:w="4606" w:space="425"/>
            <w:col w:w="4606"/>
          </w:cols>
          <w:docGrid w:type="lines" w:linePitch="312"/>
        </w:sectPr>
      </w:pPr>
    </w:p>
    <w:p w:rsidR="00FF2F22" w:rsidRPr="000A4055" w:rsidRDefault="00FF2F22" w:rsidP="00FF2F22"/>
    <w:p w:rsidR="00016F5C" w:rsidRPr="000A4055" w:rsidRDefault="00016F5C" w:rsidP="00A17E24">
      <w:pPr>
        <w:pStyle w:val="a0"/>
        <w:ind w:firstLineChars="0" w:firstLine="0"/>
        <w:rPr>
          <w:sz w:val="21"/>
        </w:rPr>
      </w:pPr>
    </w:p>
    <w:sectPr w:rsidR="00016F5C" w:rsidRPr="000A4055" w:rsidSect="00C91207">
      <w:type w:val="continuous"/>
      <w:pgSz w:w="11905" w:h="16837" w:code="9"/>
      <w:pgMar w:top="1474" w:right="1134" w:bottom="1134" w:left="1134" w:header="964" w:footer="964" w:gutter="0"/>
      <w:cols w:num="2" w:space="720" w:equalWidth="0">
        <w:col w:w="4606" w:space="425"/>
        <w:col w:w="4606"/>
      </w:cols>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 Guoqing" w:date="2014-05-07T10:48:00Z" w:initials="Guoqing">
    <w:p w:rsidR="0095138E" w:rsidRDefault="0095138E">
      <w:pPr>
        <w:pStyle w:val="afc"/>
      </w:pPr>
      <w:r>
        <w:rPr>
          <w:rStyle w:val="afd"/>
        </w:rPr>
        <w:annotationRef/>
      </w:r>
    </w:p>
    <w:p w:rsidR="0095138E" w:rsidRDefault="0095138E">
      <w:pPr>
        <w:pStyle w:val="afc"/>
      </w:pPr>
      <w:r>
        <w:rPr>
          <w:rFonts w:hint="eastAsia"/>
        </w:rPr>
        <w:t>20140507</w:t>
      </w:r>
      <w:r>
        <w:rPr>
          <w:rFonts w:hint="eastAsia"/>
        </w:rPr>
        <w:tab/>
      </w:r>
      <w:r>
        <w:rPr>
          <w:rFonts w:hint="eastAsia"/>
        </w:rPr>
        <w:t>中英文摘要需要重点关注</w:t>
      </w:r>
    </w:p>
  </w:comment>
  <w:comment w:id="5" w:author="Lu Guoqing" w:date="2014-05-07T10:47:00Z" w:initials="Guoqing">
    <w:p w:rsidR="00E15EB1" w:rsidRDefault="00E15EB1">
      <w:pPr>
        <w:pStyle w:val="afc"/>
      </w:pPr>
      <w:r>
        <w:rPr>
          <w:rStyle w:val="afd"/>
        </w:rPr>
        <w:annotationRef/>
      </w:r>
    </w:p>
    <w:p w:rsidR="00E15EB1" w:rsidRDefault="00E15EB1">
      <w:pPr>
        <w:pStyle w:val="afc"/>
      </w:pPr>
      <w:r>
        <w:rPr>
          <w:rFonts w:hint="eastAsia"/>
        </w:rPr>
        <w:t>20140505</w:t>
      </w:r>
      <w:r w:rsidR="0095138E">
        <w:rPr>
          <w:rFonts w:hint="eastAsia"/>
        </w:rPr>
        <w:tab/>
      </w:r>
      <w:r>
        <w:rPr>
          <w:rFonts w:hint="eastAsia"/>
        </w:rPr>
        <w:t>例如，给出大</w:t>
      </w:r>
      <w:r>
        <w:rPr>
          <w:rFonts w:hint="eastAsia"/>
        </w:rPr>
        <w:t>0</w:t>
      </w:r>
      <w:r>
        <w:rPr>
          <w:rFonts w:hint="eastAsia"/>
        </w:rPr>
        <w:t>的可用性形式化度量</w:t>
      </w:r>
    </w:p>
    <w:p w:rsidR="0095138E" w:rsidRDefault="0095138E">
      <w:pPr>
        <w:pStyle w:val="afc"/>
      </w:pPr>
      <w:r>
        <w:rPr>
          <w:rFonts w:hint="eastAsia"/>
        </w:rPr>
        <w:t xml:space="preserve">1. </w:t>
      </w:r>
      <w:r>
        <w:rPr>
          <w:rFonts w:hint="eastAsia"/>
        </w:rPr>
        <w:t>说清楚为什么项集挖掘方法不能适用</w:t>
      </w:r>
    </w:p>
    <w:p w:rsidR="0095138E" w:rsidRPr="0095138E" w:rsidRDefault="0095138E">
      <w:pPr>
        <w:pStyle w:val="afc"/>
      </w:pPr>
      <w:r>
        <w:rPr>
          <w:rFonts w:hint="eastAsia"/>
        </w:rPr>
        <w:t xml:space="preserve">2. </w:t>
      </w:r>
      <w:r>
        <w:rPr>
          <w:rFonts w:hint="eastAsia"/>
        </w:rPr>
        <w:t>已有序列挖掘方法的缺陷</w:t>
      </w:r>
      <w:r>
        <w:rPr>
          <w:rFonts w:hint="eastAsia"/>
        </w:rPr>
        <w:t xml:space="preserve"> </w:t>
      </w:r>
      <w:r>
        <w:rPr>
          <w:rFonts w:hint="eastAsia"/>
        </w:rPr>
        <w:t>公式度量</w:t>
      </w:r>
    </w:p>
  </w:comment>
  <w:comment w:id="6" w:author="Lu Guoqing" w:date="2014-05-07T10:47:00Z" w:initials="Guoqing">
    <w:p w:rsidR="0095138E" w:rsidRDefault="0095138E">
      <w:pPr>
        <w:pStyle w:val="afc"/>
      </w:pPr>
      <w:r>
        <w:rPr>
          <w:rStyle w:val="afd"/>
        </w:rPr>
        <w:annotationRef/>
      </w:r>
    </w:p>
    <w:p w:rsidR="0095138E" w:rsidRDefault="0095138E">
      <w:pPr>
        <w:pStyle w:val="afc"/>
      </w:pPr>
      <w:r>
        <w:rPr>
          <w:rFonts w:hint="eastAsia"/>
        </w:rPr>
        <w:t>20140507</w:t>
      </w:r>
      <w:r>
        <w:rPr>
          <w:rFonts w:hint="eastAsia"/>
        </w:rPr>
        <w:tab/>
      </w:r>
      <w:r>
        <w:rPr>
          <w:rFonts w:hint="eastAsia"/>
        </w:rPr>
        <w:t>贡献点还需要更加明确</w:t>
      </w:r>
    </w:p>
    <w:p w:rsidR="0095138E" w:rsidRDefault="0095138E">
      <w:pPr>
        <w:pStyle w:val="afc"/>
      </w:pPr>
      <w:r>
        <w:rPr>
          <w:rFonts w:hint="eastAsia"/>
        </w:rPr>
        <w:t>如最优序列长度是应用拉普拉斯机制和指数机制获得的……</w:t>
      </w:r>
    </w:p>
  </w:comment>
  <w:comment w:id="11" w:author="Lu Guoqing" w:date="2014-05-07T10:47:00Z" w:initials="Guoqing">
    <w:p w:rsidR="00E15EB1" w:rsidRDefault="00E15EB1">
      <w:pPr>
        <w:pStyle w:val="afc"/>
      </w:pPr>
      <w:r>
        <w:rPr>
          <w:rStyle w:val="afd"/>
        </w:rPr>
        <w:annotationRef/>
      </w:r>
    </w:p>
    <w:p w:rsidR="0095138E" w:rsidRDefault="0095138E">
      <w:pPr>
        <w:pStyle w:val="afc"/>
      </w:pPr>
      <w:r>
        <w:rPr>
          <w:rFonts w:hint="eastAsia"/>
        </w:rPr>
        <w:t>20140504</w:t>
      </w:r>
    </w:p>
    <w:p w:rsidR="00E15EB1" w:rsidRDefault="00E15EB1">
      <w:pPr>
        <w:pStyle w:val="afc"/>
      </w:pPr>
      <w:r>
        <w:rPr>
          <w:rFonts w:hint="eastAsia"/>
        </w:rPr>
        <w:t>此处还需要继续琢磨</w:t>
      </w:r>
      <w:r>
        <w:rPr>
          <w:rFonts w:hint="eastAsia"/>
        </w:rPr>
        <w:t xml:space="preserve">, </w:t>
      </w:r>
      <w:r>
        <w:rPr>
          <w:rFonts w:hint="eastAsia"/>
        </w:rPr>
        <w:t>怎么写合适！</w:t>
      </w:r>
    </w:p>
    <w:p w:rsidR="00E15EB1" w:rsidRDefault="00E15EB1">
      <w:pPr>
        <w:pStyle w:val="afc"/>
      </w:pPr>
      <w:r>
        <w:rPr>
          <w:rFonts w:hint="eastAsia"/>
        </w:rPr>
        <w:t xml:space="preserve">1. </w:t>
      </w:r>
      <w:r>
        <w:rPr>
          <w:rFonts w:hint="eastAsia"/>
        </w:rPr>
        <w:t>说明已有方法确实有缺点</w:t>
      </w:r>
    </w:p>
    <w:p w:rsidR="00E15EB1" w:rsidRDefault="00E15EB1">
      <w:pPr>
        <w:pStyle w:val="afc"/>
      </w:pPr>
      <w:r>
        <w:rPr>
          <w:rFonts w:hint="eastAsia"/>
        </w:rPr>
        <w:tab/>
      </w:r>
      <w:r>
        <w:rPr>
          <w:rFonts w:hint="eastAsia"/>
        </w:rPr>
        <w:t>重点说明</w:t>
      </w:r>
      <w:r>
        <w:rPr>
          <w:rFonts w:hint="eastAsia"/>
        </w:rPr>
        <w:t xml:space="preserve">N-gram, </w:t>
      </w:r>
      <w:r>
        <w:rPr>
          <w:rFonts w:hint="eastAsia"/>
        </w:rPr>
        <w:t>其他两种方法基于前缀树</w:t>
      </w:r>
      <w:r>
        <w:rPr>
          <w:rFonts w:hint="eastAsia"/>
        </w:rPr>
        <w:t xml:space="preserve">, </w:t>
      </w:r>
      <w:r>
        <w:rPr>
          <w:rFonts w:hint="eastAsia"/>
        </w:rPr>
        <w:t>而</w:t>
      </w:r>
      <w:r>
        <w:rPr>
          <w:rFonts w:hint="eastAsia"/>
        </w:rPr>
        <w:t>N-gram</w:t>
      </w:r>
      <w:r>
        <w:rPr>
          <w:rFonts w:hint="eastAsia"/>
        </w:rPr>
        <w:t>是基于</w:t>
      </w:r>
      <w:r>
        <w:rPr>
          <w:rFonts w:hint="eastAsia"/>
        </w:rPr>
        <w:t>n-gram</w:t>
      </w:r>
      <w:r>
        <w:rPr>
          <w:rFonts w:hint="eastAsia"/>
        </w:rPr>
        <w:t>模型</w:t>
      </w:r>
    </w:p>
    <w:p w:rsidR="00E15EB1" w:rsidRDefault="00E15EB1">
      <w:pPr>
        <w:pStyle w:val="afc"/>
      </w:pPr>
      <w:r>
        <w:rPr>
          <w:rFonts w:hint="eastAsia"/>
        </w:rPr>
        <w:t xml:space="preserve">2. </w:t>
      </w:r>
      <w:r>
        <w:rPr>
          <w:rFonts w:hint="eastAsia"/>
        </w:rPr>
        <w:t>自己的方法能够解决吗？</w:t>
      </w:r>
    </w:p>
    <w:p w:rsidR="00E15EB1" w:rsidRDefault="00E15EB1" w:rsidP="002E5402">
      <w:pPr>
        <w:pStyle w:val="a0"/>
        <w:ind w:firstLine="420"/>
        <w:rPr>
          <w:color w:val="FF0000"/>
          <w:sz w:val="21"/>
        </w:rPr>
      </w:pPr>
      <w:r w:rsidRPr="002650A9">
        <w:rPr>
          <w:rFonts w:hint="eastAsia"/>
          <w:color w:val="FF0000"/>
          <w:sz w:val="21"/>
        </w:rPr>
        <w:t>为了解决内在序列性和高维度带来的挑战</w:t>
      </w:r>
      <w:r w:rsidRPr="002650A9">
        <w:rPr>
          <w:rFonts w:hint="eastAsia"/>
          <w:color w:val="FF0000"/>
          <w:sz w:val="21"/>
        </w:rPr>
        <w:t xml:space="preserve">, </w:t>
      </w:r>
      <w:r w:rsidRPr="002650A9">
        <w:rPr>
          <w:rFonts w:hint="eastAsia"/>
          <w:color w:val="FF0000"/>
          <w:sz w:val="21"/>
        </w:rPr>
        <w:t>分为两类方法</w:t>
      </w:r>
      <w:r w:rsidRPr="002650A9">
        <w:rPr>
          <w:rFonts w:hint="eastAsia"/>
          <w:color w:val="FF0000"/>
          <w:sz w:val="21"/>
        </w:rPr>
        <w:t xml:space="preserve">, </w:t>
      </w:r>
      <w:r w:rsidRPr="002650A9">
        <w:rPr>
          <w:rFonts w:hint="eastAsia"/>
          <w:color w:val="FF0000"/>
          <w:sz w:val="21"/>
        </w:rPr>
        <w:t>前缀树方法有明显的缺点</w:t>
      </w:r>
      <w:r w:rsidRPr="002650A9">
        <w:rPr>
          <w:rFonts w:hint="eastAsia"/>
          <w:color w:val="FF0000"/>
          <w:sz w:val="21"/>
        </w:rPr>
        <w:t>; N-gram</w:t>
      </w:r>
      <w:r w:rsidRPr="002650A9">
        <w:rPr>
          <w:rFonts w:hint="eastAsia"/>
          <w:color w:val="FF0000"/>
          <w:sz w:val="21"/>
        </w:rPr>
        <w:t>模型方法较好</w:t>
      </w:r>
      <w:r w:rsidRPr="002650A9">
        <w:rPr>
          <w:rFonts w:hint="eastAsia"/>
          <w:color w:val="FF0000"/>
          <w:sz w:val="21"/>
        </w:rPr>
        <w:t xml:space="preserve">, </w:t>
      </w:r>
      <w:r w:rsidRPr="002650A9">
        <w:rPr>
          <w:rFonts w:hint="eastAsia"/>
          <w:color w:val="FF0000"/>
          <w:sz w:val="21"/>
        </w:rPr>
        <w:t>但仍存在两个不足</w:t>
      </w:r>
      <w:r w:rsidRPr="002650A9">
        <w:rPr>
          <w:rFonts w:hint="eastAsia"/>
          <w:color w:val="FF0000"/>
          <w:sz w:val="21"/>
        </w:rPr>
        <w:t xml:space="preserve">: (1) </w:t>
      </w:r>
      <w:r w:rsidRPr="002650A9">
        <w:rPr>
          <w:rFonts w:hint="eastAsia"/>
          <w:color w:val="FF0000"/>
          <w:sz w:val="21"/>
        </w:rPr>
        <w:t>截断长度的经验选择导致仅适用于极端分布的序列数据集</w:t>
      </w:r>
      <w:r w:rsidRPr="002650A9">
        <w:rPr>
          <w:rFonts w:hint="eastAsia"/>
          <w:color w:val="FF0000"/>
          <w:sz w:val="21"/>
        </w:rPr>
        <w:t xml:space="preserve">; (2) </w:t>
      </w:r>
      <w:r w:rsidRPr="002650A9">
        <w:rPr>
          <w:rFonts w:hint="eastAsia"/>
          <w:color w:val="FF0000"/>
          <w:sz w:val="21"/>
        </w:rPr>
        <w:t>存在冗余序列</w:t>
      </w:r>
      <w:r w:rsidRPr="002650A9">
        <w:rPr>
          <w:rFonts w:hint="eastAsia"/>
          <w:color w:val="FF0000"/>
          <w:sz w:val="21"/>
        </w:rPr>
        <w:t xml:space="preserve">, </w:t>
      </w:r>
      <w:r w:rsidRPr="002650A9">
        <w:rPr>
          <w:rFonts w:hint="eastAsia"/>
          <w:color w:val="FF0000"/>
          <w:sz w:val="21"/>
        </w:rPr>
        <w:t>相同序列模式重复分配隐私预算</w:t>
      </w:r>
      <w:r w:rsidRPr="002650A9">
        <w:rPr>
          <w:rFonts w:hint="eastAsia"/>
          <w:color w:val="FF0000"/>
          <w:sz w:val="21"/>
        </w:rPr>
        <w:t xml:space="preserve">. </w:t>
      </w:r>
      <w:r w:rsidRPr="002650A9">
        <w:rPr>
          <w:rFonts w:hint="eastAsia"/>
          <w:color w:val="FF0000"/>
          <w:sz w:val="21"/>
        </w:rPr>
        <w:t>自己的方法有的放矢</w:t>
      </w:r>
      <w:r w:rsidRPr="002650A9">
        <w:rPr>
          <w:rFonts w:hint="eastAsia"/>
          <w:color w:val="FF0000"/>
          <w:sz w:val="21"/>
        </w:rPr>
        <w:t xml:space="preserve">: (1) </w:t>
      </w:r>
      <w:r w:rsidRPr="002650A9">
        <w:rPr>
          <w:rFonts w:hint="eastAsia"/>
          <w:color w:val="FF0000"/>
          <w:sz w:val="21"/>
        </w:rPr>
        <w:t>满足差分规约技术获得最优序列长度</w:t>
      </w:r>
      <w:r w:rsidRPr="002650A9">
        <w:rPr>
          <w:rFonts w:hint="eastAsia"/>
          <w:color w:val="FF0000"/>
          <w:sz w:val="21"/>
        </w:rPr>
        <w:t xml:space="preserve">, </w:t>
      </w:r>
      <w:r w:rsidRPr="002650A9">
        <w:rPr>
          <w:rFonts w:hint="eastAsia"/>
          <w:color w:val="FF0000"/>
          <w:sz w:val="21"/>
        </w:rPr>
        <w:t>不受制于数据集</w:t>
      </w:r>
      <w:r w:rsidRPr="002650A9">
        <w:rPr>
          <w:rFonts w:hint="eastAsia"/>
          <w:color w:val="FF0000"/>
          <w:sz w:val="21"/>
        </w:rPr>
        <w:t xml:space="preserve">; (2) </w:t>
      </w:r>
      <w:r w:rsidRPr="002650A9">
        <w:rPr>
          <w:rFonts w:hint="eastAsia"/>
          <w:color w:val="FF0000"/>
          <w:sz w:val="21"/>
        </w:rPr>
        <w:t>借鉴闭频繁序列模式挖掘思想</w:t>
      </w:r>
      <w:r w:rsidRPr="002650A9">
        <w:rPr>
          <w:rFonts w:hint="eastAsia"/>
          <w:color w:val="FF0000"/>
          <w:sz w:val="21"/>
        </w:rPr>
        <w:t xml:space="preserve">, </w:t>
      </w:r>
      <w:r w:rsidRPr="002650A9">
        <w:rPr>
          <w:rFonts w:hint="eastAsia"/>
          <w:color w:val="FF0000"/>
          <w:sz w:val="21"/>
        </w:rPr>
        <w:t>在</w:t>
      </w:r>
      <w:r w:rsidRPr="002650A9">
        <w:rPr>
          <w:rFonts w:hint="eastAsia"/>
          <w:color w:val="FF0000"/>
          <w:sz w:val="21"/>
        </w:rPr>
        <w:t>N</w:t>
      </w:r>
      <w:r w:rsidRPr="002650A9">
        <w:rPr>
          <w:rFonts w:hint="eastAsia"/>
          <w:color w:val="FF0000"/>
          <w:sz w:val="21"/>
          <w:vertAlign w:val="subscript"/>
        </w:rPr>
        <w:t>max</w:t>
      </w:r>
      <w:r w:rsidRPr="002650A9">
        <w:rPr>
          <w:rFonts w:hint="eastAsia"/>
          <w:color w:val="FF0000"/>
          <w:sz w:val="21"/>
        </w:rPr>
        <w:t>探索树构建过程中添加闭剪枝以及连接预测</w:t>
      </w:r>
      <w:r w:rsidRPr="002650A9">
        <w:rPr>
          <w:rFonts w:hint="eastAsia"/>
          <w:color w:val="FF0000"/>
          <w:sz w:val="21"/>
        </w:rPr>
        <w:t xml:space="preserve">. </w:t>
      </w:r>
      <w:r w:rsidRPr="002650A9">
        <w:rPr>
          <w:rFonts w:hint="eastAsia"/>
          <w:color w:val="FF0000"/>
          <w:sz w:val="21"/>
        </w:rPr>
        <w:t>还有一个贡献是交互式方法</w:t>
      </w:r>
      <w:r w:rsidRPr="002650A9">
        <w:rPr>
          <w:rFonts w:hint="eastAsia"/>
          <w:color w:val="FF0000"/>
          <w:sz w:val="21"/>
        </w:rPr>
        <w:t xml:space="preserve">, </w:t>
      </w:r>
      <w:r w:rsidRPr="002650A9">
        <w:rPr>
          <w:rFonts w:hint="eastAsia"/>
          <w:color w:val="FF0000"/>
          <w:sz w:val="21"/>
        </w:rPr>
        <w:t>输入参数是</w:t>
      </w:r>
      <w:r w:rsidRPr="002650A9">
        <w:rPr>
          <w:rFonts w:hint="eastAsia"/>
          <w:color w:val="FF0000"/>
          <w:sz w:val="21"/>
        </w:rPr>
        <w:t xml:space="preserve">min_sup, </w:t>
      </w:r>
      <w:r w:rsidRPr="002650A9">
        <w:rPr>
          <w:rFonts w:hint="eastAsia"/>
          <w:color w:val="FF0000"/>
          <w:sz w:val="21"/>
        </w:rPr>
        <w:t>而</w:t>
      </w:r>
      <w:r w:rsidRPr="002650A9">
        <w:rPr>
          <w:rFonts w:hint="eastAsia"/>
          <w:color w:val="FF0000"/>
          <w:sz w:val="21"/>
        </w:rPr>
        <w:t>N-gram</w:t>
      </w:r>
      <w:r w:rsidRPr="002650A9">
        <w:rPr>
          <w:rFonts w:hint="eastAsia"/>
          <w:color w:val="FF0000"/>
          <w:sz w:val="21"/>
        </w:rPr>
        <w:t>是非交互式</w:t>
      </w:r>
      <w:r w:rsidRPr="002650A9">
        <w:rPr>
          <w:rFonts w:hint="eastAsia"/>
          <w:color w:val="FF0000"/>
          <w:sz w:val="21"/>
        </w:rPr>
        <w:t>.</w:t>
      </w:r>
    </w:p>
    <w:p w:rsidR="00E15EB1" w:rsidRPr="002E5402" w:rsidRDefault="00E15EB1" w:rsidP="002E5402">
      <w:pPr>
        <w:pStyle w:val="a0"/>
        <w:ind w:firstLine="420"/>
        <w:rPr>
          <w:color w:val="FF0000"/>
          <w:sz w:val="21"/>
        </w:rPr>
      </w:pPr>
      <w:r>
        <w:rPr>
          <w:rFonts w:hint="eastAsia"/>
          <w:color w:val="FF0000"/>
          <w:sz w:val="21"/>
        </w:rPr>
        <w:t>区别</w:t>
      </w:r>
      <w:r>
        <w:rPr>
          <w:rFonts w:hint="eastAsia"/>
          <w:color w:val="FF0000"/>
          <w:sz w:val="21"/>
        </w:rPr>
        <w:t>N-gram</w:t>
      </w:r>
      <w:r>
        <w:rPr>
          <w:rFonts w:hint="eastAsia"/>
          <w:color w:val="FF0000"/>
          <w:sz w:val="21"/>
        </w:rPr>
        <w:t>模型方法</w:t>
      </w:r>
      <w:r>
        <w:rPr>
          <w:rFonts w:hint="eastAsia"/>
          <w:color w:val="FF0000"/>
          <w:sz w:val="21"/>
        </w:rPr>
        <w:t xml:space="preserve">: (1) </w:t>
      </w:r>
      <w:r>
        <w:rPr>
          <w:rFonts w:hint="eastAsia"/>
          <w:color w:val="FF0000"/>
          <w:sz w:val="21"/>
        </w:rPr>
        <w:t>阈值是</w:t>
      </w:r>
      <w:r>
        <w:rPr>
          <w:rFonts w:hint="eastAsia"/>
          <w:color w:val="FF0000"/>
          <w:sz w:val="21"/>
        </w:rPr>
        <w:t xml:space="preserve">min_sup; (2) </w:t>
      </w:r>
      <w:r>
        <w:rPr>
          <w:rFonts w:hint="eastAsia"/>
          <w:color w:val="FF0000"/>
          <w:sz w:val="21"/>
        </w:rPr>
        <w:t>隐私预算直接平均分配</w:t>
      </w:r>
      <w:r>
        <w:rPr>
          <w:rFonts w:hint="eastAsia"/>
          <w:color w:val="FF0000"/>
          <w:sz w:val="21"/>
        </w:rPr>
        <w:t xml:space="preserve">, </w:t>
      </w:r>
      <w:r>
        <w:rPr>
          <w:rFonts w:hint="eastAsia"/>
          <w:color w:val="FF0000"/>
          <w:sz w:val="21"/>
        </w:rPr>
        <w:t>配合闭思想</w:t>
      </w:r>
      <w:r>
        <w:rPr>
          <w:rFonts w:hint="eastAsia"/>
          <w:color w:val="FF0000"/>
          <w:sz w:val="21"/>
        </w:rPr>
        <w:t xml:space="preserve">, </w:t>
      </w:r>
      <w:r>
        <w:rPr>
          <w:rFonts w:hint="eastAsia"/>
          <w:color w:val="FF0000"/>
          <w:sz w:val="21"/>
        </w:rPr>
        <w:t>但还是会考虑闭等价关系的判断！！！而不用自适应分配</w:t>
      </w:r>
      <w:r>
        <w:rPr>
          <w:rFonts w:hint="eastAsia"/>
          <w:color w:val="FF0000"/>
          <w:sz w:val="21"/>
        </w:rPr>
        <w:t xml:space="preserve">; (3) </w:t>
      </w:r>
      <w:r>
        <w:rPr>
          <w:rFonts w:hint="eastAsia"/>
          <w:color w:val="FF0000"/>
          <w:sz w:val="21"/>
        </w:rPr>
        <w:t>一致性约束方面也是要考虑的地方！！！</w:t>
      </w:r>
    </w:p>
  </w:comment>
  <w:comment w:id="12" w:author="Lu Guoqing" w:date="2014-05-07T10:47:00Z" w:initials="Guoqing">
    <w:p w:rsidR="00E15EB1" w:rsidRDefault="00E15EB1">
      <w:pPr>
        <w:pStyle w:val="afc"/>
      </w:pPr>
      <w:r>
        <w:rPr>
          <w:rStyle w:val="afd"/>
        </w:rPr>
        <w:annotationRef/>
      </w:r>
    </w:p>
    <w:p w:rsidR="00E15EB1" w:rsidRDefault="00E15EB1">
      <w:pPr>
        <w:pStyle w:val="afc"/>
      </w:pPr>
      <w:r>
        <w:rPr>
          <w:rFonts w:hint="eastAsia"/>
        </w:rPr>
        <w:t>20140505</w:t>
      </w:r>
      <w:r w:rsidR="0095138E">
        <w:rPr>
          <w:rFonts w:hint="eastAsia"/>
        </w:rPr>
        <w:tab/>
      </w:r>
      <w:r>
        <w:rPr>
          <w:rFonts w:hint="eastAsia"/>
        </w:rPr>
        <w:t>增加马尔科夫假设的理论说明，对应定义</w:t>
      </w:r>
      <w:r>
        <w:rPr>
          <w:rFonts w:hint="eastAsia"/>
        </w:rPr>
        <w:t>8</w:t>
      </w:r>
      <w:r>
        <w:rPr>
          <w:rFonts w:hint="eastAsia"/>
        </w:rPr>
        <w:t>连接操作</w:t>
      </w:r>
    </w:p>
  </w:comment>
  <w:comment w:id="13" w:author="Lu Guoqing" w:date="2014-05-07T10:47:00Z" w:initials="Guoqing">
    <w:p w:rsidR="00E15EB1" w:rsidRDefault="00E15EB1">
      <w:pPr>
        <w:pStyle w:val="afc"/>
      </w:pPr>
      <w:r>
        <w:rPr>
          <w:rStyle w:val="afd"/>
        </w:rPr>
        <w:annotationRef/>
      </w:r>
    </w:p>
    <w:p w:rsidR="00E15EB1" w:rsidRDefault="0095138E">
      <w:pPr>
        <w:pStyle w:val="afc"/>
      </w:pPr>
      <w:r>
        <w:rPr>
          <w:rFonts w:hint="eastAsia"/>
        </w:rPr>
        <w:t>2014</w:t>
      </w:r>
      <w:r w:rsidR="00E15EB1">
        <w:rPr>
          <w:rFonts w:hint="eastAsia"/>
        </w:rPr>
        <w:t>0505</w:t>
      </w:r>
      <w:r>
        <w:rPr>
          <w:rFonts w:hint="eastAsia"/>
        </w:rPr>
        <w:tab/>
      </w:r>
      <w:r w:rsidR="00E15EB1">
        <w:rPr>
          <w:rFonts w:hint="eastAsia"/>
        </w:rPr>
        <w:t>内容需要压缩</w:t>
      </w:r>
    </w:p>
    <w:p w:rsidR="0095138E" w:rsidRDefault="0095138E">
      <w:pPr>
        <w:pStyle w:val="afc"/>
      </w:pPr>
      <w:r>
        <w:rPr>
          <w:rFonts w:hint="eastAsia"/>
        </w:rPr>
        <w:t>20140507</w:t>
      </w:r>
      <w:r>
        <w:rPr>
          <w:rFonts w:hint="eastAsia"/>
        </w:rPr>
        <w:tab/>
      </w:r>
      <w:r>
        <w:rPr>
          <w:rFonts w:hint="eastAsia"/>
        </w:rPr>
        <w:t>参照</w:t>
      </w:r>
      <w:r>
        <w:rPr>
          <w:rFonts w:hint="eastAsia"/>
        </w:rPr>
        <w:t>Diff-FSPM</w:t>
      </w:r>
      <w:r>
        <w:rPr>
          <w:rFonts w:hint="eastAsia"/>
        </w:rPr>
        <w:t>文档删减部分</w:t>
      </w:r>
    </w:p>
  </w:comment>
  <w:comment w:id="18" w:author="Lu Guoqing" w:date="2014-05-07T10:47:00Z" w:initials="Guoqing">
    <w:p w:rsidR="0095138E" w:rsidRDefault="0095138E">
      <w:pPr>
        <w:pStyle w:val="afc"/>
      </w:pPr>
      <w:r>
        <w:rPr>
          <w:rStyle w:val="afd"/>
        </w:rPr>
        <w:annotationRef/>
      </w:r>
    </w:p>
    <w:p w:rsidR="0095138E" w:rsidRDefault="0095138E">
      <w:pPr>
        <w:pStyle w:val="afc"/>
      </w:pPr>
      <w:r>
        <w:rPr>
          <w:rFonts w:hint="eastAsia"/>
        </w:rPr>
        <w:t>20140507</w:t>
      </w:r>
      <w:r>
        <w:rPr>
          <w:rFonts w:hint="eastAsia"/>
        </w:rPr>
        <w:tab/>
      </w:r>
      <w:r>
        <w:rPr>
          <w:rFonts w:hint="eastAsia"/>
        </w:rPr>
        <w:t>是否需要问题定义部分？</w:t>
      </w:r>
    </w:p>
  </w:comment>
  <w:comment w:id="21" w:author="Lu Guoqing" w:date="2014-05-07T10:48:00Z" w:initials="Guoqing">
    <w:p w:rsidR="00E15EB1" w:rsidRDefault="00E15EB1">
      <w:pPr>
        <w:pStyle w:val="afc"/>
      </w:pPr>
      <w:r>
        <w:rPr>
          <w:rStyle w:val="afd"/>
        </w:rPr>
        <w:annotationRef/>
      </w:r>
    </w:p>
    <w:p w:rsidR="00E15EB1" w:rsidRDefault="0095138E">
      <w:pPr>
        <w:pStyle w:val="afc"/>
      </w:pPr>
      <w:r>
        <w:rPr>
          <w:rFonts w:hint="eastAsia"/>
        </w:rPr>
        <w:t>20140504</w:t>
      </w:r>
      <w:r>
        <w:rPr>
          <w:rFonts w:hint="eastAsia"/>
        </w:rPr>
        <w:tab/>
      </w:r>
      <w:r w:rsidR="00E15EB1">
        <w:rPr>
          <w:rFonts w:hint="eastAsia"/>
        </w:rPr>
        <w:t>有两种方法</w:t>
      </w:r>
      <w:r w:rsidR="00E15EB1">
        <w:rPr>
          <w:rFonts w:hint="eastAsia"/>
        </w:rPr>
        <w:t>(</w:t>
      </w:r>
      <w:r w:rsidR="00E15EB1">
        <w:rPr>
          <w:rFonts w:hint="eastAsia"/>
        </w:rPr>
        <w:t>都是用到</w:t>
      </w:r>
      <w:r w:rsidR="00E15EB1">
        <w:rPr>
          <w:rFonts w:hint="eastAsia"/>
        </w:rPr>
        <w:t>0.85</w:t>
      </w:r>
      <w:r w:rsidR="00E15EB1">
        <w:rPr>
          <w:rFonts w:hint="eastAsia"/>
        </w:rPr>
        <w:t>系数</w:t>
      </w:r>
      <w:r w:rsidR="00E15EB1">
        <w:rPr>
          <w:rFonts w:hint="eastAsia"/>
        </w:rPr>
        <w:t>)</w:t>
      </w:r>
    </w:p>
    <w:p w:rsidR="00E15EB1" w:rsidRDefault="00E15EB1">
      <w:pPr>
        <w:pStyle w:val="afc"/>
      </w:pPr>
      <w:r>
        <w:rPr>
          <w:rFonts w:hint="eastAsia"/>
        </w:rPr>
        <w:t xml:space="preserve">1. </w:t>
      </w:r>
      <w:r>
        <w:rPr>
          <w:rFonts w:hint="eastAsia"/>
        </w:rPr>
        <w:t>拉普拉斯机制</w:t>
      </w:r>
      <w:r>
        <w:rPr>
          <w:rFonts w:hint="eastAsia"/>
        </w:rPr>
        <w:tab/>
        <w:t>Zeng C</w:t>
      </w:r>
      <w:r>
        <w:t>’</w:t>
      </w:r>
      <w:r>
        <w:rPr>
          <w:rFonts w:hint="eastAsia"/>
        </w:rPr>
        <w:t>s paper</w:t>
      </w:r>
    </w:p>
    <w:p w:rsidR="00E15EB1" w:rsidRDefault="00E15EB1">
      <w:pPr>
        <w:pStyle w:val="afc"/>
      </w:pPr>
      <w:r>
        <w:rPr>
          <w:rFonts w:hint="eastAsia"/>
        </w:rPr>
        <w:t xml:space="preserve">2. </w:t>
      </w:r>
      <w:r>
        <w:rPr>
          <w:rFonts w:hint="eastAsia"/>
        </w:rPr>
        <w:t>指数机制</w:t>
      </w:r>
      <w:r>
        <w:rPr>
          <w:rFonts w:hint="eastAsia"/>
        </w:rPr>
        <w:tab/>
        <w:t>PINQ</w:t>
      </w:r>
      <w:r>
        <w:rPr>
          <w:rFonts w:hint="eastAsia"/>
        </w:rPr>
        <w:t>框架</w:t>
      </w:r>
      <w:r>
        <w:rPr>
          <w:rFonts w:hint="eastAsia"/>
        </w:rPr>
        <w:t xml:space="preserve"> + Ting Yu</w:t>
      </w:r>
      <w:r>
        <w:t>’</w:t>
      </w:r>
      <w:r>
        <w:rPr>
          <w:rFonts w:hint="eastAsia"/>
        </w:rPr>
        <w:t>s paper</w:t>
      </w:r>
    </w:p>
    <w:p w:rsidR="00E15EB1" w:rsidRDefault="00E15EB1">
      <w:pPr>
        <w:pStyle w:val="afc"/>
      </w:pPr>
      <w:r>
        <w:rPr>
          <w:rFonts w:hint="eastAsia"/>
        </w:rPr>
        <w:tab/>
        <w:t>PINQ</w:t>
      </w:r>
      <w:r>
        <w:rPr>
          <w:rFonts w:hint="eastAsia"/>
        </w:rPr>
        <w:t>代码中有指定</w:t>
      </w:r>
      <w:r>
        <w:rPr>
          <w:rFonts w:hint="eastAsia"/>
        </w:rPr>
        <w:t>0.85</w:t>
      </w:r>
      <w:r>
        <w:rPr>
          <w:rFonts w:hint="eastAsia"/>
        </w:rPr>
        <w:t>的参数</w:t>
      </w:r>
      <w:r>
        <w:rPr>
          <w:rFonts w:hint="eastAsia"/>
        </w:rPr>
        <w:t xml:space="preserve">, </w:t>
      </w:r>
      <w:r>
        <w:rPr>
          <w:rFonts w:hint="eastAsia"/>
        </w:rPr>
        <w:t>需要理解如何实现！</w:t>
      </w:r>
    </w:p>
  </w:comment>
  <w:comment w:id="24" w:author="Lu Guoqing" w:date="2014-05-07T10:48:00Z" w:initials="Guoqing">
    <w:p w:rsidR="00E15EB1" w:rsidRDefault="00E15EB1">
      <w:pPr>
        <w:pStyle w:val="afc"/>
      </w:pPr>
      <w:r>
        <w:rPr>
          <w:rStyle w:val="afd"/>
        </w:rPr>
        <w:annotationRef/>
      </w:r>
    </w:p>
    <w:p w:rsidR="00E15EB1" w:rsidRDefault="0095138E">
      <w:pPr>
        <w:pStyle w:val="afc"/>
      </w:pPr>
      <w:r>
        <w:rPr>
          <w:rFonts w:hint="eastAsia"/>
        </w:rPr>
        <w:t>2014</w:t>
      </w:r>
      <w:r w:rsidR="00E15EB1">
        <w:rPr>
          <w:rFonts w:hint="eastAsia"/>
        </w:rPr>
        <w:t>0505</w:t>
      </w:r>
    </w:p>
    <w:p w:rsidR="00E15EB1" w:rsidRDefault="00E15EB1" w:rsidP="003B5BD5">
      <w:pPr>
        <w:pStyle w:val="afc"/>
        <w:numPr>
          <w:ilvl w:val="0"/>
          <w:numId w:val="23"/>
        </w:numPr>
      </w:pPr>
      <w:r>
        <w:rPr>
          <w:rFonts w:hint="eastAsia"/>
        </w:rPr>
        <w:t>“局部变换”部分都不要写，给出标注</w:t>
      </w:r>
    </w:p>
    <w:p w:rsidR="00E15EB1" w:rsidRDefault="00E15EB1" w:rsidP="0083696B">
      <w:pPr>
        <w:pStyle w:val="afc"/>
      </w:pPr>
      <w:r>
        <w:rPr>
          <w:rFonts w:hint="eastAsia"/>
        </w:rPr>
        <w:t xml:space="preserve"> 2. </w:t>
      </w:r>
      <w:r>
        <w:rPr>
          <w:rFonts w:hint="eastAsia"/>
        </w:rPr>
        <w:t>说明局部转换存在隐私泄露风险，进而引出方法保证差分隐私</w:t>
      </w:r>
    </w:p>
  </w:comment>
  <w:comment w:id="62" w:author="Lu Guoqing" w:date="2014-05-07T10:48:00Z" w:initials="Guoqing">
    <w:p w:rsidR="00E15EB1" w:rsidRDefault="00E15EB1">
      <w:pPr>
        <w:pStyle w:val="afc"/>
      </w:pPr>
      <w:r>
        <w:rPr>
          <w:rStyle w:val="afd"/>
        </w:rPr>
        <w:annotationRef/>
      </w:r>
    </w:p>
    <w:p w:rsidR="00E15EB1" w:rsidRDefault="0095138E">
      <w:pPr>
        <w:pStyle w:val="afc"/>
      </w:pPr>
      <w:r>
        <w:rPr>
          <w:rFonts w:hint="eastAsia"/>
        </w:rPr>
        <w:t>20140507</w:t>
      </w:r>
      <w:r>
        <w:rPr>
          <w:rFonts w:hint="eastAsia"/>
        </w:rPr>
        <w:tab/>
      </w:r>
      <w:r w:rsidR="00E15EB1">
        <w:rPr>
          <w:rFonts w:hint="eastAsia"/>
        </w:rPr>
        <w:t>此处可想到两种方法</w:t>
      </w:r>
      <w:r w:rsidR="00E15EB1">
        <w:rPr>
          <w:rFonts w:hint="eastAsia"/>
        </w:rPr>
        <w:t xml:space="preserve">, </w:t>
      </w:r>
      <w:r w:rsidR="00E15EB1">
        <w:rPr>
          <w:rFonts w:hint="eastAsia"/>
        </w:rPr>
        <w:t>但输入都是添加拉普拉斯噪音后的</w:t>
      </w:r>
      <w:r w:rsidR="00E15EB1">
        <w:rPr>
          <w:rFonts w:hint="eastAsia"/>
        </w:rPr>
        <w:t>Z</w:t>
      </w:r>
    </w:p>
    <w:p w:rsidR="00E15EB1" w:rsidRDefault="00E15EB1">
      <w:pPr>
        <w:pStyle w:val="afc"/>
      </w:pPr>
      <w:r>
        <w:rPr>
          <w:rFonts w:hint="eastAsia"/>
        </w:rPr>
        <w:t xml:space="preserve">1. </w:t>
      </w:r>
      <w:r>
        <w:rPr>
          <w:rFonts w:hint="eastAsia"/>
        </w:rPr>
        <w:t>直接累加满足</w:t>
      </w:r>
      <w:r>
        <w:rPr>
          <w:rFonts w:hint="eastAsia"/>
        </w:rPr>
        <w:t>&gt;EXP</w:t>
      </w:r>
      <w:r>
        <w:rPr>
          <w:rFonts w:hint="eastAsia"/>
        </w:rPr>
        <w:t>时</w:t>
      </w:r>
    </w:p>
    <w:p w:rsidR="00E15EB1" w:rsidRDefault="00E15EB1">
      <w:pPr>
        <w:pStyle w:val="afc"/>
      </w:pPr>
      <w:r>
        <w:rPr>
          <w:rFonts w:hint="eastAsia"/>
        </w:rPr>
        <w:t xml:space="preserve">2. </w:t>
      </w:r>
      <w:r>
        <w:rPr>
          <w:rFonts w:hint="eastAsia"/>
        </w:rPr>
        <w:t>应用指数机制来选择最优序列长度</w:t>
      </w:r>
    </w:p>
    <w:p w:rsidR="00E15EB1" w:rsidRDefault="00E15EB1">
      <w:pPr>
        <w:pStyle w:val="afc"/>
      </w:pPr>
    </w:p>
    <w:p w:rsidR="00E15EB1" w:rsidRDefault="00E15EB1">
      <w:pPr>
        <w:pStyle w:val="afc"/>
      </w:pPr>
      <w:r>
        <w:rPr>
          <w:rFonts w:hint="eastAsia"/>
        </w:rPr>
        <w:t>上述两种方法</w:t>
      </w:r>
      <w:r>
        <w:rPr>
          <w:rFonts w:hint="eastAsia"/>
        </w:rPr>
        <w:t xml:space="preserve">, </w:t>
      </w:r>
      <w:r w:rsidR="00D05EE7">
        <w:rPr>
          <w:rFonts w:hint="eastAsia"/>
        </w:rPr>
        <w:t>需要权衡利弊啊！</w:t>
      </w:r>
    </w:p>
    <w:p w:rsidR="00D05EE7" w:rsidRDefault="00D05EE7">
      <w:pPr>
        <w:pStyle w:val="afc"/>
      </w:pPr>
      <w:r>
        <w:rPr>
          <w:rFonts w:hint="eastAsia"/>
        </w:rPr>
        <w:t>2</w:t>
      </w:r>
      <w:r>
        <w:rPr>
          <w:rFonts w:hint="eastAsia"/>
        </w:rPr>
        <w:t>显示比</w:t>
      </w:r>
      <w:r>
        <w:rPr>
          <w:rFonts w:hint="eastAsia"/>
        </w:rPr>
        <w:t>1</w:t>
      </w:r>
      <w:r>
        <w:rPr>
          <w:rFonts w:hint="eastAsia"/>
        </w:rPr>
        <w:t>要繁琐</w:t>
      </w:r>
    </w:p>
    <w:p w:rsidR="0017302B" w:rsidRDefault="00D05EE7">
      <w:pPr>
        <w:pStyle w:val="afc"/>
      </w:pPr>
      <w:r>
        <w:rPr>
          <w:rFonts w:hint="eastAsia"/>
        </w:rPr>
        <w:t>但</w:t>
      </w:r>
      <w:r>
        <w:rPr>
          <w:rFonts w:hint="eastAsia"/>
        </w:rPr>
        <w:t>2</w:t>
      </w:r>
      <w:r>
        <w:rPr>
          <w:rFonts w:hint="eastAsia"/>
        </w:rPr>
        <w:t>满足差分隐私</w:t>
      </w:r>
      <w:r>
        <w:rPr>
          <w:rFonts w:hint="eastAsia"/>
        </w:rPr>
        <w:t xml:space="preserve">, </w:t>
      </w:r>
      <w:r>
        <w:rPr>
          <w:rFonts w:hint="eastAsia"/>
        </w:rPr>
        <w:t>指数机制</w:t>
      </w:r>
      <w:r>
        <w:rPr>
          <w:rFonts w:hint="eastAsia"/>
        </w:rPr>
        <w:t xml:space="preserve">, </w:t>
      </w:r>
      <w:r>
        <w:rPr>
          <w:rFonts w:hint="eastAsia"/>
        </w:rPr>
        <w:t>中位数思想避免极端值的影响</w:t>
      </w:r>
    </w:p>
    <w:p w:rsidR="0017302B" w:rsidRPr="00D05EE7" w:rsidRDefault="0017302B">
      <w:pPr>
        <w:pStyle w:val="afc"/>
      </w:pPr>
      <w:r>
        <w:rPr>
          <w:rFonts w:hint="eastAsia"/>
        </w:rPr>
        <w:t>当前理解</w:t>
      </w:r>
      <w:r>
        <w:rPr>
          <w:rFonts w:hint="eastAsia"/>
        </w:rPr>
        <w:t xml:space="preserve">: </w:t>
      </w:r>
      <w:r>
        <w:rPr>
          <w:rFonts w:hint="eastAsia"/>
        </w:rPr>
        <w:t>选择指数机制</w:t>
      </w:r>
    </w:p>
  </w:comment>
  <w:comment w:id="72" w:author="Lu Guoqing" w:date="2014-05-04T22:54:00Z" w:initials="Guoqing">
    <w:p w:rsidR="00E15EB1" w:rsidRDefault="00E15EB1">
      <w:pPr>
        <w:pStyle w:val="afc"/>
      </w:pPr>
      <w:r>
        <w:rPr>
          <w:rStyle w:val="afd"/>
        </w:rPr>
        <w:annotationRef/>
      </w:r>
    </w:p>
    <w:p w:rsidR="00E15EB1" w:rsidRDefault="00E15EB1">
      <w:pPr>
        <w:pStyle w:val="afc"/>
      </w:pPr>
      <w:r>
        <w:rPr>
          <w:rFonts w:hint="eastAsia"/>
        </w:rPr>
        <w:t>这里名字不大合适了！</w:t>
      </w:r>
    </w:p>
    <w:p w:rsidR="00E15EB1" w:rsidRDefault="00E15EB1">
      <w:pPr>
        <w:pStyle w:val="afc"/>
      </w:pPr>
      <w:r>
        <w:rPr>
          <w:rFonts w:hint="eastAsia"/>
        </w:rPr>
        <w:t>本方法基于</w:t>
      </w:r>
      <w:r>
        <w:rPr>
          <w:rFonts w:hint="eastAsia"/>
        </w:rPr>
        <w:t>N-gram</w:t>
      </w:r>
      <w:r>
        <w:rPr>
          <w:rFonts w:hint="eastAsia"/>
        </w:rPr>
        <w:t>模型构建的探索树</w:t>
      </w:r>
      <w:r>
        <w:rPr>
          <w:rFonts w:hint="eastAsia"/>
        </w:rPr>
        <w:t xml:space="preserve">, </w:t>
      </w:r>
      <w:r>
        <w:rPr>
          <w:rFonts w:hint="eastAsia"/>
        </w:rPr>
        <w:t>区别已有基于前缀树的方法</w:t>
      </w:r>
    </w:p>
    <w:p w:rsidR="00E15EB1" w:rsidRPr="00036A4A" w:rsidRDefault="00E15EB1">
      <w:pPr>
        <w:pStyle w:val="afc"/>
      </w:pPr>
      <w:r>
        <w:rPr>
          <w:rFonts w:hint="eastAsia"/>
        </w:rPr>
        <w:t>因此参照</w:t>
      </w:r>
      <w:r>
        <w:rPr>
          <w:rFonts w:hint="eastAsia"/>
        </w:rPr>
        <w:t>FP-Growth</w:t>
      </w:r>
      <w:r>
        <w:rPr>
          <w:rFonts w:hint="eastAsia"/>
        </w:rPr>
        <w:t>命名为</w:t>
      </w:r>
      <w:r>
        <w:rPr>
          <w:rFonts w:hint="eastAsia"/>
        </w:rPr>
        <w:t>FSP</w:t>
      </w:r>
      <w:r>
        <w:rPr>
          <w:rFonts w:hint="eastAsia"/>
        </w:rPr>
        <w:t>树比较合适吧？</w:t>
      </w:r>
    </w:p>
  </w:comment>
  <w:comment w:id="75" w:author="Lu Guoqing" w:date="2014-05-07T10:49:00Z" w:initials="Guoqing">
    <w:p w:rsidR="00D0481B" w:rsidRDefault="00D0481B">
      <w:pPr>
        <w:pStyle w:val="afc"/>
      </w:pPr>
      <w:r>
        <w:rPr>
          <w:rStyle w:val="afd"/>
        </w:rPr>
        <w:annotationRef/>
      </w:r>
    </w:p>
    <w:p w:rsidR="00D0481B" w:rsidRDefault="00D0481B">
      <w:pPr>
        <w:pStyle w:val="afc"/>
      </w:pPr>
      <w:r>
        <w:rPr>
          <w:rFonts w:hint="eastAsia"/>
        </w:rPr>
        <w:t>20140507</w:t>
      </w:r>
      <w:r>
        <w:rPr>
          <w:rFonts w:hint="eastAsia"/>
        </w:rPr>
        <w:tab/>
      </w:r>
      <w:r>
        <w:rPr>
          <w:rFonts w:hint="eastAsia"/>
        </w:rPr>
        <w:t>需要重新整理伪代码</w:t>
      </w:r>
    </w:p>
  </w:comment>
  <w:comment w:id="93" w:author="Lu Guoqing" w:date="2014-05-07T10:50:00Z" w:initials="Guoqing">
    <w:p w:rsidR="00D0481B" w:rsidRDefault="00D0481B">
      <w:pPr>
        <w:pStyle w:val="afc"/>
      </w:pPr>
      <w:r>
        <w:rPr>
          <w:rStyle w:val="afd"/>
        </w:rPr>
        <w:annotationRef/>
      </w:r>
    </w:p>
    <w:p w:rsidR="00D0481B" w:rsidRDefault="00D0481B">
      <w:pPr>
        <w:pStyle w:val="afc"/>
      </w:pPr>
      <w:r>
        <w:rPr>
          <w:rFonts w:hint="eastAsia"/>
        </w:rPr>
        <w:t>20140507</w:t>
      </w:r>
      <w:r>
        <w:rPr>
          <w:rFonts w:hint="eastAsia"/>
        </w:rPr>
        <w:tab/>
      </w:r>
      <w:r>
        <w:rPr>
          <w:rFonts w:hint="eastAsia"/>
        </w:rPr>
        <w:t>添加指数机制的证明</w:t>
      </w:r>
    </w:p>
    <w:p w:rsidR="00D0481B" w:rsidRDefault="00D0481B">
      <w:pPr>
        <w:pStyle w:val="afc"/>
      </w:pPr>
      <w:r>
        <w:rPr>
          <w:rFonts w:hint="eastAsia"/>
        </w:rPr>
        <w:t>最终可能删掉拉普拉斯的证明</w:t>
      </w:r>
      <w:r>
        <w:rPr>
          <w:rFonts w:hint="eastAsia"/>
        </w:rPr>
        <w:t xml:space="preserve">, </w:t>
      </w:r>
      <w:r>
        <w:rPr>
          <w:rFonts w:hint="eastAsia"/>
        </w:rPr>
        <w:t>直接参照定义获得</w:t>
      </w:r>
      <w:r>
        <w:rPr>
          <w:rFonts w:hint="eastAsia"/>
        </w:rPr>
        <w:t xml:space="preserve">, </w:t>
      </w:r>
      <w:r>
        <w:rPr>
          <w:rFonts w:hint="eastAsia"/>
        </w:rPr>
        <w:t>保留指数机制证明</w:t>
      </w:r>
      <w:r>
        <w:rPr>
          <w:rFonts w:hint="eastAsia"/>
        </w:rPr>
        <w:t>.</w:t>
      </w:r>
    </w:p>
  </w:comment>
  <w:comment w:id="96" w:author="Lu Guoqing" w:date="2014-05-07T10:52:00Z" w:initials="Guoqing">
    <w:p w:rsidR="00806EFE" w:rsidRDefault="00806EFE">
      <w:pPr>
        <w:pStyle w:val="afc"/>
      </w:pPr>
      <w:r>
        <w:rPr>
          <w:rStyle w:val="afd"/>
        </w:rPr>
        <w:annotationRef/>
      </w:r>
    </w:p>
    <w:p w:rsidR="00806EFE" w:rsidRDefault="00806EFE">
      <w:pPr>
        <w:pStyle w:val="afc"/>
      </w:pPr>
      <w:r>
        <w:rPr>
          <w:rFonts w:hint="eastAsia"/>
        </w:rPr>
        <w:t>20140507</w:t>
      </w:r>
      <w:r>
        <w:rPr>
          <w:rFonts w:hint="eastAsia"/>
        </w:rPr>
        <w:tab/>
      </w:r>
      <w:r>
        <w:rPr>
          <w:rFonts w:hint="eastAsia"/>
        </w:rPr>
        <w:t>数据集的选择、描述等需要斟酌</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F18" w:rsidRDefault="001A3F18">
      <w:r>
        <w:separator/>
      </w:r>
    </w:p>
  </w:endnote>
  <w:endnote w:type="continuationSeparator" w:id="0">
    <w:p w:rsidR="001A3F18" w:rsidRDefault="001A3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default"/>
    <w:sig w:usb0="00000001" w:usb1="08080000" w:usb2="00000010" w:usb3="00000000" w:csb0="00100000" w:csb1="00000000"/>
  </w:font>
  <w:font w:name="OpenSymbol">
    <w:charset w:val="00"/>
    <w:family w:val="auto"/>
    <w:pitch w:val="variable"/>
    <w:sig w:usb0="800000AF" w:usb1="1001ECEA" w:usb2="00000000" w:usb3="00000000" w:csb0="00000001" w:csb1="00000000"/>
  </w:font>
  <w:font w:name="DejaVu Sans">
    <w:altName w:val="Arial Unicode MS"/>
    <w:charset w:val="00"/>
    <w:family w:val="swiss"/>
    <w:pitch w:val="variable"/>
    <w:sig w:usb0="00000000" w:usb1="D200FDFF" w:usb2="00042029" w:usb3="00000000" w:csb0="8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Monotype Sorts">
    <w:altName w:val="Symbol"/>
    <w:charset w:val="02"/>
    <w:family w:val="roman"/>
    <w:pitch w:val="default"/>
    <w:sig w:usb0="00000000" w:usb1="00000000" w:usb2="00000000" w:usb3="00000000" w:csb0="00040001" w:csb1="00000000"/>
  </w:font>
  <w:font w:name="方正正纤黑简体">
    <w:panose1 w:val="02000000000000000000"/>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EB1" w:rsidRPr="008C5F75" w:rsidRDefault="00E15EB1" w:rsidP="00785476">
    <w:pPr>
      <w:pStyle w:val="ad"/>
      <w:rPr>
        <w:rFonts w:eastAsia="宋体" w:hAnsi="宋体"/>
        <w:sz w:val="15"/>
        <w:szCs w:val="15"/>
      </w:rPr>
    </w:pPr>
    <w:r w:rsidRPr="008C5F75">
      <w:rPr>
        <w:rFonts w:eastAsia="宋体" w:hAnsi="宋体"/>
        <w:noProof/>
        <w:sz w:val="15"/>
        <w:szCs w:val="15"/>
      </w:rPr>
      <mc:AlternateContent>
        <mc:Choice Requires="wps">
          <w:drawing>
            <wp:anchor distT="0" distB="0" distL="114300" distR="114300" simplePos="0" relativeHeight="251658240" behindDoc="0" locked="0" layoutInCell="1" allowOverlap="1" wp14:anchorId="36A3DF13" wp14:editId="47B1AFAC">
              <wp:simplePos x="0" y="0"/>
              <wp:positionH relativeFrom="column">
                <wp:posOffset>17780</wp:posOffset>
              </wp:positionH>
              <wp:positionV relativeFrom="paragraph">
                <wp:posOffset>90805</wp:posOffset>
              </wp:positionV>
              <wp:extent cx="1391285" cy="0"/>
              <wp:effectExtent l="8255" t="5080" r="10160" b="1397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128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left:0;text-align:left;margin-left:1.4pt;margin-top:7.15pt;width:109.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" strokecolor="black [3213]"/>
          </w:pict>
        </mc:Fallback>
      </mc:AlternateContent>
    </w:r>
  </w:p>
  <w:p w:rsidR="00E15EB1" w:rsidRPr="008C5F75" w:rsidRDefault="00E15EB1" w:rsidP="00C01B30">
    <w:pPr>
      <w:pStyle w:val="ad"/>
      <w:rPr>
        <w:rFonts w:eastAsia="宋体" w:hAnsi="宋体"/>
        <w:sz w:val="15"/>
        <w:szCs w:val="15"/>
      </w:rPr>
    </w:pPr>
    <w:r w:rsidRPr="008C5F75">
      <w:rPr>
        <w:rFonts w:eastAsia="宋体" w:hAnsi="宋体" w:hint="eastAsia"/>
        <w:b/>
        <w:sz w:val="15"/>
        <w:szCs w:val="15"/>
      </w:rPr>
      <w:t>收稿日期</w:t>
    </w:r>
    <w:r w:rsidRPr="008C5F75">
      <w:rPr>
        <w:rFonts w:eastAsia="宋体" w:hAnsi="宋体" w:hint="eastAsia"/>
        <w:sz w:val="15"/>
        <w:szCs w:val="15"/>
      </w:rPr>
      <w:t xml:space="preserve">: 2014-05-30; </w:t>
    </w:r>
    <w:r w:rsidRPr="008C5F75">
      <w:rPr>
        <w:rFonts w:eastAsia="宋体" w:hAnsi="宋体" w:hint="eastAsia"/>
        <w:b/>
        <w:sz w:val="15"/>
        <w:szCs w:val="15"/>
      </w:rPr>
      <w:t>修回日期</w:t>
    </w:r>
    <w:r w:rsidRPr="008C5F75">
      <w:rPr>
        <w:rFonts w:eastAsia="宋体" w:hAnsi="宋体" w:hint="eastAsia"/>
        <w:sz w:val="15"/>
        <w:szCs w:val="15"/>
      </w:rPr>
      <w:t>: 2014-05-30</w:t>
    </w:r>
  </w:p>
  <w:p w:rsidR="00E15EB1" w:rsidRPr="008C5F75" w:rsidRDefault="00E15EB1" w:rsidP="00C01B30">
    <w:pPr>
      <w:pStyle w:val="ad"/>
      <w:rPr>
        <w:rFonts w:eastAsiaTheme="minorEastAsia"/>
      </w:rPr>
    </w:pPr>
    <w:r w:rsidRPr="008C5F75">
      <w:rPr>
        <w:rFonts w:eastAsia="宋体" w:hAnsi="宋体" w:hint="eastAsia"/>
        <w:b/>
        <w:sz w:val="15"/>
        <w:szCs w:val="15"/>
      </w:rPr>
      <w:t>基金项目</w:t>
    </w:r>
    <w:r w:rsidRPr="008C5F75">
      <w:rPr>
        <w:rFonts w:eastAsia="宋体" w:hAnsi="宋体" w:hint="eastAsia"/>
        <w:sz w:val="15"/>
        <w:szCs w:val="15"/>
      </w:rPr>
      <w:t xml:space="preserve">: </w:t>
    </w:r>
    <w:r w:rsidRPr="008C5F75">
      <w:rPr>
        <w:rFonts w:eastAsia="宋体" w:hAnsi="宋体" w:hint="eastAsia"/>
        <w:sz w:val="15"/>
        <w:szCs w:val="15"/>
      </w:rPr>
      <w:t>国家科技重大专项经费</w:t>
    </w:r>
    <w:r w:rsidRPr="008C5F75">
      <w:rPr>
        <w:rFonts w:eastAsia="宋体" w:hAnsi="宋体"/>
        <w:sz w:val="15"/>
        <w:szCs w:val="15"/>
      </w:rPr>
      <w:t>(</w:t>
    </w:r>
    <w:r w:rsidRPr="008C5F75">
      <w:rPr>
        <w:rFonts w:eastAsia="宋体" w:hAnsi="宋体" w:hint="eastAsia"/>
        <w:sz w:val="15"/>
        <w:szCs w:val="15"/>
      </w:rPr>
      <w:t>2012ZX01039-0 04</w:t>
    </w:r>
    <w:r w:rsidRPr="008C5F75">
      <w:rPr>
        <w:rFonts w:eastAsia="宋体" w:hAnsi="宋体"/>
        <w:sz w:val="15"/>
        <w:szCs w:val="15"/>
      </w:rPr>
      <w:t>)</w:t>
    </w:r>
    <w:r w:rsidRPr="008C5F75">
      <w:rPr>
        <w:rFonts w:eastAsia="宋体" w:hAnsi="宋体" w:hint="eastAsia"/>
        <w:sz w:val="15"/>
        <w:szCs w:val="15"/>
      </w:rPr>
      <w:t xml:space="preserve">; </w:t>
    </w:r>
    <w:r w:rsidRPr="008C5F75">
      <w:rPr>
        <w:rFonts w:eastAsia="宋体" w:hAnsi="宋体" w:hint="eastAsia"/>
        <w:sz w:val="15"/>
        <w:szCs w:val="15"/>
      </w:rPr>
      <w:t>中国科学院战略性科技先导专项</w:t>
    </w:r>
    <w:r w:rsidRPr="008C5F75">
      <w:rPr>
        <w:rFonts w:eastAsia="宋体" w:hAnsi="宋体"/>
        <w:sz w:val="15"/>
        <w:szCs w:val="15"/>
      </w:rPr>
      <w:t>(</w:t>
    </w:r>
    <w:r w:rsidRPr="008C5F75">
      <w:rPr>
        <w:rFonts w:eastAsia="宋体" w:hAnsi="宋体" w:hint="eastAsia"/>
        <w:sz w:val="15"/>
        <w:szCs w:val="15"/>
      </w:rPr>
      <w:t>XDA06010600</w:t>
    </w:r>
    <w:r w:rsidRPr="008C5F75">
      <w:rPr>
        <w:rFonts w:eastAsia="宋体" w:hAnsi="宋体"/>
        <w:sz w:val="15"/>
        <w:szCs w:val="15"/>
      </w:rPr>
      <w:t>)</w:t>
    </w:r>
    <w:r w:rsidRPr="008C5F75">
      <w:rPr>
        <w:rFonts w:eastAsia="宋体" w:hAnsi="宋体" w:hint="eastAsia"/>
        <w:sz w:val="15"/>
        <w:szCs w:val="15"/>
      </w:rPr>
      <w:t xml:space="preserve">; </w:t>
    </w:r>
    <w:r w:rsidRPr="008C5F75">
      <w:rPr>
        <w:rFonts w:eastAsia="宋体" w:hAnsi="宋体" w:hint="eastAsia"/>
        <w:sz w:val="15"/>
        <w:szCs w:val="15"/>
      </w:rPr>
      <w:t>中国科学院重点方向项目</w:t>
    </w:r>
    <w:r w:rsidRPr="008C5F75">
      <w:rPr>
        <w:rFonts w:eastAsia="宋体" w:hAnsi="宋体"/>
        <w:sz w:val="15"/>
        <w:szCs w:val="15"/>
      </w:rPr>
      <w:t>(</w:t>
    </w:r>
    <w:r w:rsidRPr="008C5F75">
      <w:rPr>
        <w:rFonts w:eastAsia="宋体" w:hAnsi="宋体" w:hint="eastAsia"/>
        <w:sz w:val="15"/>
        <w:szCs w:val="15"/>
      </w:rPr>
      <w:t>KGCX2-YW- 174</w:t>
    </w:r>
    <w:r w:rsidRPr="008C5F75">
      <w:rPr>
        <w:rFonts w:eastAsia="宋体" w:hAnsi="宋体"/>
        <w:sz w:val="15"/>
        <w:szCs w:val="15"/>
      </w:rPr>
      <w:t>)</w:t>
    </w:r>
    <w:r w:rsidRPr="008C5F75">
      <w:rPr>
        <w:rFonts w:eastAsia="宋体" w:hAnsi="宋体"/>
        <w:sz w:val="15"/>
        <w:szCs w:val="15"/>
      </w:rPr>
      <w:t>资助</w:t>
    </w:r>
    <w:r w:rsidRPr="008C5F75">
      <w:rPr>
        <w:rFonts w:eastAsia="宋体" w:hAnsi="宋体" w:hint="eastAsia"/>
        <w:sz w:val="15"/>
        <w:szCs w:val="15"/>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F18" w:rsidRDefault="001A3F18">
      <w:r>
        <w:separator/>
      </w:r>
    </w:p>
  </w:footnote>
  <w:footnote w:type="continuationSeparator" w:id="0">
    <w:p w:rsidR="001A3F18" w:rsidRDefault="001A3F18">
      <w:r>
        <w:continuationSeparator/>
      </w:r>
    </w:p>
  </w:footnote>
  <w:footnote w:id="1">
    <w:p w:rsidR="00E15EB1" w:rsidRDefault="00E15EB1" w:rsidP="004648D4">
      <w:pPr>
        <w:pStyle w:val="af3"/>
        <w:spacing w:before="0" w:line="240" w:lineRule="auto"/>
        <w:ind w:firstLine="400"/>
      </w:pPr>
      <w:r>
        <w:rPr>
          <w:rFonts w:hint="eastAsia"/>
          <w:szCs w:val="15"/>
        </w:rPr>
        <w:t>注</w:t>
      </w:r>
      <w:r w:rsidRPr="006A46A5">
        <w:rPr>
          <w:rStyle w:val="afb"/>
          <w:rFonts w:ascii="Times New Roman" w:hAnsi="Times New Roman"/>
          <w:sz w:val="15"/>
          <w:szCs w:val="15"/>
        </w:rPr>
        <w:footnoteRef/>
      </w:r>
      <w:r>
        <w:rPr>
          <w:rFonts w:hint="eastAsia"/>
          <w:szCs w:val="15"/>
        </w:rPr>
        <w:t>:</w:t>
      </w:r>
      <w:r w:rsidRPr="006A46A5">
        <w:rPr>
          <w:rStyle w:val="afb"/>
          <w:rFonts w:ascii="Times New Roman" w:hAnsi="Times New Roman"/>
          <w:sz w:val="15"/>
          <w:szCs w:val="15"/>
        </w:rPr>
        <w:t xml:space="preserve"> </w:t>
      </w:r>
      <w:r w:rsidRPr="006A46A5">
        <w:rPr>
          <w:rStyle w:val="afb"/>
          <w:rFonts w:ascii="Times New Roman" w:hAnsi="Times New Roman" w:hint="eastAsia"/>
          <w:sz w:val="15"/>
          <w:szCs w:val="15"/>
        </w:rPr>
        <w:t>李锡娟</w:t>
      </w:r>
      <w:r w:rsidRPr="006A46A5">
        <w:rPr>
          <w:rStyle w:val="afb"/>
          <w:rFonts w:ascii="Times New Roman" w:hAnsi="Times New Roman" w:hint="eastAsia"/>
          <w:sz w:val="15"/>
          <w:szCs w:val="15"/>
        </w:rPr>
        <w:t xml:space="preserve">, </w:t>
      </w:r>
      <w:r w:rsidRPr="006A46A5">
        <w:rPr>
          <w:rStyle w:val="afb"/>
          <w:rFonts w:ascii="Times New Roman" w:hAnsi="Times New Roman" w:hint="eastAsia"/>
          <w:sz w:val="15"/>
          <w:szCs w:val="15"/>
        </w:rPr>
        <w:t>刘锋</w:t>
      </w:r>
      <w:r w:rsidRPr="006A46A5">
        <w:rPr>
          <w:rStyle w:val="afb"/>
          <w:rFonts w:ascii="Times New Roman" w:hAnsi="Times New Roman" w:hint="eastAsia"/>
          <w:sz w:val="15"/>
          <w:szCs w:val="15"/>
        </w:rPr>
        <w:t xml:space="preserve">, </w:t>
      </w:r>
      <w:r w:rsidRPr="006A46A5">
        <w:rPr>
          <w:rStyle w:val="afb"/>
          <w:rFonts w:ascii="Times New Roman" w:hAnsi="Times New Roman" w:hint="eastAsia"/>
          <w:sz w:val="15"/>
          <w:szCs w:val="15"/>
        </w:rPr>
        <w:t>闰娜娜</w:t>
      </w:r>
      <w:r w:rsidRPr="006A46A5">
        <w:rPr>
          <w:rStyle w:val="afb"/>
          <w:rFonts w:ascii="Times New Roman" w:hAnsi="Times New Roman" w:hint="eastAsia"/>
          <w:sz w:val="15"/>
          <w:szCs w:val="15"/>
        </w:rPr>
        <w:t xml:space="preserve">, </w:t>
      </w:r>
      <w:r w:rsidRPr="006A46A5">
        <w:rPr>
          <w:rStyle w:val="afb"/>
          <w:rFonts w:ascii="Times New Roman" w:hAnsi="Times New Roman" w:hint="eastAsia"/>
          <w:sz w:val="15"/>
          <w:szCs w:val="15"/>
        </w:rPr>
        <w:t>等</w:t>
      </w:r>
      <w:r w:rsidRPr="006A46A5">
        <w:rPr>
          <w:rStyle w:val="afb"/>
          <w:rFonts w:ascii="Times New Roman" w:hAnsi="Times New Roman" w:hint="eastAsia"/>
          <w:sz w:val="15"/>
          <w:szCs w:val="15"/>
        </w:rPr>
        <w:t>. PrefixSp</w:t>
      </w:r>
      <w:r>
        <w:rPr>
          <w:rFonts w:hint="eastAsia"/>
          <w:szCs w:val="15"/>
        </w:rPr>
        <w:t>an</w:t>
      </w:r>
      <w:r w:rsidRPr="006A46A5">
        <w:rPr>
          <w:rStyle w:val="afb"/>
          <w:rFonts w:ascii="Times New Roman" w:hAnsi="Times New Roman" w:hint="eastAsia"/>
          <w:sz w:val="15"/>
          <w:szCs w:val="15"/>
        </w:rPr>
        <w:t>算法与</w:t>
      </w:r>
      <w:r w:rsidRPr="006A46A5">
        <w:rPr>
          <w:rStyle w:val="afb"/>
          <w:rFonts w:ascii="Times New Roman" w:hAnsi="Times New Roman" w:hint="eastAsia"/>
          <w:sz w:val="15"/>
          <w:szCs w:val="15"/>
        </w:rPr>
        <w:t>CloSpan</w:t>
      </w:r>
      <w:r w:rsidRPr="006A46A5">
        <w:rPr>
          <w:rStyle w:val="afb"/>
          <w:rFonts w:ascii="Times New Roman" w:hAnsi="Times New Roman" w:hint="eastAsia"/>
          <w:sz w:val="15"/>
          <w:szCs w:val="15"/>
        </w:rPr>
        <w:t>算法的分析与研究</w:t>
      </w:r>
      <w:r w:rsidRPr="006A46A5">
        <w:rPr>
          <w:rStyle w:val="afb"/>
          <w:rFonts w:ascii="Times New Roman" w:hAnsi="Times New Roman" w:hint="eastAsia"/>
          <w:sz w:val="15"/>
          <w:szCs w:val="15"/>
        </w:rPr>
        <w:t xml:space="preserve">[J]. </w:t>
      </w:r>
      <w:r>
        <w:rPr>
          <w:rFonts w:hint="eastAsia"/>
          <w:szCs w:val="15"/>
        </w:rPr>
        <w:t>计算机技术与发展</w:t>
      </w:r>
      <w:r w:rsidRPr="006A46A5">
        <w:rPr>
          <w:rStyle w:val="afb"/>
          <w:rFonts w:ascii="Times New Roman" w:hAnsi="Times New Roman" w:hint="eastAsia"/>
          <w:sz w:val="15"/>
          <w:szCs w:val="15"/>
        </w:rPr>
        <w:t>, 2008, 8(0): 1.</w:t>
      </w:r>
    </w:p>
  </w:footnote>
  <w:footnote w:id="2">
    <w:p w:rsidR="00E15EB1" w:rsidRDefault="00E15EB1" w:rsidP="00E84CA7">
      <w:pPr>
        <w:pStyle w:val="af3"/>
        <w:spacing w:before="0" w:line="240" w:lineRule="auto"/>
        <w:ind w:firstLine="400"/>
      </w:pPr>
      <w:r w:rsidRPr="005D4252">
        <w:rPr>
          <w:rFonts w:hint="eastAsia"/>
          <w:szCs w:val="15"/>
        </w:rPr>
        <w:t>注</w:t>
      </w:r>
      <w:r w:rsidRPr="005D4252">
        <w:rPr>
          <w:rStyle w:val="afb"/>
          <w:rFonts w:ascii="Times New Roman" w:hAnsi="Times New Roman"/>
          <w:sz w:val="15"/>
          <w:szCs w:val="15"/>
        </w:rPr>
        <w:footnoteRef/>
      </w:r>
      <w:r w:rsidRPr="005D4252">
        <w:rPr>
          <w:rFonts w:hint="eastAsia"/>
          <w:szCs w:val="15"/>
        </w:rPr>
        <w:t>:</w:t>
      </w:r>
      <w:r w:rsidRPr="00E84CA7">
        <w:rPr>
          <w:rStyle w:val="afb"/>
          <w:rFonts w:ascii="Times New Roman" w:hAnsi="Times New Roman"/>
          <w:sz w:val="15"/>
          <w:szCs w:val="15"/>
        </w:rPr>
        <w:t xml:space="preserve"> </w:t>
      </w:r>
      <w:r>
        <w:rPr>
          <w:rFonts w:hint="eastAsia"/>
          <w:szCs w:val="15"/>
        </w:rPr>
        <w:t>获取</w:t>
      </w:r>
      <w:r w:rsidRPr="00E84CA7">
        <w:rPr>
          <w:rStyle w:val="afb"/>
          <w:rFonts w:ascii="Times New Roman" w:hAnsi="Times New Roman" w:hint="eastAsia"/>
          <w:sz w:val="15"/>
          <w:szCs w:val="15"/>
        </w:rPr>
        <w:t>地址</w:t>
      </w:r>
      <w:r w:rsidRPr="00E84CA7">
        <w:rPr>
          <w:rStyle w:val="afb"/>
          <w:rFonts w:ascii="Times New Roman" w:hAnsi="Times New Roman" w:hint="eastAsia"/>
          <w:sz w:val="15"/>
          <w:szCs w:val="15"/>
        </w:rPr>
        <w:t xml:space="preserve">: </w:t>
      </w:r>
      <w:bookmarkStart w:id="97" w:name="OLE_LINK7"/>
      <w:bookmarkStart w:id="98" w:name="OLE_LINK8"/>
      <w:r>
        <w:fldChar w:fldCharType="begin"/>
      </w:r>
      <w:r>
        <w:instrText xml:space="preserve"> HYPERLINK "http://archive.ics.uci.edu/ml/datasets.html" </w:instrText>
      </w:r>
      <w:r>
        <w:fldChar w:fldCharType="separate"/>
      </w:r>
      <w:r w:rsidRPr="00E84CA7">
        <w:rPr>
          <w:rStyle w:val="afb"/>
          <w:rFonts w:ascii="Times New Roman" w:hAnsi="Times New Roman"/>
          <w:sz w:val="15"/>
          <w:szCs w:val="15"/>
        </w:rPr>
        <w:t>http://archive.ics.uci.edu/ml/datasets.html</w:t>
      </w:r>
      <w:r>
        <w:rPr>
          <w:rStyle w:val="afb"/>
          <w:rFonts w:ascii="Times New Roman" w:hAnsi="Times New Roman"/>
          <w:sz w:val="15"/>
          <w:szCs w:val="15"/>
        </w:rPr>
        <w:fldChar w:fldCharType="end"/>
      </w:r>
      <w:bookmarkEnd w:id="97"/>
      <w:bookmarkEnd w:id="98"/>
    </w:p>
  </w:footnote>
  <w:footnote w:id="3">
    <w:p w:rsidR="00E15EB1" w:rsidRDefault="00E15EB1" w:rsidP="004B64CB">
      <w:pPr>
        <w:pStyle w:val="af3"/>
        <w:spacing w:before="0" w:line="240" w:lineRule="auto"/>
        <w:ind w:firstLine="294"/>
      </w:pPr>
      <w:r>
        <w:rPr>
          <w:rStyle w:val="afb"/>
        </w:rPr>
        <w:footnoteRef/>
      </w:r>
      <w:r>
        <w:t xml:space="preserve"> </w:t>
      </w:r>
      <w:r>
        <w:rPr>
          <w:rFonts w:hint="eastAsia"/>
        </w:rPr>
        <w:t>Chen Z. On Differentially Private Frequent Itemsets Mining. VLDB 2013. (</w:t>
      </w:r>
      <w:r w:rsidRPr="00874E00">
        <w:rPr>
          <w:rFonts w:hint="eastAsia"/>
          <w:u w:val="single"/>
        </w:rPr>
        <w:t>THEOREM 7</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EB1" w:rsidRPr="000A4055" w:rsidRDefault="00E15EB1" w:rsidP="00F85DEB">
    <w:pPr>
      <w:pStyle w:val="ae"/>
      <w:tabs>
        <w:tab w:val="center" w:pos="4820"/>
        <w:tab w:val="right" w:pos="9639"/>
      </w:tabs>
      <w:jc w:val="left"/>
    </w:pPr>
    <w:r w:rsidRPr="000A4055">
      <w:rPr>
        <w:rStyle w:val="aff7"/>
      </w:rPr>
      <w:fldChar w:fldCharType="begin"/>
    </w:r>
    <w:r w:rsidRPr="000A4055">
      <w:rPr>
        <w:rStyle w:val="aff7"/>
      </w:rPr>
      <w:instrText xml:space="preserve"> PAGE </w:instrText>
    </w:r>
    <w:r w:rsidRPr="000A4055">
      <w:rPr>
        <w:rStyle w:val="aff7"/>
      </w:rPr>
      <w:fldChar w:fldCharType="separate"/>
    </w:r>
    <w:r w:rsidR="004B5FCB">
      <w:rPr>
        <w:rStyle w:val="aff7"/>
        <w:noProof/>
      </w:rPr>
      <w:t>6</w:t>
    </w:r>
    <w:r w:rsidRPr="000A4055">
      <w:rPr>
        <w:rStyle w:val="aff7"/>
      </w:rPr>
      <w:fldChar w:fldCharType="end"/>
    </w:r>
    <w:r w:rsidRPr="000A4055">
      <w:rPr>
        <w:rStyle w:val="aff7"/>
        <w:rFonts w:hint="eastAsia"/>
      </w:rPr>
      <w:tab/>
    </w:r>
    <w:r w:rsidRPr="000A4055">
      <w:rPr>
        <w:rStyle w:val="aff7"/>
        <w:rFonts w:hint="eastAsia"/>
      </w:rPr>
      <w:tab/>
    </w:r>
    <w:r w:rsidRPr="000A4055">
      <w:rPr>
        <w:rStyle w:val="aff7"/>
        <w:rFonts w:hint="eastAsia"/>
      </w:rPr>
      <w:t>计算机研究与发展</w:t>
    </w:r>
    <w:r w:rsidRPr="000A4055">
      <w:rPr>
        <w:rStyle w:val="aff7"/>
        <w:rFonts w:hint="eastAsia"/>
      </w:rPr>
      <w:t xml:space="preserve"> 2014, 88(88)</w:t>
    </w:r>
    <w:r w:rsidRPr="000A4055">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EB1" w:rsidRDefault="00E15EB1" w:rsidP="00F85DEB">
    <w:pPr>
      <w:pStyle w:val="ae"/>
      <w:tabs>
        <w:tab w:val="center" w:pos="4820"/>
        <w:tab w:val="right" w:pos="9639"/>
      </w:tabs>
      <w:jc w:val="left"/>
    </w:pPr>
    <w:r>
      <w:rPr>
        <w:rFonts w:hint="eastAsia"/>
      </w:rPr>
      <w:t>卢国庆等：差分隐私</w:t>
    </w:r>
    <w:r w:rsidRPr="00B872FD">
      <w:rPr>
        <w:rFonts w:hint="eastAsia"/>
      </w:rPr>
      <w:t>下的一种频繁序列模式挖掘方法</w:t>
    </w:r>
    <w:r>
      <w:rPr>
        <w:rFonts w:hint="eastAsia"/>
      </w:rPr>
      <w:tab/>
    </w:r>
    <w:r>
      <w:rPr>
        <w:rFonts w:hint="eastAsia"/>
      </w:rPr>
      <w:tab/>
    </w:r>
    <w:r>
      <w:rPr>
        <w:rStyle w:val="aff7"/>
      </w:rPr>
      <w:fldChar w:fldCharType="begin"/>
    </w:r>
    <w:r>
      <w:rPr>
        <w:rStyle w:val="aff7"/>
      </w:rPr>
      <w:instrText xml:space="preserve"> PAGE </w:instrText>
    </w:r>
    <w:r>
      <w:rPr>
        <w:rStyle w:val="aff7"/>
      </w:rPr>
      <w:fldChar w:fldCharType="separate"/>
    </w:r>
    <w:r w:rsidR="004B5FCB">
      <w:rPr>
        <w:rStyle w:val="aff7"/>
        <w:noProof/>
      </w:rPr>
      <w:t>7</w:t>
    </w:r>
    <w:r>
      <w:rPr>
        <w:rStyle w:val="aff7"/>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EB1" w:rsidRPr="008C5F75" w:rsidRDefault="00E15EB1" w:rsidP="00F16D1E">
    <w:pPr>
      <w:pBdr>
        <w:bottom w:val="double" w:sz="4" w:space="1" w:color="auto"/>
      </w:pBdr>
      <w:tabs>
        <w:tab w:val="center" w:pos="4820"/>
        <w:tab w:val="right" w:pos="9639"/>
      </w:tabs>
      <w:adjustRightInd w:val="0"/>
      <w:snapToGrid w:val="0"/>
      <w:spacing w:line="300" w:lineRule="atLeast"/>
      <w:rPr>
        <w:snapToGrid w:val="0"/>
        <w:kern w:val="0"/>
      </w:rPr>
    </w:pPr>
    <w:r w:rsidRPr="008C5F75">
      <w:rPr>
        <w:rFonts w:hint="eastAsia"/>
        <w:snapToGrid w:val="0"/>
        <w:kern w:val="0"/>
      </w:rPr>
      <w:t>计算机研究与发展</w:t>
    </w:r>
    <w:r w:rsidRPr="008C5F75">
      <w:rPr>
        <w:rFonts w:hint="eastAsia"/>
        <w:snapToGrid w:val="0"/>
        <w:kern w:val="0"/>
      </w:rPr>
      <w:tab/>
    </w:r>
    <w:r w:rsidRPr="008C5F75">
      <w:rPr>
        <w:rFonts w:hint="eastAsia"/>
        <w:snapToGrid w:val="0"/>
        <w:kern w:val="0"/>
      </w:rPr>
      <w:tab/>
    </w:r>
    <w:r w:rsidRPr="008C5F75">
      <w:rPr>
        <w:rFonts w:hint="eastAsia"/>
        <w:i/>
        <w:snapToGrid w:val="0"/>
        <w:kern w:val="0"/>
      </w:rPr>
      <w:t>Vol</w:t>
    </w:r>
    <w:r w:rsidRPr="008C5F75">
      <w:rPr>
        <w:rFonts w:hint="eastAsia"/>
        <w:snapToGrid w:val="0"/>
        <w:kern w:val="0"/>
      </w:rPr>
      <w:t xml:space="preserve">. ??  </w:t>
    </w:r>
    <w:r w:rsidRPr="008C5F75">
      <w:rPr>
        <w:rFonts w:hint="eastAsia"/>
        <w:i/>
        <w:snapToGrid w:val="0"/>
        <w:kern w:val="0"/>
      </w:rPr>
      <w:t>No</w:t>
    </w:r>
    <w:r w:rsidRPr="008C5F75">
      <w:rPr>
        <w:rFonts w:hint="eastAsia"/>
        <w:snapToGrid w:val="0"/>
        <w:kern w:val="0"/>
      </w:rPr>
      <w:t>. ?</w:t>
    </w:r>
    <w:r w:rsidRPr="008C5F75">
      <w:rPr>
        <w:snapToGrid w:val="0"/>
        <w:kern w:val="0"/>
      </w:rPr>
      <w:br/>
    </w:r>
    <w:r w:rsidRPr="008C5F75">
      <w:rPr>
        <w:rFonts w:hint="eastAsia"/>
        <w:snapToGrid w:val="0"/>
        <w:kern w:val="0"/>
      </w:rPr>
      <w:t>Journal of Computer Research and Development</w:t>
    </w:r>
    <w:r w:rsidRPr="008C5F75">
      <w:rPr>
        <w:rFonts w:hint="eastAsia"/>
        <w:snapToGrid w:val="0"/>
        <w:kern w:val="0"/>
      </w:rPr>
      <w:tab/>
    </w:r>
    <w:r w:rsidRPr="008C5F75">
      <w:rPr>
        <w:rFonts w:hint="eastAsia"/>
        <w:snapToGrid w:val="0"/>
        <w:kern w:val="0"/>
      </w:rPr>
      <w:tab/>
      <w:t>???.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57E"/>
    <w:multiLevelType w:val="hybridMultilevel"/>
    <w:tmpl w:val="0546CBDE"/>
    <w:lvl w:ilvl="0" w:tplc="ACAE2D58">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CB5E4E"/>
    <w:multiLevelType w:val="hybridMultilevel"/>
    <w:tmpl w:val="149AD264"/>
    <w:lvl w:ilvl="0" w:tplc="B32E9BB0">
      <w:start w:val="1"/>
      <w:numFmt w:val="decimal"/>
      <w:suff w:val="nothing"/>
      <w:lvlText w:val="(%1) "/>
      <w:lvlJc w:val="left"/>
      <w:pPr>
        <w:ind w:left="42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2A24B7"/>
    <w:multiLevelType w:val="hybridMultilevel"/>
    <w:tmpl w:val="3DBA59D6"/>
    <w:lvl w:ilvl="0" w:tplc="87C65604">
      <w:start w:val="1"/>
      <w:numFmt w:val="decimal"/>
      <w:suff w:val="space"/>
      <w:lvlText w:val="定理%1."/>
      <w:lvlJc w:val="left"/>
      <w:pPr>
        <w:ind w:left="0" w:firstLine="372"/>
      </w:pPr>
      <w:rPr>
        <w:rFonts w:hint="eastAsia"/>
        <w:b/>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
    <w:nsid w:val="0FF01537"/>
    <w:multiLevelType w:val="hybridMultilevel"/>
    <w:tmpl w:val="D8D05FE2"/>
    <w:lvl w:ilvl="0" w:tplc="F29600D2">
      <w:start w:val="1"/>
      <w:numFmt w:val="decimal"/>
      <w:suff w:val="space"/>
      <w:lvlText w:val="例%1."/>
      <w:lvlJc w:val="left"/>
      <w:pPr>
        <w:ind w:left="0" w:firstLine="0"/>
      </w:pPr>
      <w:rPr>
        <w:rFonts w:hint="eastAsia"/>
        <w:b/>
        <w:sz w:val="21"/>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550244"/>
    <w:multiLevelType w:val="hybridMultilevel"/>
    <w:tmpl w:val="CBEA561E"/>
    <w:lvl w:ilvl="0" w:tplc="46D601CC">
      <w:start w:val="1"/>
      <w:numFmt w:val="decimal"/>
      <w:lvlText w:val="%1:"/>
      <w:lvlJc w:val="left"/>
      <w:pPr>
        <w:ind w:left="0" w:firstLine="113"/>
      </w:pPr>
      <w:rPr>
        <w:rFonts w:hint="eastAsia"/>
        <w:b w:val="0"/>
      </w:rPr>
    </w:lvl>
    <w:lvl w:ilvl="1" w:tplc="04090019">
      <w:start w:val="1"/>
      <w:numFmt w:val="lowerLetter"/>
      <w:lvlText w:val="%2)"/>
      <w:lvlJc w:val="left"/>
      <w:pPr>
        <w:ind w:left="670" w:hanging="420"/>
      </w:pPr>
    </w:lvl>
    <w:lvl w:ilvl="2" w:tplc="0409001B" w:tentative="1">
      <w:start w:val="1"/>
      <w:numFmt w:val="lowerRoman"/>
      <w:lvlText w:val="%3."/>
      <w:lvlJc w:val="right"/>
      <w:pPr>
        <w:ind w:left="1090" w:hanging="420"/>
      </w:pPr>
    </w:lvl>
    <w:lvl w:ilvl="3" w:tplc="0409000F" w:tentative="1">
      <w:start w:val="1"/>
      <w:numFmt w:val="decimal"/>
      <w:lvlText w:val="%4."/>
      <w:lvlJc w:val="left"/>
      <w:pPr>
        <w:ind w:left="1510" w:hanging="420"/>
      </w:pPr>
    </w:lvl>
    <w:lvl w:ilvl="4" w:tplc="04090019" w:tentative="1">
      <w:start w:val="1"/>
      <w:numFmt w:val="lowerLetter"/>
      <w:lvlText w:val="%5)"/>
      <w:lvlJc w:val="left"/>
      <w:pPr>
        <w:ind w:left="1930" w:hanging="420"/>
      </w:pPr>
    </w:lvl>
    <w:lvl w:ilvl="5" w:tplc="0409001B" w:tentative="1">
      <w:start w:val="1"/>
      <w:numFmt w:val="lowerRoman"/>
      <w:lvlText w:val="%6."/>
      <w:lvlJc w:val="right"/>
      <w:pPr>
        <w:ind w:left="2350" w:hanging="420"/>
      </w:pPr>
    </w:lvl>
    <w:lvl w:ilvl="6" w:tplc="0409000F" w:tentative="1">
      <w:start w:val="1"/>
      <w:numFmt w:val="decimal"/>
      <w:lvlText w:val="%7."/>
      <w:lvlJc w:val="left"/>
      <w:pPr>
        <w:ind w:left="2770" w:hanging="420"/>
      </w:pPr>
    </w:lvl>
    <w:lvl w:ilvl="7" w:tplc="04090019" w:tentative="1">
      <w:start w:val="1"/>
      <w:numFmt w:val="lowerLetter"/>
      <w:lvlText w:val="%8)"/>
      <w:lvlJc w:val="left"/>
      <w:pPr>
        <w:ind w:left="3190" w:hanging="420"/>
      </w:pPr>
    </w:lvl>
    <w:lvl w:ilvl="8" w:tplc="0409001B" w:tentative="1">
      <w:start w:val="1"/>
      <w:numFmt w:val="lowerRoman"/>
      <w:lvlText w:val="%9."/>
      <w:lvlJc w:val="right"/>
      <w:pPr>
        <w:ind w:left="3610" w:hanging="420"/>
      </w:pPr>
    </w:lvl>
  </w:abstractNum>
  <w:abstractNum w:abstractNumId="5">
    <w:nsid w:val="2B075E7F"/>
    <w:multiLevelType w:val="hybridMultilevel"/>
    <w:tmpl w:val="4EA22614"/>
    <w:lvl w:ilvl="0" w:tplc="8402C4E6">
      <w:start w:val="1"/>
      <w:numFmt w:val="decimal"/>
      <w:suff w:val="space"/>
      <w:lvlText w:val="推论%1."/>
      <w:lvlJc w:val="left"/>
      <w:pPr>
        <w:ind w:left="0" w:firstLine="374"/>
      </w:pPr>
      <w:rPr>
        <w:rFonts w:hint="eastAsia"/>
        <w:b/>
      </w:rPr>
    </w:lvl>
    <w:lvl w:ilvl="1" w:tplc="1D6030FA">
      <w:start w:val="1"/>
      <w:numFmt w:val="decimal"/>
      <w:suff w:val="space"/>
      <w:lvlText w:val="推论%2."/>
      <w:lvlJc w:val="left"/>
      <w:pPr>
        <w:ind w:left="0" w:firstLine="374"/>
      </w:pPr>
      <w:rPr>
        <w:rFonts w:hint="eastAsia"/>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405748"/>
    <w:multiLevelType w:val="hybridMultilevel"/>
    <w:tmpl w:val="B38233F4"/>
    <w:lvl w:ilvl="0" w:tplc="477A6394">
      <w:start w:val="1"/>
      <w:numFmt w:val="decimal"/>
      <w:suff w:val="nothing"/>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4A37F85"/>
    <w:multiLevelType w:val="multilevel"/>
    <w:tmpl w:val="E894F69E"/>
    <w:lvl w:ilvl="0">
      <w:start w:val="1"/>
      <w:numFmt w:val="upperLetter"/>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37D7048F"/>
    <w:multiLevelType w:val="hybridMultilevel"/>
    <w:tmpl w:val="45705360"/>
    <w:lvl w:ilvl="0" w:tplc="EC808278">
      <w:start w:val="1"/>
      <w:numFmt w:val="decimal"/>
      <w:lvlText w:val="%1:"/>
      <w:lvlJc w:val="left"/>
      <w:pPr>
        <w:ind w:left="0" w:firstLine="113"/>
      </w:pPr>
      <w:rPr>
        <w:rFonts w:hint="eastAsia"/>
        <w:b w:val="0"/>
        <w:i w:val="0"/>
      </w:rPr>
    </w:lvl>
    <w:lvl w:ilvl="1" w:tplc="04090019">
      <w:start w:val="1"/>
      <w:numFmt w:val="lowerLetter"/>
      <w:lvlText w:val="%2)"/>
      <w:lvlJc w:val="left"/>
      <w:pPr>
        <w:ind w:left="670" w:hanging="420"/>
      </w:pPr>
    </w:lvl>
    <w:lvl w:ilvl="2" w:tplc="0409001B" w:tentative="1">
      <w:start w:val="1"/>
      <w:numFmt w:val="lowerRoman"/>
      <w:lvlText w:val="%3."/>
      <w:lvlJc w:val="right"/>
      <w:pPr>
        <w:ind w:left="1090" w:hanging="420"/>
      </w:pPr>
    </w:lvl>
    <w:lvl w:ilvl="3" w:tplc="0409000F" w:tentative="1">
      <w:start w:val="1"/>
      <w:numFmt w:val="decimal"/>
      <w:lvlText w:val="%4."/>
      <w:lvlJc w:val="left"/>
      <w:pPr>
        <w:ind w:left="1510" w:hanging="420"/>
      </w:pPr>
    </w:lvl>
    <w:lvl w:ilvl="4" w:tplc="04090019" w:tentative="1">
      <w:start w:val="1"/>
      <w:numFmt w:val="lowerLetter"/>
      <w:lvlText w:val="%5)"/>
      <w:lvlJc w:val="left"/>
      <w:pPr>
        <w:ind w:left="1930" w:hanging="420"/>
      </w:pPr>
    </w:lvl>
    <w:lvl w:ilvl="5" w:tplc="0409001B" w:tentative="1">
      <w:start w:val="1"/>
      <w:numFmt w:val="lowerRoman"/>
      <w:lvlText w:val="%6."/>
      <w:lvlJc w:val="right"/>
      <w:pPr>
        <w:ind w:left="2350" w:hanging="420"/>
      </w:pPr>
    </w:lvl>
    <w:lvl w:ilvl="6" w:tplc="0409000F" w:tentative="1">
      <w:start w:val="1"/>
      <w:numFmt w:val="decimal"/>
      <w:lvlText w:val="%7."/>
      <w:lvlJc w:val="left"/>
      <w:pPr>
        <w:ind w:left="2770" w:hanging="420"/>
      </w:pPr>
    </w:lvl>
    <w:lvl w:ilvl="7" w:tplc="04090019" w:tentative="1">
      <w:start w:val="1"/>
      <w:numFmt w:val="lowerLetter"/>
      <w:lvlText w:val="%8)"/>
      <w:lvlJc w:val="left"/>
      <w:pPr>
        <w:ind w:left="3190" w:hanging="420"/>
      </w:pPr>
    </w:lvl>
    <w:lvl w:ilvl="8" w:tplc="0409001B" w:tentative="1">
      <w:start w:val="1"/>
      <w:numFmt w:val="lowerRoman"/>
      <w:lvlText w:val="%9."/>
      <w:lvlJc w:val="right"/>
      <w:pPr>
        <w:ind w:left="3610" w:hanging="420"/>
      </w:pPr>
    </w:lvl>
  </w:abstractNum>
  <w:abstractNum w:abstractNumId="9">
    <w:nsid w:val="3A225D9A"/>
    <w:multiLevelType w:val="hybridMultilevel"/>
    <w:tmpl w:val="67660EAC"/>
    <w:lvl w:ilvl="0" w:tplc="F21A56B2">
      <w:start w:val="1"/>
      <w:numFmt w:val="decimal"/>
      <w:suff w:val="space"/>
      <w:lvlText w:val="算法%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3C482B"/>
    <w:multiLevelType w:val="multilevel"/>
    <w:tmpl w:val="097AF868"/>
    <w:styleLink w:val="2"/>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3D1D33E0"/>
    <w:multiLevelType w:val="hybridMultilevel"/>
    <w:tmpl w:val="BE3ED42A"/>
    <w:lvl w:ilvl="0" w:tplc="226876F2">
      <w:start w:val="1"/>
      <w:numFmt w:val="decimal"/>
      <w:lvlText w:val="%1:"/>
      <w:lvlJc w:val="left"/>
      <w:pPr>
        <w:ind w:left="0" w:firstLine="113"/>
      </w:pPr>
      <w:rPr>
        <w:rFonts w:hint="eastAsia"/>
      </w:rPr>
    </w:lvl>
    <w:lvl w:ilvl="1" w:tplc="04090019" w:tentative="1">
      <w:start w:val="1"/>
      <w:numFmt w:val="lowerLetter"/>
      <w:lvlText w:val="%2)"/>
      <w:lvlJc w:val="left"/>
      <w:pPr>
        <w:ind w:left="670" w:hanging="420"/>
      </w:pPr>
    </w:lvl>
    <w:lvl w:ilvl="2" w:tplc="0409001B" w:tentative="1">
      <w:start w:val="1"/>
      <w:numFmt w:val="lowerRoman"/>
      <w:lvlText w:val="%3."/>
      <w:lvlJc w:val="right"/>
      <w:pPr>
        <w:ind w:left="1090" w:hanging="420"/>
      </w:pPr>
    </w:lvl>
    <w:lvl w:ilvl="3" w:tplc="0409000F" w:tentative="1">
      <w:start w:val="1"/>
      <w:numFmt w:val="decimal"/>
      <w:lvlText w:val="%4."/>
      <w:lvlJc w:val="left"/>
      <w:pPr>
        <w:ind w:left="1510" w:hanging="420"/>
      </w:pPr>
    </w:lvl>
    <w:lvl w:ilvl="4" w:tplc="04090019" w:tentative="1">
      <w:start w:val="1"/>
      <w:numFmt w:val="lowerLetter"/>
      <w:lvlText w:val="%5)"/>
      <w:lvlJc w:val="left"/>
      <w:pPr>
        <w:ind w:left="1930" w:hanging="420"/>
      </w:pPr>
    </w:lvl>
    <w:lvl w:ilvl="5" w:tplc="0409001B" w:tentative="1">
      <w:start w:val="1"/>
      <w:numFmt w:val="lowerRoman"/>
      <w:lvlText w:val="%6."/>
      <w:lvlJc w:val="right"/>
      <w:pPr>
        <w:ind w:left="2350" w:hanging="420"/>
      </w:pPr>
    </w:lvl>
    <w:lvl w:ilvl="6" w:tplc="0409000F" w:tentative="1">
      <w:start w:val="1"/>
      <w:numFmt w:val="decimal"/>
      <w:lvlText w:val="%7."/>
      <w:lvlJc w:val="left"/>
      <w:pPr>
        <w:ind w:left="2770" w:hanging="420"/>
      </w:pPr>
    </w:lvl>
    <w:lvl w:ilvl="7" w:tplc="04090019" w:tentative="1">
      <w:start w:val="1"/>
      <w:numFmt w:val="lowerLetter"/>
      <w:lvlText w:val="%8)"/>
      <w:lvlJc w:val="left"/>
      <w:pPr>
        <w:ind w:left="3190" w:hanging="420"/>
      </w:pPr>
    </w:lvl>
    <w:lvl w:ilvl="8" w:tplc="0409001B" w:tentative="1">
      <w:start w:val="1"/>
      <w:numFmt w:val="lowerRoman"/>
      <w:lvlText w:val="%9."/>
      <w:lvlJc w:val="right"/>
      <w:pPr>
        <w:ind w:left="3610" w:hanging="420"/>
      </w:pPr>
    </w:lvl>
  </w:abstractNum>
  <w:abstractNum w:abstractNumId="12">
    <w:nsid w:val="44B475E3"/>
    <w:multiLevelType w:val="hybridMultilevel"/>
    <w:tmpl w:val="149AD264"/>
    <w:lvl w:ilvl="0" w:tplc="B32E9BB0">
      <w:start w:val="1"/>
      <w:numFmt w:val="decimal"/>
      <w:suff w:val="nothing"/>
      <w:lvlText w:val="(%1) "/>
      <w:lvlJc w:val="left"/>
      <w:pPr>
        <w:ind w:left="42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CC7C56"/>
    <w:multiLevelType w:val="hybridMultilevel"/>
    <w:tmpl w:val="BD921754"/>
    <w:lvl w:ilvl="0" w:tplc="82903334">
      <w:start w:val="1"/>
      <w:numFmt w:val="decimal"/>
      <w:suff w:val="space"/>
      <w:lvlText w:val="定理%1."/>
      <w:lvlJc w:val="left"/>
      <w:pPr>
        <w:ind w:left="0" w:firstLine="374"/>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71775B0"/>
    <w:multiLevelType w:val="hybridMultilevel"/>
    <w:tmpl w:val="B38233F4"/>
    <w:lvl w:ilvl="0" w:tplc="477A6394">
      <w:start w:val="1"/>
      <w:numFmt w:val="decimal"/>
      <w:suff w:val="nothing"/>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8066270"/>
    <w:multiLevelType w:val="hybridMultilevel"/>
    <w:tmpl w:val="27042DDE"/>
    <w:lvl w:ilvl="0" w:tplc="A5786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BC2CA8"/>
    <w:multiLevelType w:val="multilevel"/>
    <w:tmpl w:val="BF8E1AEE"/>
    <w:lvl w:ilvl="0">
      <w:numFmt w:val="decimal"/>
      <w:pStyle w:val="1"/>
      <w:lvlText w:val="%1  "/>
      <w:lvlJc w:val="left"/>
      <w:pPr>
        <w:tabs>
          <w:tab w:val="num" w:pos="360"/>
        </w:tabs>
        <w:ind w:left="0" w:firstLine="0"/>
      </w:pPr>
      <w:rPr>
        <w:rFonts w:ascii="Times New Roman" w:hAnsi="Times New Roman" w:hint="default"/>
        <w:b/>
        <w:i w:val="0"/>
        <w:sz w:val="28"/>
      </w:rPr>
    </w:lvl>
    <w:lvl w:ilvl="1">
      <w:start w:val="1"/>
      <w:numFmt w:val="decimal"/>
      <w:pStyle w:val="20"/>
      <w:lvlText w:val="%1.%2  "/>
      <w:lvlJc w:val="left"/>
      <w:pPr>
        <w:tabs>
          <w:tab w:val="num" w:pos="360"/>
        </w:tabs>
        <w:ind w:left="0" w:firstLine="0"/>
      </w:pPr>
      <w:rPr>
        <w:rFonts w:ascii="Times New Roman" w:hAnsi="Times New Roman" w:hint="default"/>
        <w:b/>
        <w:i w:val="0"/>
        <w:sz w:val="21"/>
      </w:rPr>
    </w:lvl>
    <w:lvl w:ilvl="2">
      <w:start w:val="1"/>
      <w:numFmt w:val="decimal"/>
      <w:pStyle w:val="3"/>
      <w:lvlText w:val="%1.%2.%3  "/>
      <w:lvlJc w:val="left"/>
      <w:pPr>
        <w:tabs>
          <w:tab w:val="num" w:pos="720"/>
        </w:tabs>
        <w:ind w:left="0" w:firstLine="0"/>
      </w:pPr>
      <w:rPr>
        <w:rFonts w:ascii="Times New Roman" w:hAnsi="Times New Roman" w:hint="default"/>
        <w:b w:val="0"/>
        <w:i w:val="0"/>
        <w:sz w:val="21"/>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7">
    <w:nsid w:val="594E3D40"/>
    <w:multiLevelType w:val="hybridMultilevel"/>
    <w:tmpl w:val="EDD47CEA"/>
    <w:lvl w:ilvl="0" w:tplc="8DB0248E">
      <w:start w:val="1"/>
      <w:numFmt w:val="decimal"/>
      <w:suff w:val="space"/>
      <w:lvlText w:val="性质%1."/>
      <w:lvlJc w:val="left"/>
      <w:pPr>
        <w:ind w:left="0" w:firstLine="372"/>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052E87"/>
    <w:multiLevelType w:val="hybridMultilevel"/>
    <w:tmpl w:val="16DEA782"/>
    <w:lvl w:ilvl="0" w:tplc="CD98E9CE">
      <w:start w:val="1"/>
      <w:numFmt w:val="decimal"/>
      <w:suff w:val="space"/>
      <w:lvlText w:val="定义%1."/>
      <w:lvlJc w:val="left"/>
      <w:pPr>
        <w:ind w:left="0" w:firstLine="374"/>
      </w:pPr>
      <w:rPr>
        <w:rFonts w:hint="eastAsia"/>
        <w:b/>
        <w:sz w:val="21"/>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CC468CD"/>
    <w:multiLevelType w:val="hybridMultilevel"/>
    <w:tmpl w:val="E1341EBA"/>
    <w:lvl w:ilvl="0" w:tplc="FC2A64AE">
      <w:start w:val="1"/>
      <w:numFmt w:val="decimal"/>
      <w:suff w:val="space"/>
      <w:lvlText w:val="过程%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B873CB8"/>
    <w:multiLevelType w:val="hybridMultilevel"/>
    <w:tmpl w:val="3DBA59D6"/>
    <w:lvl w:ilvl="0" w:tplc="87C65604">
      <w:start w:val="1"/>
      <w:numFmt w:val="decimal"/>
      <w:suff w:val="space"/>
      <w:lvlText w:val="定理%1."/>
      <w:lvlJc w:val="left"/>
      <w:pPr>
        <w:ind w:left="0" w:firstLine="372"/>
      </w:pPr>
      <w:rPr>
        <w:rFonts w:hint="eastAsia"/>
        <w:b/>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19"/>
  </w:num>
  <w:num w:numId="2">
    <w:abstractNumId w:val="16"/>
  </w:num>
  <w:num w:numId="3">
    <w:abstractNumId w:val="21"/>
  </w:num>
  <w:num w:numId="4">
    <w:abstractNumId w:val="1"/>
  </w:num>
  <w:num w:numId="5">
    <w:abstractNumId w:val="18"/>
  </w:num>
  <w:num w:numId="6">
    <w:abstractNumId w:val="17"/>
  </w:num>
  <w:num w:numId="7">
    <w:abstractNumId w:val="19"/>
    <w:lvlOverride w:ilvl="0">
      <w:startOverride w:val="1"/>
    </w:lvlOverride>
  </w:num>
  <w:num w:numId="8">
    <w:abstractNumId w:val="9"/>
  </w:num>
  <w:num w:numId="9">
    <w:abstractNumId w:val="11"/>
  </w:num>
  <w:num w:numId="10">
    <w:abstractNumId w:val="6"/>
  </w:num>
  <w:num w:numId="11">
    <w:abstractNumId w:val="13"/>
  </w:num>
  <w:num w:numId="12">
    <w:abstractNumId w:val="5"/>
  </w:num>
  <w:num w:numId="13">
    <w:abstractNumId w:val="20"/>
  </w:num>
  <w:num w:numId="14">
    <w:abstractNumId w:val="4"/>
  </w:num>
  <w:num w:numId="15">
    <w:abstractNumId w:val="14"/>
  </w:num>
  <w:num w:numId="16">
    <w:abstractNumId w:val="7"/>
  </w:num>
  <w:num w:numId="17">
    <w:abstractNumId w:val="10"/>
  </w:num>
  <w:num w:numId="18">
    <w:abstractNumId w:val="0"/>
  </w:num>
  <w:num w:numId="19">
    <w:abstractNumId w:val="2"/>
  </w:num>
  <w:num w:numId="20">
    <w:abstractNumId w:val="12"/>
  </w:num>
  <w:num w:numId="21">
    <w:abstractNumId w:val="8"/>
  </w:num>
  <w:num w:numId="22">
    <w:abstractNumId w:val="3"/>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evenAndOddHeaders/>
  <w:drawingGridHorizontalSpacing w:val="90"/>
  <w:drawingGridVerticalSpacing w:val="156"/>
  <w:displayHorizontalDrawingGridEvery w:val="0"/>
  <w:displayVerticalDrawingGridEvery w:val="0"/>
  <w:characterSpacingControl w:val="compressPunctuation"/>
  <w:hdrShapeDefaults>
    <o:shapedefaults v:ext="edit" spidmax="2049" fill="f" fillcolor="white" strokecolor="red">
      <v:fill color="white" on="f"/>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BE8"/>
    <w:rsid w:val="00000059"/>
    <w:rsid w:val="00000CB1"/>
    <w:rsid w:val="00000E5A"/>
    <w:rsid w:val="000023DC"/>
    <w:rsid w:val="0000280C"/>
    <w:rsid w:val="000034C9"/>
    <w:rsid w:val="000036AE"/>
    <w:rsid w:val="000039CD"/>
    <w:rsid w:val="0000414B"/>
    <w:rsid w:val="00004A8D"/>
    <w:rsid w:val="00004C11"/>
    <w:rsid w:val="00004F8C"/>
    <w:rsid w:val="00005996"/>
    <w:rsid w:val="00006411"/>
    <w:rsid w:val="000066A9"/>
    <w:rsid w:val="00007966"/>
    <w:rsid w:val="00007E3B"/>
    <w:rsid w:val="0001006C"/>
    <w:rsid w:val="00010342"/>
    <w:rsid w:val="000108A2"/>
    <w:rsid w:val="00010F22"/>
    <w:rsid w:val="000112E9"/>
    <w:rsid w:val="00011E34"/>
    <w:rsid w:val="0001260F"/>
    <w:rsid w:val="00012DF5"/>
    <w:rsid w:val="0001321E"/>
    <w:rsid w:val="000133D6"/>
    <w:rsid w:val="00013527"/>
    <w:rsid w:val="000137D8"/>
    <w:rsid w:val="00014524"/>
    <w:rsid w:val="00015D1E"/>
    <w:rsid w:val="00015F15"/>
    <w:rsid w:val="000162E0"/>
    <w:rsid w:val="00016521"/>
    <w:rsid w:val="0001682F"/>
    <w:rsid w:val="00016F5C"/>
    <w:rsid w:val="00017A89"/>
    <w:rsid w:val="00017B5B"/>
    <w:rsid w:val="00017B72"/>
    <w:rsid w:val="00020561"/>
    <w:rsid w:val="000205F7"/>
    <w:rsid w:val="00020C0C"/>
    <w:rsid w:val="000216CC"/>
    <w:rsid w:val="00022126"/>
    <w:rsid w:val="0002231C"/>
    <w:rsid w:val="00022C19"/>
    <w:rsid w:val="00022D58"/>
    <w:rsid w:val="000234A1"/>
    <w:rsid w:val="00023C5C"/>
    <w:rsid w:val="00025023"/>
    <w:rsid w:val="0002512D"/>
    <w:rsid w:val="000256B4"/>
    <w:rsid w:val="000256B6"/>
    <w:rsid w:val="0002575E"/>
    <w:rsid w:val="00025811"/>
    <w:rsid w:val="00025EF8"/>
    <w:rsid w:val="0002656E"/>
    <w:rsid w:val="00027203"/>
    <w:rsid w:val="00027649"/>
    <w:rsid w:val="00027699"/>
    <w:rsid w:val="00030128"/>
    <w:rsid w:val="00030552"/>
    <w:rsid w:val="00031970"/>
    <w:rsid w:val="00031A2A"/>
    <w:rsid w:val="00032398"/>
    <w:rsid w:val="00032687"/>
    <w:rsid w:val="0003345D"/>
    <w:rsid w:val="0003360B"/>
    <w:rsid w:val="00033C04"/>
    <w:rsid w:val="00034556"/>
    <w:rsid w:val="00034668"/>
    <w:rsid w:val="000346F4"/>
    <w:rsid w:val="00034738"/>
    <w:rsid w:val="00034A84"/>
    <w:rsid w:val="00034E34"/>
    <w:rsid w:val="000363B7"/>
    <w:rsid w:val="00036A4A"/>
    <w:rsid w:val="00036C89"/>
    <w:rsid w:val="00037342"/>
    <w:rsid w:val="0003744F"/>
    <w:rsid w:val="00037FB1"/>
    <w:rsid w:val="0004068D"/>
    <w:rsid w:val="0004084B"/>
    <w:rsid w:val="0004193B"/>
    <w:rsid w:val="000429D8"/>
    <w:rsid w:val="00042C7F"/>
    <w:rsid w:val="00043BCC"/>
    <w:rsid w:val="00043BD9"/>
    <w:rsid w:val="000443C1"/>
    <w:rsid w:val="0004648E"/>
    <w:rsid w:val="00046520"/>
    <w:rsid w:val="0004666C"/>
    <w:rsid w:val="000472F9"/>
    <w:rsid w:val="00047365"/>
    <w:rsid w:val="00047495"/>
    <w:rsid w:val="000477B0"/>
    <w:rsid w:val="00050144"/>
    <w:rsid w:val="00051888"/>
    <w:rsid w:val="00051F8F"/>
    <w:rsid w:val="000536F7"/>
    <w:rsid w:val="00053F84"/>
    <w:rsid w:val="00056150"/>
    <w:rsid w:val="000561CF"/>
    <w:rsid w:val="0005622F"/>
    <w:rsid w:val="00056422"/>
    <w:rsid w:val="00056C0B"/>
    <w:rsid w:val="00056CE7"/>
    <w:rsid w:val="0005777B"/>
    <w:rsid w:val="00057C74"/>
    <w:rsid w:val="00057E16"/>
    <w:rsid w:val="00060272"/>
    <w:rsid w:val="00060DD4"/>
    <w:rsid w:val="000614A6"/>
    <w:rsid w:val="000616A8"/>
    <w:rsid w:val="00061CCD"/>
    <w:rsid w:val="000624E0"/>
    <w:rsid w:val="00062AFF"/>
    <w:rsid w:val="00062B2C"/>
    <w:rsid w:val="00063545"/>
    <w:rsid w:val="00063C3D"/>
    <w:rsid w:val="0006493F"/>
    <w:rsid w:val="00065DF3"/>
    <w:rsid w:val="000676D2"/>
    <w:rsid w:val="00067C49"/>
    <w:rsid w:val="00067D8A"/>
    <w:rsid w:val="00067E9B"/>
    <w:rsid w:val="00070A25"/>
    <w:rsid w:val="00070E75"/>
    <w:rsid w:val="0007136A"/>
    <w:rsid w:val="000719D4"/>
    <w:rsid w:val="00071DE7"/>
    <w:rsid w:val="00072559"/>
    <w:rsid w:val="00072D12"/>
    <w:rsid w:val="000730C9"/>
    <w:rsid w:val="00073A67"/>
    <w:rsid w:val="00074361"/>
    <w:rsid w:val="000744F6"/>
    <w:rsid w:val="000749C5"/>
    <w:rsid w:val="000751E6"/>
    <w:rsid w:val="00075B60"/>
    <w:rsid w:val="000760F5"/>
    <w:rsid w:val="000765C2"/>
    <w:rsid w:val="00077839"/>
    <w:rsid w:val="00077C5A"/>
    <w:rsid w:val="00081822"/>
    <w:rsid w:val="00081B1C"/>
    <w:rsid w:val="00081FBE"/>
    <w:rsid w:val="00082701"/>
    <w:rsid w:val="000834F1"/>
    <w:rsid w:val="0008359E"/>
    <w:rsid w:val="00083D58"/>
    <w:rsid w:val="00083E1B"/>
    <w:rsid w:val="00084239"/>
    <w:rsid w:val="000846FE"/>
    <w:rsid w:val="00084D08"/>
    <w:rsid w:val="00084FCB"/>
    <w:rsid w:val="000860CF"/>
    <w:rsid w:val="00086A22"/>
    <w:rsid w:val="00086D04"/>
    <w:rsid w:val="00086F25"/>
    <w:rsid w:val="00087032"/>
    <w:rsid w:val="00087DB7"/>
    <w:rsid w:val="00090696"/>
    <w:rsid w:val="000906F5"/>
    <w:rsid w:val="0009074F"/>
    <w:rsid w:val="00090C9E"/>
    <w:rsid w:val="00090FA6"/>
    <w:rsid w:val="00091123"/>
    <w:rsid w:val="00091A61"/>
    <w:rsid w:val="00091DB6"/>
    <w:rsid w:val="00093657"/>
    <w:rsid w:val="00094392"/>
    <w:rsid w:val="000944F2"/>
    <w:rsid w:val="00095156"/>
    <w:rsid w:val="0009579A"/>
    <w:rsid w:val="00096BFE"/>
    <w:rsid w:val="00096C58"/>
    <w:rsid w:val="00096F7C"/>
    <w:rsid w:val="0009700D"/>
    <w:rsid w:val="00097620"/>
    <w:rsid w:val="000A0608"/>
    <w:rsid w:val="000A10AE"/>
    <w:rsid w:val="000A11C0"/>
    <w:rsid w:val="000A11E5"/>
    <w:rsid w:val="000A1C42"/>
    <w:rsid w:val="000A2DFD"/>
    <w:rsid w:val="000A390B"/>
    <w:rsid w:val="000A3AEF"/>
    <w:rsid w:val="000A4055"/>
    <w:rsid w:val="000A4AFB"/>
    <w:rsid w:val="000A5134"/>
    <w:rsid w:val="000A549D"/>
    <w:rsid w:val="000A553B"/>
    <w:rsid w:val="000A60CF"/>
    <w:rsid w:val="000A6278"/>
    <w:rsid w:val="000A74DA"/>
    <w:rsid w:val="000B0233"/>
    <w:rsid w:val="000B082A"/>
    <w:rsid w:val="000B14E8"/>
    <w:rsid w:val="000B1699"/>
    <w:rsid w:val="000B18C3"/>
    <w:rsid w:val="000B1924"/>
    <w:rsid w:val="000B229F"/>
    <w:rsid w:val="000B2538"/>
    <w:rsid w:val="000B2868"/>
    <w:rsid w:val="000B2EA1"/>
    <w:rsid w:val="000B34AA"/>
    <w:rsid w:val="000B3D2C"/>
    <w:rsid w:val="000B3F6B"/>
    <w:rsid w:val="000B400B"/>
    <w:rsid w:val="000B4128"/>
    <w:rsid w:val="000B423F"/>
    <w:rsid w:val="000B46D4"/>
    <w:rsid w:val="000B4D09"/>
    <w:rsid w:val="000B4E96"/>
    <w:rsid w:val="000B4F10"/>
    <w:rsid w:val="000B5016"/>
    <w:rsid w:val="000B5248"/>
    <w:rsid w:val="000B6E33"/>
    <w:rsid w:val="000B7214"/>
    <w:rsid w:val="000B741C"/>
    <w:rsid w:val="000B7437"/>
    <w:rsid w:val="000B77BC"/>
    <w:rsid w:val="000B77CE"/>
    <w:rsid w:val="000B7AAA"/>
    <w:rsid w:val="000C040C"/>
    <w:rsid w:val="000C0A15"/>
    <w:rsid w:val="000C177B"/>
    <w:rsid w:val="000C17D0"/>
    <w:rsid w:val="000C218B"/>
    <w:rsid w:val="000C23AC"/>
    <w:rsid w:val="000C26AC"/>
    <w:rsid w:val="000C2C6C"/>
    <w:rsid w:val="000C366A"/>
    <w:rsid w:val="000C36FF"/>
    <w:rsid w:val="000C37E5"/>
    <w:rsid w:val="000C3928"/>
    <w:rsid w:val="000C3FD3"/>
    <w:rsid w:val="000C4350"/>
    <w:rsid w:val="000C5195"/>
    <w:rsid w:val="000C57B4"/>
    <w:rsid w:val="000C5BCF"/>
    <w:rsid w:val="000C5F3D"/>
    <w:rsid w:val="000C64B1"/>
    <w:rsid w:val="000C6761"/>
    <w:rsid w:val="000C69D3"/>
    <w:rsid w:val="000C708E"/>
    <w:rsid w:val="000C7478"/>
    <w:rsid w:val="000C759E"/>
    <w:rsid w:val="000C7AD1"/>
    <w:rsid w:val="000C7D36"/>
    <w:rsid w:val="000D00FE"/>
    <w:rsid w:val="000D05F4"/>
    <w:rsid w:val="000D0C12"/>
    <w:rsid w:val="000D1844"/>
    <w:rsid w:val="000D1CE4"/>
    <w:rsid w:val="000D209D"/>
    <w:rsid w:val="000D352A"/>
    <w:rsid w:val="000D3642"/>
    <w:rsid w:val="000D3FA4"/>
    <w:rsid w:val="000D4AA3"/>
    <w:rsid w:val="000D4BA8"/>
    <w:rsid w:val="000D4FC6"/>
    <w:rsid w:val="000D5ED0"/>
    <w:rsid w:val="000D6291"/>
    <w:rsid w:val="000E00DC"/>
    <w:rsid w:val="000E013B"/>
    <w:rsid w:val="000E0689"/>
    <w:rsid w:val="000E0FC9"/>
    <w:rsid w:val="000E1163"/>
    <w:rsid w:val="000E14C5"/>
    <w:rsid w:val="000E15BC"/>
    <w:rsid w:val="000E18DC"/>
    <w:rsid w:val="000E24C8"/>
    <w:rsid w:val="000E271D"/>
    <w:rsid w:val="000E2B4B"/>
    <w:rsid w:val="000E382D"/>
    <w:rsid w:val="000E3B2F"/>
    <w:rsid w:val="000E40E1"/>
    <w:rsid w:val="000E4953"/>
    <w:rsid w:val="000E4ED2"/>
    <w:rsid w:val="000E5287"/>
    <w:rsid w:val="000E70E6"/>
    <w:rsid w:val="000E7411"/>
    <w:rsid w:val="000E795F"/>
    <w:rsid w:val="000E7BA0"/>
    <w:rsid w:val="000F189B"/>
    <w:rsid w:val="000F1970"/>
    <w:rsid w:val="000F2491"/>
    <w:rsid w:val="000F3DF7"/>
    <w:rsid w:val="000F4EEF"/>
    <w:rsid w:val="000F55C3"/>
    <w:rsid w:val="000F5BE4"/>
    <w:rsid w:val="000F5C12"/>
    <w:rsid w:val="000F62E8"/>
    <w:rsid w:val="000F6A8C"/>
    <w:rsid w:val="000F6B4C"/>
    <w:rsid w:val="000F7770"/>
    <w:rsid w:val="000F7832"/>
    <w:rsid w:val="000F78CE"/>
    <w:rsid w:val="000F7DEA"/>
    <w:rsid w:val="001004E1"/>
    <w:rsid w:val="00100605"/>
    <w:rsid w:val="0010063E"/>
    <w:rsid w:val="00101043"/>
    <w:rsid w:val="0010146F"/>
    <w:rsid w:val="00101DE8"/>
    <w:rsid w:val="00102543"/>
    <w:rsid w:val="00102B4C"/>
    <w:rsid w:val="00102D38"/>
    <w:rsid w:val="00102F2E"/>
    <w:rsid w:val="0010338B"/>
    <w:rsid w:val="001036EE"/>
    <w:rsid w:val="0010410D"/>
    <w:rsid w:val="0010413A"/>
    <w:rsid w:val="001043A5"/>
    <w:rsid w:val="00105600"/>
    <w:rsid w:val="00105625"/>
    <w:rsid w:val="00105755"/>
    <w:rsid w:val="001058B3"/>
    <w:rsid w:val="00106AA2"/>
    <w:rsid w:val="001075D7"/>
    <w:rsid w:val="0010777C"/>
    <w:rsid w:val="00110114"/>
    <w:rsid w:val="00110213"/>
    <w:rsid w:val="001108CF"/>
    <w:rsid w:val="00110ABD"/>
    <w:rsid w:val="00110D4B"/>
    <w:rsid w:val="00111642"/>
    <w:rsid w:val="001116F7"/>
    <w:rsid w:val="00113803"/>
    <w:rsid w:val="0011384A"/>
    <w:rsid w:val="00113B32"/>
    <w:rsid w:val="00113E21"/>
    <w:rsid w:val="00115212"/>
    <w:rsid w:val="001156BD"/>
    <w:rsid w:val="00115732"/>
    <w:rsid w:val="0011605A"/>
    <w:rsid w:val="00116874"/>
    <w:rsid w:val="00116DAA"/>
    <w:rsid w:val="00116FFC"/>
    <w:rsid w:val="00117210"/>
    <w:rsid w:val="001173FE"/>
    <w:rsid w:val="001177FB"/>
    <w:rsid w:val="00117863"/>
    <w:rsid w:val="00117CCE"/>
    <w:rsid w:val="00117CFF"/>
    <w:rsid w:val="00117D71"/>
    <w:rsid w:val="001203BB"/>
    <w:rsid w:val="00120636"/>
    <w:rsid w:val="0012098D"/>
    <w:rsid w:val="00120E70"/>
    <w:rsid w:val="001212D3"/>
    <w:rsid w:val="00121348"/>
    <w:rsid w:val="001218AD"/>
    <w:rsid w:val="00121EA8"/>
    <w:rsid w:val="0012228F"/>
    <w:rsid w:val="001226EF"/>
    <w:rsid w:val="001233BF"/>
    <w:rsid w:val="00123649"/>
    <w:rsid w:val="001245CB"/>
    <w:rsid w:val="001249C2"/>
    <w:rsid w:val="001259F8"/>
    <w:rsid w:val="00125E08"/>
    <w:rsid w:val="00126211"/>
    <w:rsid w:val="001264AE"/>
    <w:rsid w:val="00127449"/>
    <w:rsid w:val="001276A3"/>
    <w:rsid w:val="00130669"/>
    <w:rsid w:val="00130F18"/>
    <w:rsid w:val="0013110C"/>
    <w:rsid w:val="001341F6"/>
    <w:rsid w:val="001347B2"/>
    <w:rsid w:val="00134E7E"/>
    <w:rsid w:val="00135270"/>
    <w:rsid w:val="001352CA"/>
    <w:rsid w:val="00135E4E"/>
    <w:rsid w:val="00136932"/>
    <w:rsid w:val="00136DC5"/>
    <w:rsid w:val="00137099"/>
    <w:rsid w:val="00141C2D"/>
    <w:rsid w:val="00141E3F"/>
    <w:rsid w:val="00142081"/>
    <w:rsid w:val="00142316"/>
    <w:rsid w:val="00142470"/>
    <w:rsid w:val="00142766"/>
    <w:rsid w:val="00142F62"/>
    <w:rsid w:val="0014313D"/>
    <w:rsid w:val="0014319D"/>
    <w:rsid w:val="00143322"/>
    <w:rsid w:val="001437BA"/>
    <w:rsid w:val="0014403A"/>
    <w:rsid w:val="00144D42"/>
    <w:rsid w:val="001460FD"/>
    <w:rsid w:val="00146A2C"/>
    <w:rsid w:val="0014748F"/>
    <w:rsid w:val="001476B9"/>
    <w:rsid w:val="001479D5"/>
    <w:rsid w:val="00147F8D"/>
    <w:rsid w:val="00150502"/>
    <w:rsid w:val="001507AE"/>
    <w:rsid w:val="00150BD6"/>
    <w:rsid w:val="00151191"/>
    <w:rsid w:val="00152194"/>
    <w:rsid w:val="00152A35"/>
    <w:rsid w:val="00152A58"/>
    <w:rsid w:val="00153319"/>
    <w:rsid w:val="00153E62"/>
    <w:rsid w:val="00154109"/>
    <w:rsid w:val="001541BF"/>
    <w:rsid w:val="00154EF1"/>
    <w:rsid w:val="00155FF0"/>
    <w:rsid w:val="001560DD"/>
    <w:rsid w:val="00156D71"/>
    <w:rsid w:val="001579C8"/>
    <w:rsid w:val="001606D3"/>
    <w:rsid w:val="00161059"/>
    <w:rsid w:val="00161226"/>
    <w:rsid w:val="0016177A"/>
    <w:rsid w:val="00161845"/>
    <w:rsid w:val="00161A29"/>
    <w:rsid w:val="00162C3C"/>
    <w:rsid w:val="00162DE6"/>
    <w:rsid w:val="00162E12"/>
    <w:rsid w:val="001645DC"/>
    <w:rsid w:val="00164B6C"/>
    <w:rsid w:val="0016590C"/>
    <w:rsid w:val="00165CCA"/>
    <w:rsid w:val="00165EAF"/>
    <w:rsid w:val="00166696"/>
    <w:rsid w:val="001676C3"/>
    <w:rsid w:val="00167AEA"/>
    <w:rsid w:val="00167EA1"/>
    <w:rsid w:val="001703AA"/>
    <w:rsid w:val="00170C35"/>
    <w:rsid w:val="00170CA4"/>
    <w:rsid w:val="001718E8"/>
    <w:rsid w:val="001719FB"/>
    <w:rsid w:val="00171A8C"/>
    <w:rsid w:val="001720C3"/>
    <w:rsid w:val="00172488"/>
    <w:rsid w:val="0017302B"/>
    <w:rsid w:val="001732AE"/>
    <w:rsid w:val="001740DF"/>
    <w:rsid w:val="00174A74"/>
    <w:rsid w:val="00175202"/>
    <w:rsid w:val="001754D9"/>
    <w:rsid w:val="00175AC1"/>
    <w:rsid w:val="00176380"/>
    <w:rsid w:val="001764BA"/>
    <w:rsid w:val="00176907"/>
    <w:rsid w:val="00176A3F"/>
    <w:rsid w:val="00176A9E"/>
    <w:rsid w:val="001772CE"/>
    <w:rsid w:val="00177ABE"/>
    <w:rsid w:val="00180845"/>
    <w:rsid w:val="00181952"/>
    <w:rsid w:val="00181AD0"/>
    <w:rsid w:val="00182167"/>
    <w:rsid w:val="00183586"/>
    <w:rsid w:val="00184B40"/>
    <w:rsid w:val="00185824"/>
    <w:rsid w:val="001864E2"/>
    <w:rsid w:val="00186A7A"/>
    <w:rsid w:val="00186B8B"/>
    <w:rsid w:val="00186C99"/>
    <w:rsid w:val="00186FE0"/>
    <w:rsid w:val="0019110F"/>
    <w:rsid w:val="001918B5"/>
    <w:rsid w:val="00191949"/>
    <w:rsid w:val="00191E40"/>
    <w:rsid w:val="00191F24"/>
    <w:rsid w:val="001926D4"/>
    <w:rsid w:val="00193A8C"/>
    <w:rsid w:val="00193FE9"/>
    <w:rsid w:val="00194339"/>
    <w:rsid w:val="0019469A"/>
    <w:rsid w:val="001950B0"/>
    <w:rsid w:val="00195643"/>
    <w:rsid w:val="0019579A"/>
    <w:rsid w:val="00196051"/>
    <w:rsid w:val="001968A0"/>
    <w:rsid w:val="00196FF3"/>
    <w:rsid w:val="00197201"/>
    <w:rsid w:val="00197272"/>
    <w:rsid w:val="0019750E"/>
    <w:rsid w:val="00197D40"/>
    <w:rsid w:val="00197F34"/>
    <w:rsid w:val="001A0974"/>
    <w:rsid w:val="001A0BCF"/>
    <w:rsid w:val="001A0EE4"/>
    <w:rsid w:val="001A1195"/>
    <w:rsid w:val="001A1493"/>
    <w:rsid w:val="001A1C64"/>
    <w:rsid w:val="001A1E61"/>
    <w:rsid w:val="001A3020"/>
    <w:rsid w:val="001A382B"/>
    <w:rsid w:val="001A3889"/>
    <w:rsid w:val="001A3F18"/>
    <w:rsid w:val="001A4AEF"/>
    <w:rsid w:val="001A5F0E"/>
    <w:rsid w:val="001A6784"/>
    <w:rsid w:val="001A6DFA"/>
    <w:rsid w:val="001A7E78"/>
    <w:rsid w:val="001B1B6E"/>
    <w:rsid w:val="001B28DA"/>
    <w:rsid w:val="001B2F24"/>
    <w:rsid w:val="001B5110"/>
    <w:rsid w:val="001B57E3"/>
    <w:rsid w:val="001B60CD"/>
    <w:rsid w:val="001B68EF"/>
    <w:rsid w:val="001B6C3B"/>
    <w:rsid w:val="001B7326"/>
    <w:rsid w:val="001B7A7E"/>
    <w:rsid w:val="001C034A"/>
    <w:rsid w:val="001C21FE"/>
    <w:rsid w:val="001C2FFB"/>
    <w:rsid w:val="001C3302"/>
    <w:rsid w:val="001C3626"/>
    <w:rsid w:val="001C435B"/>
    <w:rsid w:val="001C4C70"/>
    <w:rsid w:val="001C596A"/>
    <w:rsid w:val="001C7D47"/>
    <w:rsid w:val="001C7FD4"/>
    <w:rsid w:val="001D0674"/>
    <w:rsid w:val="001D28D3"/>
    <w:rsid w:val="001D3281"/>
    <w:rsid w:val="001D3509"/>
    <w:rsid w:val="001D4426"/>
    <w:rsid w:val="001D4E45"/>
    <w:rsid w:val="001D5A80"/>
    <w:rsid w:val="001D5F29"/>
    <w:rsid w:val="001D6C64"/>
    <w:rsid w:val="001D740A"/>
    <w:rsid w:val="001D7D21"/>
    <w:rsid w:val="001E051B"/>
    <w:rsid w:val="001E0722"/>
    <w:rsid w:val="001E19D1"/>
    <w:rsid w:val="001E1E54"/>
    <w:rsid w:val="001E2205"/>
    <w:rsid w:val="001E2BF6"/>
    <w:rsid w:val="001E2E2C"/>
    <w:rsid w:val="001E2ED5"/>
    <w:rsid w:val="001E3303"/>
    <w:rsid w:val="001E36F3"/>
    <w:rsid w:val="001E43C1"/>
    <w:rsid w:val="001E4851"/>
    <w:rsid w:val="001E554D"/>
    <w:rsid w:val="001E5970"/>
    <w:rsid w:val="001E5BD3"/>
    <w:rsid w:val="001E5D8E"/>
    <w:rsid w:val="001E679A"/>
    <w:rsid w:val="001E6D15"/>
    <w:rsid w:val="001E7056"/>
    <w:rsid w:val="001E7312"/>
    <w:rsid w:val="001E735A"/>
    <w:rsid w:val="001F0FDC"/>
    <w:rsid w:val="001F11E0"/>
    <w:rsid w:val="001F18B3"/>
    <w:rsid w:val="001F1F45"/>
    <w:rsid w:val="001F24C4"/>
    <w:rsid w:val="001F2AA9"/>
    <w:rsid w:val="001F31BE"/>
    <w:rsid w:val="001F39B6"/>
    <w:rsid w:val="001F415B"/>
    <w:rsid w:val="001F51CE"/>
    <w:rsid w:val="001F5488"/>
    <w:rsid w:val="001F55BC"/>
    <w:rsid w:val="001F5FDC"/>
    <w:rsid w:val="001F68D6"/>
    <w:rsid w:val="001F68DE"/>
    <w:rsid w:val="001F6E95"/>
    <w:rsid w:val="001F7104"/>
    <w:rsid w:val="001F71DC"/>
    <w:rsid w:val="001F74E5"/>
    <w:rsid w:val="001F7740"/>
    <w:rsid w:val="00200E13"/>
    <w:rsid w:val="0020138C"/>
    <w:rsid w:val="00201BCF"/>
    <w:rsid w:val="00201EC5"/>
    <w:rsid w:val="00202F31"/>
    <w:rsid w:val="00203745"/>
    <w:rsid w:val="00203952"/>
    <w:rsid w:val="00203A51"/>
    <w:rsid w:val="00204AFC"/>
    <w:rsid w:val="00204D6D"/>
    <w:rsid w:val="00205099"/>
    <w:rsid w:val="002054F6"/>
    <w:rsid w:val="00205D45"/>
    <w:rsid w:val="00206B68"/>
    <w:rsid w:val="0021065C"/>
    <w:rsid w:val="00210BF8"/>
    <w:rsid w:val="0021150D"/>
    <w:rsid w:val="00211A93"/>
    <w:rsid w:val="0021220B"/>
    <w:rsid w:val="00212861"/>
    <w:rsid w:val="00212D05"/>
    <w:rsid w:val="00212E3D"/>
    <w:rsid w:val="00212EAF"/>
    <w:rsid w:val="00213B0A"/>
    <w:rsid w:val="00213F53"/>
    <w:rsid w:val="00214068"/>
    <w:rsid w:val="00214147"/>
    <w:rsid w:val="00215280"/>
    <w:rsid w:val="002155AE"/>
    <w:rsid w:val="002173BC"/>
    <w:rsid w:val="002175DE"/>
    <w:rsid w:val="00217827"/>
    <w:rsid w:val="00217FF3"/>
    <w:rsid w:val="00220213"/>
    <w:rsid w:val="002202F0"/>
    <w:rsid w:val="00220455"/>
    <w:rsid w:val="002208FF"/>
    <w:rsid w:val="00220E0B"/>
    <w:rsid w:val="002210E2"/>
    <w:rsid w:val="002216A8"/>
    <w:rsid w:val="002227B2"/>
    <w:rsid w:val="00222EC6"/>
    <w:rsid w:val="00223799"/>
    <w:rsid w:val="00223BF0"/>
    <w:rsid w:val="0022435C"/>
    <w:rsid w:val="00225A21"/>
    <w:rsid w:val="00225F1C"/>
    <w:rsid w:val="00227666"/>
    <w:rsid w:val="00227810"/>
    <w:rsid w:val="00227E09"/>
    <w:rsid w:val="002301DA"/>
    <w:rsid w:val="00230DC2"/>
    <w:rsid w:val="00232741"/>
    <w:rsid w:val="00232944"/>
    <w:rsid w:val="00233008"/>
    <w:rsid w:val="00233DD0"/>
    <w:rsid w:val="00234183"/>
    <w:rsid w:val="00234C62"/>
    <w:rsid w:val="002350DE"/>
    <w:rsid w:val="0023595F"/>
    <w:rsid w:val="00235AE3"/>
    <w:rsid w:val="00235E19"/>
    <w:rsid w:val="0023674D"/>
    <w:rsid w:val="00237136"/>
    <w:rsid w:val="002408B6"/>
    <w:rsid w:val="00241AAC"/>
    <w:rsid w:val="00242D94"/>
    <w:rsid w:val="00242E52"/>
    <w:rsid w:val="00242FAF"/>
    <w:rsid w:val="00243196"/>
    <w:rsid w:val="0024360E"/>
    <w:rsid w:val="00243BAD"/>
    <w:rsid w:val="00243DA8"/>
    <w:rsid w:val="00243E15"/>
    <w:rsid w:val="002440D4"/>
    <w:rsid w:val="00244C5D"/>
    <w:rsid w:val="00244C83"/>
    <w:rsid w:val="00244FBD"/>
    <w:rsid w:val="002455EF"/>
    <w:rsid w:val="00245782"/>
    <w:rsid w:val="002458F2"/>
    <w:rsid w:val="00245A72"/>
    <w:rsid w:val="00245CF0"/>
    <w:rsid w:val="00245E31"/>
    <w:rsid w:val="00246976"/>
    <w:rsid w:val="00246B2E"/>
    <w:rsid w:val="002472F4"/>
    <w:rsid w:val="00247B5B"/>
    <w:rsid w:val="00250395"/>
    <w:rsid w:val="002511CB"/>
    <w:rsid w:val="00251B12"/>
    <w:rsid w:val="00251F91"/>
    <w:rsid w:val="002526C3"/>
    <w:rsid w:val="00253910"/>
    <w:rsid w:val="00254706"/>
    <w:rsid w:val="0025681D"/>
    <w:rsid w:val="00257409"/>
    <w:rsid w:val="00260B40"/>
    <w:rsid w:val="00260BA4"/>
    <w:rsid w:val="00261578"/>
    <w:rsid w:val="00262761"/>
    <w:rsid w:val="00263077"/>
    <w:rsid w:val="00263415"/>
    <w:rsid w:val="002635FF"/>
    <w:rsid w:val="00263779"/>
    <w:rsid w:val="002639BB"/>
    <w:rsid w:val="00264159"/>
    <w:rsid w:val="00264332"/>
    <w:rsid w:val="00264359"/>
    <w:rsid w:val="00264706"/>
    <w:rsid w:val="002650A9"/>
    <w:rsid w:val="00265177"/>
    <w:rsid w:val="002678B2"/>
    <w:rsid w:val="00270C3D"/>
    <w:rsid w:val="00271193"/>
    <w:rsid w:val="0027133A"/>
    <w:rsid w:val="00271C1B"/>
    <w:rsid w:val="00272CC3"/>
    <w:rsid w:val="00272CCD"/>
    <w:rsid w:val="00273CF9"/>
    <w:rsid w:val="00274300"/>
    <w:rsid w:val="00274415"/>
    <w:rsid w:val="00274A3D"/>
    <w:rsid w:val="00274E5E"/>
    <w:rsid w:val="00275200"/>
    <w:rsid w:val="002765BF"/>
    <w:rsid w:val="00276673"/>
    <w:rsid w:val="00276675"/>
    <w:rsid w:val="00277262"/>
    <w:rsid w:val="002777B6"/>
    <w:rsid w:val="00277E4C"/>
    <w:rsid w:val="00277E75"/>
    <w:rsid w:val="00280F22"/>
    <w:rsid w:val="002816C8"/>
    <w:rsid w:val="002824D5"/>
    <w:rsid w:val="002829A1"/>
    <w:rsid w:val="00282A60"/>
    <w:rsid w:val="00284B71"/>
    <w:rsid w:val="002850DC"/>
    <w:rsid w:val="0028528F"/>
    <w:rsid w:val="00285500"/>
    <w:rsid w:val="00285D8E"/>
    <w:rsid w:val="00286371"/>
    <w:rsid w:val="00286830"/>
    <w:rsid w:val="002869BA"/>
    <w:rsid w:val="00287DCD"/>
    <w:rsid w:val="00290444"/>
    <w:rsid w:val="0029088D"/>
    <w:rsid w:val="002908FA"/>
    <w:rsid w:val="00291948"/>
    <w:rsid w:val="00292255"/>
    <w:rsid w:val="00292455"/>
    <w:rsid w:val="00292CC1"/>
    <w:rsid w:val="00292E38"/>
    <w:rsid w:val="0029375A"/>
    <w:rsid w:val="0029427C"/>
    <w:rsid w:val="00294B92"/>
    <w:rsid w:val="0029506C"/>
    <w:rsid w:val="002955EE"/>
    <w:rsid w:val="00295D37"/>
    <w:rsid w:val="00295D45"/>
    <w:rsid w:val="00296610"/>
    <w:rsid w:val="00297048"/>
    <w:rsid w:val="002A08B5"/>
    <w:rsid w:val="002A0B3D"/>
    <w:rsid w:val="002A1CA7"/>
    <w:rsid w:val="002A317D"/>
    <w:rsid w:val="002A40A9"/>
    <w:rsid w:val="002A4B28"/>
    <w:rsid w:val="002A5078"/>
    <w:rsid w:val="002A5BDC"/>
    <w:rsid w:val="002A7CC7"/>
    <w:rsid w:val="002A7E66"/>
    <w:rsid w:val="002B029F"/>
    <w:rsid w:val="002B03C1"/>
    <w:rsid w:val="002B056D"/>
    <w:rsid w:val="002B05B5"/>
    <w:rsid w:val="002B1116"/>
    <w:rsid w:val="002B25EC"/>
    <w:rsid w:val="002B27A7"/>
    <w:rsid w:val="002B283D"/>
    <w:rsid w:val="002B3211"/>
    <w:rsid w:val="002B3342"/>
    <w:rsid w:val="002B3C90"/>
    <w:rsid w:val="002B3E9F"/>
    <w:rsid w:val="002B406C"/>
    <w:rsid w:val="002B46EC"/>
    <w:rsid w:val="002B5C65"/>
    <w:rsid w:val="002B5E36"/>
    <w:rsid w:val="002B6830"/>
    <w:rsid w:val="002B716A"/>
    <w:rsid w:val="002B79DE"/>
    <w:rsid w:val="002B7E71"/>
    <w:rsid w:val="002C0632"/>
    <w:rsid w:val="002C1B3C"/>
    <w:rsid w:val="002C2042"/>
    <w:rsid w:val="002C2132"/>
    <w:rsid w:val="002C2A9C"/>
    <w:rsid w:val="002C2C0B"/>
    <w:rsid w:val="002C2F88"/>
    <w:rsid w:val="002C31B4"/>
    <w:rsid w:val="002C4442"/>
    <w:rsid w:val="002C4625"/>
    <w:rsid w:val="002C4F61"/>
    <w:rsid w:val="002C5736"/>
    <w:rsid w:val="002C6898"/>
    <w:rsid w:val="002C6954"/>
    <w:rsid w:val="002C6D18"/>
    <w:rsid w:val="002C7402"/>
    <w:rsid w:val="002D0CC0"/>
    <w:rsid w:val="002D0DC0"/>
    <w:rsid w:val="002D1C7D"/>
    <w:rsid w:val="002D2FF9"/>
    <w:rsid w:val="002D382C"/>
    <w:rsid w:val="002D3862"/>
    <w:rsid w:val="002D3E3E"/>
    <w:rsid w:val="002D4509"/>
    <w:rsid w:val="002D4697"/>
    <w:rsid w:val="002D5132"/>
    <w:rsid w:val="002D57B1"/>
    <w:rsid w:val="002D668D"/>
    <w:rsid w:val="002D66D3"/>
    <w:rsid w:val="002D6FC3"/>
    <w:rsid w:val="002D7E76"/>
    <w:rsid w:val="002E0AB9"/>
    <w:rsid w:val="002E16D0"/>
    <w:rsid w:val="002E1713"/>
    <w:rsid w:val="002E1A11"/>
    <w:rsid w:val="002E234A"/>
    <w:rsid w:val="002E2414"/>
    <w:rsid w:val="002E2CCB"/>
    <w:rsid w:val="002E3D27"/>
    <w:rsid w:val="002E4755"/>
    <w:rsid w:val="002E4C35"/>
    <w:rsid w:val="002E5402"/>
    <w:rsid w:val="002E56A9"/>
    <w:rsid w:val="002E6767"/>
    <w:rsid w:val="002E68B5"/>
    <w:rsid w:val="002E6973"/>
    <w:rsid w:val="002E6C64"/>
    <w:rsid w:val="002E700F"/>
    <w:rsid w:val="002E7EF0"/>
    <w:rsid w:val="002F0161"/>
    <w:rsid w:val="002F0188"/>
    <w:rsid w:val="002F0C22"/>
    <w:rsid w:val="002F1097"/>
    <w:rsid w:val="002F11FF"/>
    <w:rsid w:val="002F1A12"/>
    <w:rsid w:val="002F1D66"/>
    <w:rsid w:val="002F20E8"/>
    <w:rsid w:val="002F236C"/>
    <w:rsid w:val="002F3A01"/>
    <w:rsid w:val="002F42CC"/>
    <w:rsid w:val="002F5750"/>
    <w:rsid w:val="002F6025"/>
    <w:rsid w:val="002F62E4"/>
    <w:rsid w:val="002F6793"/>
    <w:rsid w:val="002F68F2"/>
    <w:rsid w:val="002F7256"/>
    <w:rsid w:val="002F78B8"/>
    <w:rsid w:val="00300E90"/>
    <w:rsid w:val="003013C9"/>
    <w:rsid w:val="0030367F"/>
    <w:rsid w:val="00303FAD"/>
    <w:rsid w:val="0030431E"/>
    <w:rsid w:val="003043D8"/>
    <w:rsid w:val="00304B2D"/>
    <w:rsid w:val="003055FF"/>
    <w:rsid w:val="00305EED"/>
    <w:rsid w:val="003062DB"/>
    <w:rsid w:val="00306904"/>
    <w:rsid w:val="00307129"/>
    <w:rsid w:val="003072A6"/>
    <w:rsid w:val="00307FD2"/>
    <w:rsid w:val="00310F20"/>
    <w:rsid w:val="00311300"/>
    <w:rsid w:val="0031140B"/>
    <w:rsid w:val="0031162A"/>
    <w:rsid w:val="00313211"/>
    <w:rsid w:val="003136AF"/>
    <w:rsid w:val="0031421B"/>
    <w:rsid w:val="003145AC"/>
    <w:rsid w:val="003151CB"/>
    <w:rsid w:val="00315972"/>
    <w:rsid w:val="00315D2D"/>
    <w:rsid w:val="0031639B"/>
    <w:rsid w:val="00316846"/>
    <w:rsid w:val="00316C0D"/>
    <w:rsid w:val="00316C34"/>
    <w:rsid w:val="00316C5B"/>
    <w:rsid w:val="00320238"/>
    <w:rsid w:val="00320D75"/>
    <w:rsid w:val="00321307"/>
    <w:rsid w:val="003216D8"/>
    <w:rsid w:val="00321A56"/>
    <w:rsid w:val="00322C95"/>
    <w:rsid w:val="0032313B"/>
    <w:rsid w:val="003232F7"/>
    <w:rsid w:val="003234D3"/>
    <w:rsid w:val="00324348"/>
    <w:rsid w:val="003249D6"/>
    <w:rsid w:val="00324C7E"/>
    <w:rsid w:val="003253D8"/>
    <w:rsid w:val="00325771"/>
    <w:rsid w:val="003265F0"/>
    <w:rsid w:val="0032676B"/>
    <w:rsid w:val="0032723C"/>
    <w:rsid w:val="00327D83"/>
    <w:rsid w:val="00330DB4"/>
    <w:rsid w:val="00330E8F"/>
    <w:rsid w:val="00332257"/>
    <w:rsid w:val="0033255A"/>
    <w:rsid w:val="00332A91"/>
    <w:rsid w:val="00332DA5"/>
    <w:rsid w:val="003350E5"/>
    <w:rsid w:val="0033548A"/>
    <w:rsid w:val="00336181"/>
    <w:rsid w:val="003361D3"/>
    <w:rsid w:val="00336A3A"/>
    <w:rsid w:val="00336F34"/>
    <w:rsid w:val="00336F5E"/>
    <w:rsid w:val="00337018"/>
    <w:rsid w:val="003373F7"/>
    <w:rsid w:val="0033793A"/>
    <w:rsid w:val="003404A6"/>
    <w:rsid w:val="00340FD2"/>
    <w:rsid w:val="00342433"/>
    <w:rsid w:val="00342449"/>
    <w:rsid w:val="00343654"/>
    <w:rsid w:val="00343BB1"/>
    <w:rsid w:val="00343E49"/>
    <w:rsid w:val="003448CE"/>
    <w:rsid w:val="00344946"/>
    <w:rsid w:val="00345058"/>
    <w:rsid w:val="003450AF"/>
    <w:rsid w:val="003468DA"/>
    <w:rsid w:val="00346C37"/>
    <w:rsid w:val="00346E81"/>
    <w:rsid w:val="00346EC4"/>
    <w:rsid w:val="00346F32"/>
    <w:rsid w:val="003478C5"/>
    <w:rsid w:val="003478FA"/>
    <w:rsid w:val="00350018"/>
    <w:rsid w:val="0035022F"/>
    <w:rsid w:val="00350A0F"/>
    <w:rsid w:val="00351C9A"/>
    <w:rsid w:val="00352FB9"/>
    <w:rsid w:val="003535DE"/>
    <w:rsid w:val="003537DB"/>
    <w:rsid w:val="00354905"/>
    <w:rsid w:val="00355AF9"/>
    <w:rsid w:val="00355E17"/>
    <w:rsid w:val="0035690E"/>
    <w:rsid w:val="003572DD"/>
    <w:rsid w:val="00357701"/>
    <w:rsid w:val="00357EB2"/>
    <w:rsid w:val="0036082D"/>
    <w:rsid w:val="00361AB7"/>
    <w:rsid w:val="00363063"/>
    <w:rsid w:val="003631D0"/>
    <w:rsid w:val="0036407A"/>
    <w:rsid w:val="003650E2"/>
    <w:rsid w:val="0036523D"/>
    <w:rsid w:val="00365F22"/>
    <w:rsid w:val="0036626F"/>
    <w:rsid w:val="003663DC"/>
    <w:rsid w:val="003668F0"/>
    <w:rsid w:val="0036699A"/>
    <w:rsid w:val="00367BD4"/>
    <w:rsid w:val="00367CF6"/>
    <w:rsid w:val="00370347"/>
    <w:rsid w:val="00370769"/>
    <w:rsid w:val="00370D61"/>
    <w:rsid w:val="00372936"/>
    <w:rsid w:val="00372E21"/>
    <w:rsid w:val="00373E93"/>
    <w:rsid w:val="00374994"/>
    <w:rsid w:val="00375032"/>
    <w:rsid w:val="0037537F"/>
    <w:rsid w:val="00375C8F"/>
    <w:rsid w:val="00375DB3"/>
    <w:rsid w:val="003763BB"/>
    <w:rsid w:val="003779C5"/>
    <w:rsid w:val="00377D66"/>
    <w:rsid w:val="00380A08"/>
    <w:rsid w:val="00380D4D"/>
    <w:rsid w:val="00381119"/>
    <w:rsid w:val="003820FD"/>
    <w:rsid w:val="00382F00"/>
    <w:rsid w:val="0038382F"/>
    <w:rsid w:val="00384297"/>
    <w:rsid w:val="003847C6"/>
    <w:rsid w:val="003850B3"/>
    <w:rsid w:val="003852BB"/>
    <w:rsid w:val="003858F3"/>
    <w:rsid w:val="00385C51"/>
    <w:rsid w:val="003861DD"/>
    <w:rsid w:val="0038631B"/>
    <w:rsid w:val="0038687D"/>
    <w:rsid w:val="00386E8B"/>
    <w:rsid w:val="00387517"/>
    <w:rsid w:val="003904A9"/>
    <w:rsid w:val="00390A24"/>
    <w:rsid w:val="00390BA7"/>
    <w:rsid w:val="00390C72"/>
    <w:rsid w:val="003910C8"/>
    <w:rsid w:val="003916A4"/>
    <w:rsid w:val="0039198D"/>
    <w:rsid w:val="0039241E"/>
    <w:rsid w:val="00392B92"/>
    <w:rsid w:val="00392CEB"/>
    <w:rsid w:val="00392F03"/>
    <w:rsid w:val="003948E5"/>
    <w:rsid w:val="00394C51"/>
    <w:rsid w:val="00395F8B"/>
    <w:rsid w:val="00395FDA"/>
    <w:rsid w:val="00396204"/>
    <w:rsid w:val="00396A8E"/>
    <w:rsid w:val="00397AB1"/>
    <w:rsid w:val="003A0378"/>
    <w:rsid w:val="003A0A20"/>
    <w:rsid w:val="003A159C"/>
    <w:rsid w:val="003A15EB"/>
    <w:rsid w:val="003A21C5"/>
    <w:rsid w:val="003A2BC9"/>
    <w:rsid w:val="003A3C4E"/>
    <w:rsid w:val="003A4145"/>
    <w:rsid w:val="003A443E"/>
    <w:rsid w:val="003A51EC"/>
    <w:rsid w:val="003A5281"/>
    <w:rsid w:val="003A63AF"/>
    <w:rsid w:val="003B0CFB"/>
    <w:rsid w:val="003B1F66"/>
    <w:rsid w:val="003B279C"/>
    <w:rsid w:val="003B28B7"/>
    <w:rsid w:val="003B3F61"/>
    <w:rsid w:val="003B4AB7"/>
    <w:rsid w:val="003B4E7F"/>
    <w:rsid w:val="003B4FDA"/>
    <w:rsid w:val="003B4FDF"/>
    <w:rsid w:val="003B513E"/>
    <w:rsid w:val="003B515D"/>
    <w:rsid w:val="003B5BD5"/>
    <w:rsid w:val="003B634E"/>
    <w:rsid w:val="003B63B7"/>
    <w:rsid w:val="003B6AEC"/>
    <w:rsid w:val="003B6C6B"/>
    <w:rsid w:val="003B7458"/>
    <w:rsid w:val="003B76A1"/>
    <w:rsid w:val="003B76DC"/>
    <w:rsid w:val="003B7858"/>
    <w:rsid w:val="003B792C"/>
    <w:rsid w:val="003B7C9D"/>
    <w:rsid w:val="003C0C22"/>
    <w:rsid w:val="003C0D52"/>
    <w:rsid w:val="003C0EE0"/>
    <w:rsid w:val="003C19AA"/>
    <w:rsid w:val="003C2421"/>
    <w:rsid w:val="003C250F"/>
    <w:rsid w:val="003C2A20"/>
    <w:rsid w:val="003C3588"/>
    <w:rsid w:val="003C36CD"/>
    <w:rsid w:val="003C375F"/>
    <w:rsid w:val="003C3A48"/>
    <w:rsid w:val="003C46C3"/>
    <w:rsid w:val="003C4D19"/>
    <w:rsid w:val="003C4E82"/>
    <w:rsid w:val="003C4EA1"/>
    <w:rsid w:val="003C5788"/>
    <w:rsid w:val="003C6599"/>
    <w:rsid w:val="003C6663"/>
    <w:rsid w:val="003C6B1C"/>
    <w:rsid w:val="003C6D95"/>
    <w:rsid w:val="003C7470"/>
    <w:rsid w:val="003C7E9F"/>
    <w:rsid w:val="003C7F8D"/>
    <w:rsid w:val="003D0B50"/>
    <w:rsid w:val="003D1C0C"/>
    <w:rsid w:val="003D1DF5"/>
    <w:rsid w:val="003D2E41"/>
    <w:rsid w:val="003D2EA9"/>
    <w:rsid w:val="003D2EFB"/>
    <w:rsid w:val="003D309C"/>
    <w:rsid w:val="003D3F68"/>
    <w:rsid w:val="003D41BE"/>
    <w:rsid w:val="003D4254"/>
    <w:rsid w:val="003D4827"/>
    <w:rsid w:val="003D48F6"/>
    <w:rsid w:val="003D5C2A"/>
    <w:rsid w:val="003D5CF3"/>
    <w:rsid w:val="003D5FA7"/>
    <w:rsid w:val="003D7493"/>
    <w:rsid w:val="003D77C7"/>
    <w:rsid w:val="003D7DA7"/>
    <w:rsid w:val="003D7E76"/>
    <w:rsid w:val="003D7F25"/>
    <w:rsid w:val="003E00C1"/>
    <w:rsid w:val="003E097E"/>
    <w:rsid w:val="003E0ECD"/>
    <w:rsid w:val="003E1675"/>
    <w:rsid w:val="003E30EC"/>
    <w:rsid w:val="003E3B67"/>
    <w:rsid w:val="003E480F"/>
    <w:rsid w:val="003E4C37"/>
    <w:rsid w:val="003E4F35"/>
    <w:rsid w:val="003E567A"/>
    <w:rsid w:val="003E5DF3"/>
    <w:rsid w:val="003E5E92"/>
    <w:rsid w:val="003E62F9"/>
    <w:rsid w:val="003E663C"/>
    <w:rsid w:val="003E75A7"/>
    <w:rsid w:val="003E77C2"/>
    <w:rsid w:val="003E7BCB"/>
    <w:rsid w:val="003F03CD"/>
    <w:rsid w:val="003F0C79"/>
    <w:rsid w:val="003F1234"/>
    <w:rsid w:val="003F17B6"/>
    <w:rsid w:val="003F1C06"/>
    <w:rsid w:val="003F1DAE"/>
    <w:rsid w:val="003F278C"/>
    <w:rsid w:val="003F29A2"/>
    <w:rsid w:val="003F29AE"/>
    <w:rsid w:val="003F2B83"/>
    <w:rsid w:val="003F33E5"/>
    <w:rsid w:val="003F3768"/>
    <w:rsid w:val="003F3E60"/>
    <w:rsid w:val="003F3FDE"/>
    <w:rsid w:val="003F43CC"/>
    <w:rsid w:val="003F65B2"/>
    <w:rsid w:val="003F72F8"/>
    <w:rsid w:val="003F7BCA"/>
    <w:rsid w:val="00400E41"/>
    <w:rsid w:val="0040216B"/>
    <w:rsid w:val="004021AE"/>
    <w:rsid w:val="004035B4"/>
    <w:rsid w:val="0040397E"/>
    <w:rsid w:val="00403D30"/>
    <w:rsid w:val="00403DB0"/>
    <w:rsid w:val="00404970"/>
    <w:rsid w:val="00404C78"/>
    <w:rsid w:val="004056DC"/>
    <w:rsid w:val="00406085"/>
    <w:rsid w:val="00406173"/>
    <w:rsid w:val="004066FD"/>
    <w:rsid w:val="00406EF7"/>
    <w:rsid w:val="0040733B"/>
    <w:rsid w:val="00407B5A"/>
    <w:rsid w:val="00407BE7"/>
    <w:rsid w:val="00407C50"/>
    <w:rsid w:val="00410A4A"/>
    <w:rsid w:val="00410E01"/>
    <w:rsid w:val="00410FA5"/>
    <w:rsid w:val="00411126"/>
    <w:rsid w:val="00412716"/>
    <w:rsid w:val="004128D7"/>
    <w:rsid w:val="00412D60"/>
    <w:rsid w:val="00412F15"/>
    <w:rsid w:val="0041318D"/>
    <w:rsid w:val="004136C6"/>
    <w:rsid w:val="00413D3D"/>
    <w:rsid w:val="004144C5"/>
    <w:rsid w:val="00414827"/>
    <w:rsid w:val="00415329"/>
    <w:rsid w:val="00415F43"/>
    <w:rsid w:val="0042030D"/>
    <w:rsid w:val="00421226"/>
    <w:rsid w:val="00421B3E"/>
    <w:rsid w:val="00421D3C"/>
    <w:rsid w:val="00422964"/>
    <w:rsid w:val="004229F5"/>
    <w:rsid w:val="00422D75"/>
    <w:rsid w:val="00424A42"/>
    <w:rsid w:val="00424ABF"/>
    <w:rsid w:val="00425C27"/>
    <w:rsid w:val="00426E61"/>
    <w:rsid w:val="00430194"/>
    <w:rsid w:val="0043081A"/>
    <w:rsid w:val="0043113F"/>
    <w:rsid w:val="004311A0"/>
    <w:rsid w:val="0043142F"/>
    <w:rsid w:val="0043236A"/>
    <w:rsid w:val="004323DB"/>
    <w:rsid w:val="00432433"/>
    <w:rsid w:val="0043253F"/>
    <w:rsid w:val="00432968"/>
    <w:rsid w:val="004334B1"/>
    <w:rsid w:val="00433FC3"/>
    <w:rsid w:val="00434060"/>
    <w:rsid w:val="004344BD"/>
    <w:rsid w:val="00435957"/>
    <w:rsid w:val="00436528"/>
    <w:rsid w:val="00437164"/>
    <w:rsid w:val="00437B1F"/>
    <w:rsid w:val="00437B92"/>
    <w:rsid w:val="00437F74"/>
    <w:rsid w:val="00437F92"/>
    <w:rsid w:val="00440419"/>
    <w:rsid w:val="0044129B"/>
    <w:rsid w:val="00441B18"/>
    <w:rsid w:val="00442171"/>
    <w:rsid w:val="004422EA"/>
    <w:rsid w:val="00442558"/>
    <w:rsid w:val="0044273F"/>
    <w:rsid w:val="004427F0"/>
    <w:rsid w:val="00443079"/>
    <w:rsid w:val="004437C3"/>
    <w:rsid w:val="00443B6B"/>
    <w:rsid w:val="00443DB3"/>
    <w:rsid w:val="004441EA"/>
    <w:rsid w:val="004448DE"/>
    <w:rsid w:val="0044554C"/>
    <w:rsid w:val="004456DD"/>
    <w:rsid w:val="004458ED"/>
    <w:rsid w:val="00445D2A"/>
    <w:rsid w:val="00446541"/>
    <w:rsid w:val="004468D6"/>
    <w:rsid w:val="00447294"/>
    <w:rsid w:val="004473C6"/>
    <w:rsid w:val="00447EF0"/>
    <w:rsid w:val="00450493"/>
    <w:rsid w:val="0045099E"/>
    <w:rsid w:val="00450D32"/>
    <w:rsid w:val="00450EE8"/>
    <w:rsid w:val="00451257"/>
    <w:rsid w:val="004521DC"/>
    <w:rsid w:val="004523F6"/>
    <w:rsid w:val="004524B4"/>
    <w:rsid w:val="004528B4"/>
    <w:rsid w:val="0045299E"/>
    <w:rsid w:val="00452C3E"/>
    <w:rsid w:val="0045334B"/>
    <w:rsid w:val="00453C58"/>
    <w:rsid w:val="00454A93"/>
    <w:rsid w:val="004550C2"/>
    <w:rsid w:val="0045570C"/>
    <w:rsid w:val="004557CE"/>
    <w:rsid w:val="00455B19"/>
    <w:rsid w:val="00455B34"/>
    <w:rsid w:val="0045637A"/>
    <w:rsid w:val="004568DC"/>
    <w:rsid w:val="00457585"/>
    <w:rsid w:val="004603BD"/>
    <w:rsid w:val="00461278"/>
    <w:rsid w:val="00461330"/>
    <w:rsid w:val="00461CD3"/>
    <w:rsid w:val="004625E9"/>
    <w:rsid w:val="004630B5"/>
    <w:rsid w:val="0046340B"/>
    <w:rsid w:val="004636AB"/>
    <w:rsid w:val="004640E7"/>
    <w:rsid w:val="004648D4"/>
    <w:rsid w:val="00464A0C"/>
    <w:rsid w:val="00465050"/>
    <w:rsid w:val="004653EF"/>
    <w:rsid w:val="004656CD"/>
    <w:rsid w:val="00466290"/>
    <w:rsid w:val="00466A60"/>
    <w:rsid w:val="00467194"/>
    <w:rsid w:val="00467805"/>
    <w:rsid w:val="00467F48"/>
    <w:rsid w:val="00470A4B"/>
    <w:rsid w:val="004712B1"/>
    <w:rsid w:val="00471463"/>
    <w:rsid w:val="00471DC3"/>
    <w:rsid w:val="00472535"/>
    <w:rsid w:val="00472F1A"/>
    <w:rsid w:val="00474E16"/>
    <w:rsid w:val="004751E1"/>
    <w:rsid w:val="004754E0"/>
    <w:rsid w:val="00475506"/>
    <w:rsid w:val="00475933"/>
    <w:rsid w:val="00475A70"/>
    <w:rsid w:val="00475E3F"/>
    <w:rsid w:val="0047650E"/>
    <w:rsid w:val="004765B6"/>
    <w:rsid w:val="00476E96"/>
    <w:rsid w:val="004777FF"/>
    <w:rsid w:val="00477B47"/>
    <w:rsid w:val="00477B93"/>
    <w:rsid w:val="00477DD8"/>
    <w:rsid w:val="00480139"/>
    <w:rsid w:val="0048084B"/>
    <w:rsid w:val="00481347"/>
    <w:rsid w:val="00482026"/>
    <w:rsid w:val="00482204"/>
    <w:rsid w:val="004825BD"/>
    <w:rsid w:val="004833B8"/>
    <w:rsid w:val="00483734"/>
    <w:rsid w:val="00483AF0"/>
    <w:rsid w:val="00483DD4"/>
    <w:rsid w:val="004844F2"/>
    <w:rsid w:val="00484C9F"/>
    <w:rsid w:val="0048554D"/>
    <w:rsid w:val="0048605F"/>
    <w:rsid w:val="004864EC"/>
    <w:rsid w:val="00486E8D"/>
    <w:rsid w:val="0049060D"/>
    <w:rsid w:val="004909CE"/>
    <w:rsid w:val="00490AA8"/>
    <w:rsid w:val="00490B89"/>
    <w:rsid w:val="00490F96"/>
    <w:rsid w:val="00491D7C"/>
    <w:rsid w:val="004923F1"/>
    <w:rsid w:val="00492473"/>
    <w:rsid w:val="00492928"/>
    <w:rsid w:val="00492EBC"/>
    <w:rsid w:val="00493804"/>
    <w:rsid w:val="00493C75"/>
    <w:rsid w:val="00494B17"/>
    <w:rsid w:val="00494F03"/>
    <w:rsid w:val="00494F38"/>
    <w:rsid w:val="00495533"/>
    <w:rsid w:val="00495621"/>
    <w:rsid w:val="00495737"/>
    <w:rsid w:val="004A0910"/>
    <w:rsid w:val="004A1060"/>
    <w:rsid w:val="004A1B66"/>
    <w:rsid w:val="004A1B6A"/>
    <w:rsid w:val="004A1E79"/>
    <w:rsid w:val="004A2DF2"/>
    <w:rsid w:val="004A3941"/>
    <w:rsid w:val="004A3D33"/>
    <w:rsid w:val="004A4075"/>
    <w:rsid w:val="004A4B17"/>
    <w:rsid w:val="004A571D"/>
    <w:rsid w:val="004A644A"/>
    <w:rsid w:val="004A66C3"/>
    <w:rsid w:val="004A679C"/>
    <w:rsid w:val="004A71B5"/>
    <w:rsid w:val="004A7AE1"/>
    <w:rsid w:val="004B02F6"/>
    <w:rsid w:val="004B128E"/>
    <w:rsid w:val="004B169D"/>
    <w:rsid w:val="004B17F3"/>
    <w:rsid w:val="004B1AC6"/>
    <w:rsid w:val="004B26B2"/>
    <w:rsid w:val="004B2B38"/>
    <w:rsid w:val="004B3A39"/>
    <w:rsid w:val="004B3CE5"/>
    <w:rsid w:val="004B42B1"/>
    <w:rsid w:val="004B5595"/>
    <w:rsid w:val="004B5724"/>
    <w:rsid w:val="004B595F"/>
    <w:rsid w:val="004B5FCB"/>
    <w:rsid w:val="004B626A"/>
    <w:rsid w:val="004B633E"/>
    <w:rsid w:val="004B6370"/>
    <w:rsid w:val="004B64CB"/>
    <w:rsid w:val="004B6839"/>
    <w:rsid w:val="004B76BD"/>
    <w:rsid w:val="004B79FE"/>
    <w:rsid w:val="004C009C"/>
    <w:rsid w:val="004C1145"/>
    <w:rsid w:val="004C12E6"/>
    <w:rsid w:val="004C1DC1"/>
    <w:rsid w:val="004C1F09"/>
    <w:rsid w:val="004C2F3D"/>
    <w:rsid w:val="004C56E6"/>
    <w:rsid w:val="004C5824"/>
    <w:rsid w:val="004C5A67"/>
    <w:rsid w:val="004C72D9"/>
    <w:rsid w:val="004D0038"/>
    <w:rsid w:val="004D18AB"/>
    <w:rsid w:val="004D28B0"/>
    <w:rsid w:val="004D347A"/>
    <w:rsid w:val="004D405D"/>
    <w:rsid w:val="004D4452"/>
    <w:rsid w:val="004D47C0"/>
    <w:rsid w:val="004D4883"/>
    <w:rsid w:val="004D4C59"/>
    <w:rsid w:val="004D4CD2"/>
    <w:rsid w:val="004D4E4E"/>
    <w:rsid w:val="004D52B9"/>
    <w:rsid w:val="004D5442"/>
    <w:rsid w:val="004D5FD4"/>
    <w:rsid w:val="004D69F0"/>
    <w:rsid w:val="004D7E9B"/>
    <w:rsid w:val="004E0C74"/>
    <w:rsid w:val="004E0E2C"/>
    <w:rsid w:val="004E14FF"/>
    <w:rsid w:val="004E163A"/>
    <w:rsid w:val="004E17CF"/>
    <w:rsid w:val="004E17E6"/>
    <w:rsid w:val="004E1840"/>
    <w:rsid w:val="004E2239"/>
    <w:rsid w:val="004E254E"/>
    <w:rsid w:val="004E2558"/>
    <w:rsid w:val="004E2FF0"/>
    <w:rsid w:val="004E310F"/>
    <w:rsid w:val="004E4244"/>
    <w:rsid w:val="004E48CA"/>
    <w:rsid w:val="004E4AE1"/>
    <w:rsid w:val="004E5B51"/>
    <w:rsid w:val="004E5F8F"/>
    <w:rsid w:val="004E636B"/>
    <w:rsid w:val="004E65A0"/>
    <w:rsid w:val="004E7115"/>
    <w:rsid w:val="004E787C"/>
    <w:rsid w:val="004E7A27"/>
    <w:rsid w:val="004F0115"/>
    <w:rsid w:val="004F076A"/>
    <w:rsid w:val="004F07B5"/>
    <w:rsid w:val="004F1106"/>
    <w:rsid w:val="004F1151"/>
    <w:rsid w:val="004F2312"/>
    <w:rsid w:val="004F2530"/>
    <w:rsid w:val="004F25D0"/>
    <w:rsid w:val="004F26C6"/>
    <w:rsid w:val="004F3F31"/>
    <w:rsid w:val="004F3FD4"/>
    <w:rsid w:val="004F4A0E"/>
    <w:rsid w:val="004F59BA"/>
    <w:rsid w:val="004F6459"/>
    <w:rsid w:val="004F64E8"/>
    <w:rsid w:val="004F7B05"/>
    <w:rsid w:val="00500043"/>
    <w:rsid w:val="005007BF"/>
    <w:rsid w:val="00501AC5"/>
    <w:rsid w:val="00503555"/>
    <w:rsid w:val="00503564"/>
    <w:rsid w:val="00504E4A"/>
    <w:rsid w:val="0050530E"/>
    <w:rsid w:val="005059ED"/>
    <w:rsid w:val="00506020"/>
    <w:rsid w:val="00506EC5"/>
    <w:rsid w:val="005078A3"/>
    <w:rsid w:val="005078AA"/>
    <w:rsid w:val="00507914"/>
    <w:rsid w:val="0051015C"/>
    <w:rsid w:val="00510C48"/>
    <w:rsid w:val="00510DF5"/>
    <w:rsid w:val="005124CA"/>
    <w:rsid w:val="0051288E"/>
    <w:rsid w:val="00512CB0"/>
    <w:rsid w:val="00513757"/>
    <w:rsid w:val="005138E6"/>
    <w:rsid w:val="00513A77"/>
    <w:rsid w:val="00514B68"/>
    <w:rsid w:val="00515371"/>
    <w:rsid w:val="00515D52"/>
    <w:rsid w:val="00515FEE"/>
    <w:rsid w:val="00516780"/>
    <w:rsid w:val="00517190"/>
    <w:rsid w:val="005175DA"/>
    <w:rsid w:val="005177B6"/>
    <w:rsid w:val="00517B61"/>
    <w:rsid w:val="00517FD8"/>
    <w:rsid w:val="00521412"/>
    <w:rsid w:val="00521903"/>
    <w:rsid w:val="00522335"/>
    <w:rsid w:val="00522EB7"/>
    <w:rsid w:val="00523167"/>
    <w:rsid w:val="00523D3B"/>
    <w:rsid w:val="00523FB1"/>
    <w:rsid w:val="005241AE"/>
    <w:rsid w:val="00524271"/>
    <w:rsid w:val="00524558"/>
    <w:rsid w:val="00524B1A"/>
    <w:rsid w:val="00524BD2"/>
    <w:rsid w:val="00525FA9"/>
    <w:rsid w:val="00525FFA"/>
    <w:rsid w:val="0052684A"/>
    <w:rsid w:val="00526A36"/>
    <w:rsid w:val="005271F3"/>
    <w:rsid w:val="005275CF"/>
    <w:rsid w:val="00527789"/>
    <w:rsid w:val="00530743"/>
    <w:rsid w:val="00531174"/>
    <w:rsid w:val="005313BE"/>
    <w:rsid w:val="005317C3"/>
    <w:rsid w:val="00531B48"/>
    <w:rsid w:val="0053201A"/>
    <w:rsid w:val="005321A9"/>
    <w:rsid w:val="0053322D"/>
    <w:rsid w:val="00533687"/>
    <w:rsid w:val="00533C10"/>
    <w:rsid w:val="005347D6"/>
    <w:rsid w:val="005355D5"/>
    <w:rsid w:val="0053569B"/>
    <w:rsid w:val="005356BA"/>
    <w:rsid w:val="0053573E"/>
    <w:rsid w:val="00535C32"/>
    <w:rsid w:val="0053603D"/>
    <w:rsid w:val="00536783"/>
    <w:rsid w:val="005372BD"/>
    <w:rsid w:val="00537458"/>
    <w:rsid w:val="0053793F"/>
    <w:rsid w:val="00537E79"/>
    <w:rsid w:val="0054040B"/>
    <w:rsid w:val="005405AD"/>
    <w:rsid w:val="00540DA4"/>
    <w:rsid w:val="005411D0"/>
    <w:rsid w:val="00541CA4"/>
    <w:rsid w:val="00542566"/>
    <w:rsid w:val="0054292B"/>
    <w:rsid w:val="0054375A"/>
    <w:rsid w:val="0054393B"/>
    <w:rsid w:val="00543F04"/>
    <w:rsid w:val="005447C3"/>
    <w:rsid w:val="0054507F"/>
    <w:rsid w:val="005455C3"/>
    <w:rsid w:val="00545874"/>
    <w:rsid w:val="0054590B"/>
    <w:rsid w:val="00545AAF"/>
    <w:rsid w:val="00546115"/>
    <w:rsid w:val="0054650E"/>
    <w:rsid w:val="00546700"/>
    <w:rsid w:val="00547123"/>
    <w:rsid w:val="00547C08"/>
    <w:rsid w:val="00547F34"/>
    <w:rsid w:val="00550808"/>
    <w:rsid w:val="00550B9E"/>
    <w:rsid w:val="00550CD0"/>
    <w:rsid w:val="00551084"/>
    <w:rsid w:val="0055128D"/>
    <w:rsid w:val="005518A3"/>
    <w:rsid w:val="005521F5"/>
    <w:rsid w:val="00552962"/>
    <w:rsid w:val="00552CCC"/>
    <w:rsid w:val="00552D6D"/>
    <w:rsid w:val="00552EAD"/>
    <w:rsid w:val="00553133"/>
    <w:rsid w:val="005532A4"/>
    <w:rsid w:val="00553373"/>
    <w:rsid w:val="00553BC1"/>
    <w:rsid w:val="00553CC8"/>
    <w:rsid w:val="00554076"/>
    <w:rsid w:val="00554478"/>
    <w:rsid w:val="00554C80"/>
    <w:rsid w:val="0055555E"/>
    <w:rsid w:val="00555828"/>
    <w:rsid w:val="005563AE"/>
    <w:rsid w:val="00556504"/>
    <w:rsid w:val="00556561"/>
    <w:rsid w:val="0055728E"/>
    <w:rsid w:val="0055795B"/>
    <w:rsid w:val="00560357"/>
    <w:rsid w:val="00560A12"/>
    <w:rsid w:val="0056170E"/>
    <w:rsid w:val="00561916"/>
    <w:rsid w:val="00561A3B"/>
    <w:rsid w:val="00562974"/>
    <w:rsid w:val="00563008"/>
    <w:rsid w:val="00563893"/>
    <w:rsid w:val="005638D3"/>
    <w:rsid w:val="00563EC6"/>
    <w:rsid w:val="00564274"/>
    <w:rsid w:val="0056513B"/>
    <w:rsid w:val="00565457"/>
    <w:rsid w:val="00565EF3"/>
    <w:rsid w:val="00565F04"/>
    <w:rsid w:val="005677AE"/>
    <w:rsid w:val="00567B2D"/>
    <w:rsid w:val="005700E7"/>
    <w:rsid w:val="00570F0C"/>
    <w:rsid w:val="00570F6E"/>
    <w:rsid w:val="0057113D"/>
    <w:rsid w:val="005719DF"/>
    <w:rsid w:val="00572D84"/>
    <w:rsid w:val="0057307C"/>
    <w:rsid w:val="00573353"/>
    <w:rsid w:val="00573AAB"/>
    <w:rsid w:val="0057431A"/>
    <w:rsid w:val="005753BD"/>
    <w:rsid w:val="005754EE"/>
    <w:rsid w:val="00575E8A"/>
    <w:rsid w:val="005766C8"/>
    <w:rsid w:val="00576C2A"/>
    <w:rsid w:val="005801E7"/>
    <w:rsid w:val="005809E9"/>
    <w:rsid w:val="00580A3D"/>
    <w:rsid w:val="00581302"/>
    <w:rsid w:val="005818D7"/>
    <w:rsid w:val="005826D8"/>
    <w:rsid w:val="00582AAA"/>
    <w:rsid w:val="00582D5D"/>
    <w:rsid w:val="005831CB"/>
    <w:rsid w:val="0058359A"/>
    <w:rsid w:val="00583BFC"/>
    <w:rsid w:val="005840EF"/>
    <w:rsid w:val="005847E3"/>
    <w:rsid w:val="0058489D"/>
    <w:rsid w:val="00584F5F"/>
    <w:rsid w:val="0058690D"/>
    <w:rsid w:val="00587406"/>
    <w:rsid w:val="005907E2"/>
    <w:rsid w:val="00590A7F"/>
    <w:rsid w:val="0059147D"/>
    <w:rsid w:val="00591DE4"/>
    <w:rsid w:val="00591EC0"/>
    <w:rsid w:val="005928B4"/>
    <w:rsid w:val="00592B36"/>
    <w:rsid w:val="0059345F"/>
    <w:rsid w:val="00594F85"/>
    <w:rsid w:val="005951BF"/>
    <w:rsid w:val="005955CE"/>
    <w:rsid w:val="005962F3"/>
    <w:rsid w:val="00596670"/>
    <w:rsid w:val="00597092"/>
    <w:rsid w:val="005970DF"/>
    <w:rsid w:val="005971B5"/>
    <w:rsid w:val="005974AC"/>
    <w:rsid w:val="00597940"/>
    <w:rsid w:val="005A01BD"/>
    <w:rsid w:val="005A0543"/>
    <w:rsid w:val="005A09E7"/>
    <w:rsid w:val="005A0B9F"/>
    <w:rsid w:val="005A0BEF"/>
    <w:rsid w:val="005A0F81"/>
    <w:rsid w:val="005A196F"/>
    <w:rsid w:val="005A1AF0"/>
    <w:rsid w:val="005A1C49"/>
    <w:rsid w:val="005A1CD7"/>
    <w:rsid w:val="005A22EA"/>
    <w:rsid w:val="005A32D9"/>
    <w:rsid w:val="005A3504"/>
    <w:rsid w:val="005A3A62"/>
    <w:rsid w:val="005A4A71"/>
    <w:rsid w:val="005A4AD0"/>
    <w:rsid w:val="005A5B3A"/>
    <w:rsid w:val="005A5F48"/>
    <w:rsid w:val="005A610A"/>
    <w:rsid w:val="005A721E"/>
    <w:rsid w:val="005A735B"/>
    <w:rsid w:val="005B0AAD"/>
    <w:rsid w:val="005B278B"/>
    <w:rsid w:val="005B286C"/>
    <w:rsid w:val="005B2A8F"/>
    <w:rsid w:val="005B3156"/>
    <w:rsid w:val="005B34EB"/>
    <w:rsid w:val="005B3782"/>
    <w:rsid w:val="005B3C87"/>
    <w:rsid w:val="005B433F"/>
    <w:rsid w:val="005B48C8"/>
    <w:rsid w:val="005B4C1E"/>
    <w:rsid w:val="005B5C19"/>
    <w:rsid w:val="005B626F"/>
    <w:rsid w:val="005B6AC0"/>
    <w:rsid w:val="005B7BAF"/>
    <w:rsid w:val="005B7BDA"/>
    <w:rsid w:val="005C0041"/>
    <w:rsid w:val="005C088F"/>
    <w:rsid w:val="005C1072"/>
    <w:rsid w:val="005C1319"/>
    <w:rsid w:val="005C15A7"/>
    <w:rsid w:val="005C1609"/>
    <w:rsid w:val="005C1A71"/>
    <w:rsid w:val="005C1E10"/>
    <w:rsid w:val="005C1ED9"/>
    <w:rsid w:val="005C1F78"/>
    <w:rsid w:val="005C219F"/>
    <w:rsid w:val="005C22CF"/>
    <w:rsid w:val="005C513F"/>
    <w:rsid w:val="005C53C9"/>
    <w:rsid w:val="005C5507"/>
    <w:rsid w:val="005C59A9"/>
    <w:rsid w:val="005C6AF4"/>
    <w:rsid w:val="005C7694"/>
    <w:rsid w:val="005D01EA"/>
    <w:rsid w:val="005D0400"/>
    <w:rsid w:val="005D128B"/>
    <w:rsid w:val="005D132F"/>
    <w:rsid w:val="005D165C"/>
    <w:rsid w:val="005D176C"/>
    <w:rsid w:val="005D1B9D"/>
    <w:rsid w:val="005D2294"/>
    <w:rsid w:val="005D2765"/>
    <w:rsid w:val="005D3073"/>
    <w:rsid w:val="005D36E9"/>
    <w:rsid w:val="005D3E83"/>
    <w:rsid w:val="005D4252"/>
    <w:rsid w:val="005D4504"/>
    <w:rsid w:val="005D5271"/>
    <w:rsid w:val="005D52CF"/>
    <w:rsid w:val="005D5790"/>
    <w:rsid w:val="005D631A"/>
    <w:rsid w:val="005D6ED1"/>
    <w:rsid w:val="005D7BF7"/>
    <w:rsid w:val="005E072B"/>
    <w:rsid w:val="005E1076"/>
    <w:rsid w:val="005E14FF"/>
    <w:rsid w:val="005E1B17"/>
    <w:rsid w:val="005E22CF"/>
    <w:rsid w:val="005E281A"/>
    <w:rsid w:val="005E327C"/>
    <w:rsid w:val="005E3C41"/>
    <w:rsid w:val="005E4587"/>
    <w:rsid w:val="005E5131"/>
    <w:rsid w:val="005E559B"/>
    <w:rsid w:val="005E5666"/>
    <w:rsid w:val="005E58E8"/>
    <w:rsid w:val="005E639D"/>
    <w:rsid w:val="005E656F"/>
    <w:rsid w:val="005E72BB"/>
    <w:rsid w:val="005E744D"/>
    <w:rsid w:val="005E7FE7"/>
    <w:rsid w:val="005F03CB"/>
    <w:rsid w:val="005F0C29"/>
    <w:rsid w:val="005F17D7"/>
    <w:rsid w:val="005F1DF3"/>
    <w:rsid w:val="005F25F3"/>
    <w:rsid w:val="005F2806"/>
    <w:rsid w:val="005F2FE2"/>
    <w:rsid w:val="005F4D5C"/>
    <w:rsid w:val="005F4E54"/>
    <w:rsid w:val="005F515E"/>
    <w:rsid w:val="005F5209"/>
    <w:rsid w:val="005F5BFE"/>
    <w:rsid w:val="005F5E50"/>
    <w:rsid w:val="005F60D3"/>
    <w:rsid w:val="005F6233"/>
    <w:rsid w:val="005F69B7"/>
    <w:rsid w:val="005F747B"/>
    <w:rsid w:val="005F7DA1"/>
    <w:rsid w:val="00600B61"/>
    <w:rsid w:val="00600EDC"/>
    <w:rsid w:val="00600F3A"/>
    <w:rsid w:val="006010DD"/>
    <w:rsid w:val="0060275F"/>
    <w:rsid w:val="006029AC"/>
    <w:rsid w:val="00602D23"/>
    <w:rsid w:val="0060321A"/>
    <w:rsid w:val="006033D8"/>
    <w:rsid w:val="00603D82"/>
    <w:rsid w:val="00603E2D"/>
    <w:rsid w:val="006051BE"/>
    <w:rsid w:val="0060565C"/>
    <w:rsid w:val="00605DF0"/>
    <w:rsid w:val="006077E6"/>
    <w:rsid w:val="00607AF1"/>
    <w:rsid w:val="00607DE5"/>
    <w:rsid w:val="00610050"/>
    <w:rsid w:val="00610C19"/>
    <w:rsid w:val="00612111"/>
    <w:rsid w:val="00612142"/>
    <w:rsid w:val="0061256C"/>
    <w:rsid w:val="00612C32"/>
    <w:rsid w:val="00613906"/>
    <w:rsid w:val="006150B6"/>
    <w:rsid w:val="00615134"/>
    <w:rsid w:val="00615861"/>
    <w:rsid w:val="00615BAE"/>
    <w:rsid w:val="006169B2"/>
    <w:rsid w:val="00616AB7"/>
    <w:rsid w:val="00616B17"/>
    <w:rsid w:val="00616F60"/>
    <w:rsid w:val="0061785D"/>
    <w:rsid w:val="00617A6D"/>
    <w:rsid w:val="0062151F"/>
    <w:rsid w:val="006217EE"/>
    <w:rsid w:val="006218B7"/>
    <w:rsid w:val="00621CE1"/>
    <w:rsid w:val="006224C5"/>
    <w:rsid w:val="00622A30"/>
    <w:rsid w:val="006230A5"/>
    <w:rsid w:val="00623E4E"/>
    <w:rsid w:val="0062413F"/>
    <w:rsid w:val="006244DC"/>
    <w:rsid w:val="006247F2"/>
    <w:rsid w:val="006262FB"/>
    <w:rsid w:val="00626D1D"/>
    <w:rsid w:val="00626E4C"/>
    <w:rsid w:val="006270F0"/>
    <w:rsid w:val="00627729"/>
    <w:rsid w:val="00627A53"/>
    <w:rsid w:val="006300AE"/>
    <w:rsid w:val="0063017C"/>
    <w:rsid w:val="00630744"/>
    <w:rsid w:val="00630C1B"/>
    <w:rsid w:val="00630D62"/>
    <w:rsid w:val="00630F5E"/>
    <w:rsid w:val="00630FF1"/>
    <w:rsid w:val="00631231"/>
    <w:rsid w:val="0063192B"/>
    <w:rsid w:val="006321B1"/>
    <w:rsid w:val="00632305"/>
    <w:rsid w:val="0063242F"/>
    <w:rsid w:val="006324A5"/>
    <w:rsid w:val="006324ED"/>
    <w:rsid w:val="006331FF"/>
    <w:rsid w:val="0063397E"/>
    <w:rsid w:val="00633A39"/>
    <w:rsid w:val="00633D82"/>
    <w:rsid w:val="00634FB8"/>
    <w:rsid w:val="00635282"/>
    <w:rsid w:val="0063551B"/>
    <w:rsid w:val="00635EE5"/>
    <w:rsid w:val="006362AE"/>
    <w:rsid w:val="006362D6"/>
    <w:rsid w:val="0063691F"/>
    <w:rsid w:val="006374D9"/>
    <w:rsid w:val="00637668"/>
    <w:rsid w:val="006379C1"/>
    <w:rsid w:val="00637AD6"/>
    <w:rsid w:val="0064007F"/>
    <w:rsid w:val="006416EB"/>
    <w:rsid w:val="00642728"/>
    <w:rsid w:val="00642C3D"/>
    <w:rsid w:val="00643565"/>
    <w:rsid w:val="006437B6"/>
    <w:rsid w:val="00644528"/>
    <w:rsid w:val="00644B90"/>
    <w:rsid w:val="00644D13"/>
    <w:rsid w:val="0064523C"/>
    <w:rsid w:val="0064685C"/>
    <w:rsid w:val="00646CB2"/>
    <w:rsid w:val="00647218"/>
    <w:rsid w:val="006505DC"/>
    <w:rsid w:val="00650780"/>
    <w:rsid w:val="00650FE5"/>
    <w:rsid w:val="00651B91"/>
    <w:rsid w:val="00652432"/>
    <w:rsid w:val="00652572"/>
    <w:rsid w:val="00652D4B"/>
    <w:rsid w:val="00652F28"/>
    <w:rsid w:val="00654652"/>
    <w:rsid w:val="006546C9"/>
    <w:rsid w:val="00654BC2"/>
    <w:rsid w:val="00655569"/>
    <w:rsid w:val="006557DE"/>
    <w:rsid w:val="00656067"/>
    <w:rsid w:val="00656A32"/>
    <w:rsid w:val="00656C7A"/>
    <w:rsid w:val="0065778C"/>
    <w:rsid w:val="00657A20"/>
    <w:rsid w:val="0066074C"/>
    <w:rsid w:val="00661166"/>
    <w:rsid w:val="006614E6"/>
    <w:rsid w:val="00661AD0"/>
    <w:rsid w:val="00661BA1"/>
    <w:rsid w:val="00662470"/>
    <w:rsid w:val="0066280C"/>
    <w:rsid w:val="00662DFA"/>
    <w:rsid w:val="006630A3"/>
    <w:rsid w:val="006635C0"/>
    <w:rsid w:val="00664227"/>
    <w:rsid w:val="0066571F"/>
    <w:rsid w:val="00665DC1"/>
    <w:rsid w:val="00665ED5"/>
    <w:rsid w:val="006663FC"/>
    <w:rsid w:val="006664C9"/>
    <w:rsid w:val="00666D2C"/>
    <w:rsid w:val="006701F8"/>
    <w:rsid w:val="0067076A"/>
    <w:rsid w:val="006709FD"/>
    <w:rsid w:val="00671427"/>
    <w:rsid w:val="00671AC7"/>
    <w:rsid w:val="006721DC"/>
    <w:rsid w:val="00672D04"/>
    <w:rsid w:val="00673213"/>
    <w:rsid w:val="006739DD"/>
    <w:rsid w:val="00674F4B"/>
    <w:rsid w:val="0067592C"/>
    <w:rsid w:val="0067599C"/>
    <w:rsid w:val="0067624F"/>
    <w:rsid w:val="00676FEA"/>
    <w:rsid w:val="00677C94"/>
    <w:rsid w:val="00677EC3"/>
    <w:rsid w:val="0068005F"/>
    <w:rsid w:val="00680164"/>
    <w:rsid w:val="0068075A"/>
    <w:rsid w:val="006808BD"/>
    <w:rsid w:val="00681608"/>
    <w:rsid w:val="00681BAD"/>
    <w:rsid w:val="006824AA"/>
    <w:rsid w:val="00683A6D"/>
    <w:rsid w:val="00684134"/>
    <w:rsid w:val="00684169"/>
    <w:rsid w:val="006846E6"/>
    <w:rsid w:val="006851EC"/>
    <w:rsid w:val="00685B57"/>
    <w:rsid w:val="00685DA5"/>
    <w:rsid w:val="00686E23"/>
    <w:rsid w:val="00686E50"/>
    <w:rsid w:val="00687E9D"/>
    <w:rsid w:val="006901BC"/>
    <w:rsid w:val="00690716"/>
    <w:rsid w:val="006912C0"/>
    <w:rsid w:val="006917AF"/>
    <w:rsid w:val="00691C49"/>
    <w:rsid w:val="00692B20"/>
    <w:rsid w:val="00692E69"/>
    <w:rsid w:val="0069335F"/>
    <w:rsid w:val="006937FB"/>
    <w:rsid w:val="00694997"/>
    <w:rsid w:val="006953D3"/>
    <w:rsid w:val="00695A58"/>
    <w:rsid w:val="00695D6F"/>
    <w:rsid w:val="00696AD4"/>
    <w:rsid w:val="00697403"/>
    <w:rsid w:val="0069759B"/>
    <w:rsid w:val="006A0989"/>
    <w:rsid w:val="006A0D33"/>
    <w:rsid w:val="006A1096"/>
    <w:rsid w:val="006A1597"/>
    <w:rsid w:val="006A18B5"/>
    <w:rsid w:val="006A1CB7"/>
    <w:rsid w:val="006A2949"/>
    <w:rsid w:val="006A3683"/>
    <w:rsid w:val="006A3D7C"/>
    <w:rsid w:val="006A4076"/>
    <w:rsid w:val="006A40F1"/>
    <w:rsid w:val="006A46A5"/>
    <w:rsid w:val="006A4884"/>
    <w:rsid w:val="006A5C9F"/>
    <w:rsid w:val="006A5EB7"/>
    <w:rsid w:val="006A6398"/>
    <w:rsid w:val="006A7113"/>
    <w:rsid w:val="006A759C"/>
    <w:rsid w:val="006B0B36"/>
    <w:rsid w:val="006B0E00"/>
    <w:rsid w:val="006B0E63"/>
    <w:rsid w:val="006B0EF7"/>
    <w:rsid w:val="006B1980"/>
    <w:rsid w:val="006B19CD"/>
    <w:rsid w:val="006B2A53"/>
    <w:rsid w:val="006B2D10"/>
    <w:rsid w:val="006B3272"/>
    <w:rsid w:val="006B3877"/>
    <w:rsid w:val="006B431F"/>
    <w:rsid w:val="006B49DA"/>
    <w:rsid w:val="006B4DE3"/>
    <w:rsid w:val="006B4F2B"/>
    <w:rsid w:val="006B5384"/>
    <w:rsid w:val="006B5E30"/>
    <w:rsid w:val="006B6242"/>
    <w:rsid w:val="006B6832"/>
    <w:rsid w:val="006B79AB"/>
    <w:rsid w:val="006C18F8"/>
    <w:rsid w:val="006C1E37"/>
    <w:rsid w:val="006C222E"/>
    <w:rsid w:val="006C2259"/>
    <w:rsid w:val="006C294E"/>
    <w:rsid w:val="006C2CD8"/>
    <w:rsid w:val="006C333C"/>
    <w:rsid w:val="006C33B2"/>
    <w:rsid w:val="006C43DA"/>
    <w:rsid w:val="006C4CC7"/>
    <w:rsid w:val="006C7B1A"/>
    <w:rsid w:val="006C7E1B"/>
    <w:rsid w:val="006D0118"/>
    <w:rsid w:val="006D0858"/>
    <w:rsid w:val="006D0C55"/>
    <w:rsid w:val="006D1780"/>
    <w:rsid w:val="006D1D64"/>
    <w:rsid w:val="006D2295"/>
    <w:rsid w:val="006D2E85"/>
    <w:rsid w:val="006D2EDC"/>
    <w:rsid w:val="006D2FCD"/>
    <w:rsid w:val="006D317B"/>
    <w:rsid w:val="006D3572"/>
    <w:rsid w:val="006D36F9"/>
    <w:rsid w:val="006D380C"/>
    <w:rsid w:val="006D452E"/>
    <w:rsid w:val="006D483E"/>
    <w:rsid w:val="006D4D81"/>
    <w:rsid w:val="006D5210"/>
    <w:rsid w:val="006D533B"/>
    <w:rsid w:val="006D5498"/>
    <w:rsid w:val="006D6402"/>
    <w:rsid w:val="006D6466"/>
    <w:rsid w:val="006D667E"/>
    <w:rsid w:val="006D686B"/>
    <w:rsid w:val="006D6B6C"/>
    <w:rsid w:val="006D6CAB"/>
    <w:rsid w:val="006D7254"/>
    <w:rsid w:val="006D7DCE"/>
    <w:rsid w:val="006E04F9"/>
    <w:rsid w:val="006E176F"/>
    <w:rsid w:val="006E1ED2"/>
    <w:rsid w:val="006E282E"/>
    <w:rsid w:val="006E3892"/>
    <w:rsid w:val="006E3DE7"/>
    <w:rsid w:val="006E3E3E"/>
    <w:rsid w:val="006E4B97"/>
    <w:rsid w:val="006E4BB5"/>
    <w:rsid w:val="006E592A"/>
    <w:rsid w:val="006E5B08"/>
    <w:rsid w:val="006E639A"/>
    <w:rsid w:val="006E6674"/>
    <w:rsid w:val="006E705E"/>
    <w:rsid w:val="006E71B0"/>
    <w:rsid w:val="006E793E"/>
    <w:rsid w:val="006E7EF7"/>
    <w:rsid w:val="006E7FDC"/>
    <w:rsid w:val="006F08CA"/>
    <w:rsid w:val="006F1119"/>
    <w:rsid w:val="006F202D"/>
    <w:rsid w:val="006F2845"/>
    <w:rsid w:val="006F2C46"/>
    <w:rsid w:val="006F3334"/>
    <w:rsid w:val="006F33F6"/>
    <w:rsid w:val="006F3901"/>
    <w:rsid w:val="006F4572"/>
    <w:rsid w:val="006F478B"/>
    <w:rsid w:val="006F5299"/>
    <w:rsid w:val="006F55DC"/>
    <w:rsid w:val="006F56B0"/>
    <w:rsid w:val="006F6361"/>
    <w:rsid w:val="006F686D"/>
    <w:rsid w:val="006F6AC6"/>
    <w:rsid w:val="006F7345"/>
    <w:rsid w:val="006F77EB"/>
    <w:rsid w:val="006F788B"/>
    <w:rsid w:val="006F7A52"/>
    <w:rsid w:val="006F7C19"/>
    <w:rsid w:val="007016D5"/>
    <w:rsid w:val="007016DD"/>
    <w:rsid w:val="00701CF0"/>
    <w:rsid w:val="00701D69"/>
    <w:rsid w:val="00702E5B"/>
    <w:rsid w:val="00702F6B"/>
    <w:rsid w:val="007030DB"/>
    <w:rsid w:val="00703694"/>
    <w:rsid w:val="00703FB2"/>
    <w:rsid w:val="00704EC0"/>
    <w:rsid w:val="00705934"/>
    <w:rsid w:val="00705D3A"/>
    <w:rsid w:val="00706A11"/>
    <w:rsid w:val="00707B89"/>
    <w:rsid w:val="00707D86"/>
    <w:rsid w:val="00710A5C"/>
    <w:rsid w:val="00710F89"/>
    <w:rsid w:val="007124FD"/>
    <w:rsid w:val="0071286D"/>
    <w:rsid w:val="00712F84"/>
    <w:rsid w:val="00712FE7"/>
    <w:rsid w:val="00713BE5"/>
    <w:rsid w:val="00713FBC"/>
    <w:rsid w:val="00714167"/>
    <w:rsid w:val="007148A8"/>
    <w:rsid w:val="00714D85"/>
    <w:rsid w:val="00714DF8"/>
    <w:rsid w:val="00716047"/>
    <w:rsid w:val="00716125"/>
    <w:rsid w:val="00716C78"/>
    <w:rsid w:val="0071703F"/>
    <w:rsid w:val="007179D5"/>
    <w:rsid w:val="00717D2E"/>
    <w:rsid w:val="00717E17"/>
    <w:rsid w:val="00717F0F"/>
    <w:rsid w:val="00720C3A"/>
    <w:rsid w:val="00721028"/>
    <w:rsid w:val="007212C4"/>
    <w:rsid w:val="007213C2"/>
    <w:rsid w:val="007216B0"/>
    <w:rsid w:val="00722141"/>
    <w:rsid w:val="00722C43"/>
    <w:rsid w:val="00722D2E"/>
    <w:rsid w:val="0072385A"/>
    <w:rsid w:val="00724194"/>
    <w:rsid w:val="007241E8"/>
    <w:rsid w:val="00724346"/>
    <w:rsid w:val="00725726"/>
    <w:rsid w:val="00730072"/>
    <w:rsid w:val="00730F3D"/>
    <w:rsid w:val="007333F5"/>
    <w:rsid w:val="00733A03"/>
    <w:rsid w:val="00733D9E"/>
    <w:rsid w:val="00733DF6"/>
    <w:rsid w:val="00735419"/>
    <w:rsid w:val="00735470"/>
    <w:rsid w:val="00735600"/>
    <w:rsid w:val="007356CC"/>
    <w:rsid w:val="0073583E"/>
    <w:rsid w:val="00735A44"/>
    <w:rsid w:val="007360C6"/>
    <w:rsid w:val="00737105"/>
    <w:rsid w:val="00737153"/>
    <w:rsid w:val="00737A10"/>
    <w:rsid w:val="00737CFE"/>
    <w:rsid w:val="00737F4F"/>
    <w:rsid w:val="007408DD"/>
    <w:rsid w:val="00742CD8"/>
    <w:rsid w:val="0074340D"/>
    <w:rsid w:val="00743674"/>
    <w:rsid w:val="00744692"/>
    <w:rsid w:val="007446E4"/>
    <w:rsid w:val="00744EA7"/>
    <w:rsid w:val="00745F5C"/>
    <w:rsid w:val="007464E7"/>
    <w:rsid w:val="00746546"/>
    <w:rsid w:val="00746873"/>
    <w:rsid w:val="00747EF8"/>
    <w:rsid w:val="00751464"/>
    <w:rsid w:val="007516ED"/>
    <w:rsid w:val="007518D4"/>
    <w:rsid w:val="0075365C"/>
    <w:rsid w:val="00753A2D"/>
    <w:rsid w:val="00753B0B"/>
    <w:rsid w:val="00753E61"/>
    <w:rsid w:val="007541C0"/>
    <w:rsid w:val="00754659"/>
    <w:rsid w:val="00754C34"/>
    <w:rsid w:val="00754C67"/>
    <w:rsid w:val="00755160"/>
    <w:rsid w:val="007554FC"/>
    <w:rsid w:val="00755C4E"/>
    <w:rsid w:val="007563D4"/>
    <w:rsid w:val="00756B43"/>
    <w:rsid w:val="00756F67"/>
    <w:rsid w:val="00757585"/>
    <w:rsid w:val="00757BED"/>
    <w:rsid w:val="007603AB"/>
    <w:rsid w:val="00760681"/>
    <w:rsid w:val="007606EC"/>
    <w:rsid w:val="00760FC2"/>
    <w:rsid w:val="00761109"/>
    <w:rsid w:val="0076124F"/>
    <w:rsid w:val="00761327"/>
    <w:rsid w:val="00761592"/>
    <w:rsid w:val="00761864"/>
    <w:rsid w:val="00761D52"/>
    <w:rsid w:val="00763F58"/>
    <w:rsid w:val="007653E0"/>
    <w:rsid w:val="007666DA"/>
    <w:rsid w:val="00766E0C"/>
    <w:rsid w:val="00766F26"/>
    <w:rsid w:val="00767686"/>
    <w:rsid w:val="00770975"/>
    <w:rsid w:val="007721F7"/>
    <w:rsid w:val="00772793"/>
    <w:rsid w:val="007728FB"/>
    <w:rsid w:val="00772D13"/>
    <w:rsid w:val="0077303B"/>
    <w:rsid w:val="00774859"/>
    <w:rsid w:val="00774E95"/>
    <w:rsid w:val="00776226"/>
    <w:rsid w:val="00776842"/>
    <w:rsid w:val="00776B10"/>
    <w:rsid w:val="007773C1"/>
    <w:rsid w:val="00777C34"/>
    <w:rsid w:val="00780445"/>
    <w:rsid w:val="007808E1"/>
    <w:rsid w:val="007809BD"/>
    <w:rsid w:val="00781712"/>
    <w:rsid w:val="00781719"/>
    <w:rsid w:val="00781F7A"/>
    <w:rsid w:val="0078216A"/>
    <w:rsid w:val="007826D2"/>
    <w:rsid w:val="007836F6"/>
    <w:rsid w:val="007841D5"/>
    <w:rsid w:val="00784438"/>
    <w:rsid w:val="00784A34"/>
    <w:rsid w:val="007852A1"/>
    <w:rsid w:val="00785476"/>
    <w:rsid w:val="007857B1"/>
    <w:rsid w:val="0078586E"/>
    <w:rsid w:val="007859CA"/>
    <w:rsid w:val="00785F83"/>
    <w:rsid w:val="0078697B"/>
    <w:rsid w:val="00787436"/>
    <w:rsid w:val="007876BE"/>
    <w:rsid w:val="007901AE"/>
    <w:rsid w:val="00790372"/>
    <w:rsid w:val="007903B0"/>
    <w:rsid w:val="007909B8"/>
    <w:rsid w:val="00790D10"/>
    <w:rsid w:val="0079135D"/>
    <w:rsid w:val="00791898"/>
    <w:rsid w:val="00792190"/>
    <w:rsid w:val="0079222F"/>
    <w:rsid w:val="00792846"/>
    <w:rsid w:val="00792E61"/>
    <w:rsid w:val="007939CE"/>
    <w:rsid w:val="007945A2"/>
    <w:rsid w:val="007950FE"/>
    <w:rsid w:val="00795334"/>
    <w:rsid w:val="0079545F"/>
    <w:rsid w:val="007958C0"/>
    <w:rsid w:val="00795CF7"/>
    <w:rsid w:val="007961D1"/>
    <w:rsid w:val="00796F21"/>
    <w:rsid w:val="00797225"/>
    <w:rsid w:val="00797ACC"/>
    <w:rsid w:val="00797C49"/>
    <w:rsid w:val="00797CE5"/>
    <w:rsid w:val="007A054A"/>
    <w:rsid w:val="007A130A"/>
    <w:rsid w:val="007A16B8"/>
    <w:rsid w:val="007A1C0A"/>
    <w:rsid w:val="007A2A11"/>
    <w:rsid w:val="007A3579"/>
    <w:rsid w:val="007A3816"/>
    <w:rsid w:val="007A387E"/>
    <w:rsid w:val="007A4DDD"/>
    <w:rsid w:val="007A5960"/>
    <w:rsid w:val="007A66FE"/>
    <w:rsid w:val="007A6758"/>
    <w:rsid w:val="007B04DC"/>
    <w:rsid w:val="007B204D"/>
    <w:rsid w:val="007B236D"/>
    <w:rsid w:val="007B23E8"/>
    <w:rsid w:val="007B3051"/>
    <w:rsid w:val="007B3341"/>
    <w:rsid w:val="007B3792"/>
    <w:rsid w:val="007B3BFC"/>
    <w:rsid w:val="007B3D66"/>
    <w:rsid w:val="007B3E42"/>
    <w:rsid w:val="007B3EAA"/>
    <w:rsid w:val="007B4391"/>
    <w:rsid w:val="007B4852"/>
    <w:rsid w:val="007B5C52"/>
    <w:rsid w:val="007B5DC8"/>
    <w:rsid w:val="007B652C"/>
    <w:rsid w:val="007B758E"/>
    <w:rsid w:val="007B77BD"/>
    <w:rsid w:val="007B797A"/>
    <w:rsid w:val="007B7A87"/>
    <w:rsid w:val="007B7B85"/>
    <w:rsid w:val="007C0343"/>
    <w:rsid w:val="007C050E"/>
    <w:rsid w:val="007C12E2"/>
    <w:rsid w:val="007C3328"/>
    <w:rsid w:val="007C3B4C"/>
    <w:rsid w:val="007C4126"/>
    <w:rsid w:val="007C6243"/>
    <w:rsid w:val="007C6356"/>
    <w:rsid w:val="007C67E7"/>
    <w:rsid w:val="007C6969"/>
    <w:rsid w:val="007C6A01"/>
    <w:rsid w:val="007C74F6"/>
    <w:rsid w:val="007C7664"/>
    <w:rsid w:val="007C7755"/>
    <w:rsid w:val="007C7F78"/>
    <w:rsid w:val="007D042B"/>
    <w:rsid w:val="007D0A8C"/>
    <w:rsid w:val="007D13A5"/>
    <w:rsid w:val="007D143D"/>
    <w:rsid w:val="007D1F25"/>
    <w:rsid w:val="007D205B"/>
    <w:rsid w:val="007D388E"/>
    <w:rsid w:val="007D43A3"/>
    <w:rsid w:val="007D4B0F"/>
    <w:rsid w:val="007D54F8"/>
    <w:rsid w:val="007D5AED"/>
    <w:rsid w:val="007D5C1B"/>
    <w:rsid w:val="007D5CBC"/>
    <w:rsid w:val="007D6CC0"/>
    <w:rsid w:val="007D7532"/>
    <w:rsid w:val="007D788A"/>
    <w:rsid w:val="007D7B0A"/>
    <w:rsid w:val="007E01B8"/>
    <w:rsid w:val="007E0292"/>
    <w:rsid w:val="007E0A91"/>
    <w:rsid w:val="007E0C3E"/>
    <w:rsid w:val="007E0DAF"/>
    <w:rsid w:val="007E0F7A"/>
    <w:rsid w:val="007E195C"/>
    <w:rsid w:val="007E1E83"/>
    <w:rsid w:val="007E2A67"/>
    <w:rsid w:val="007E2B74"/>
    <w:rsid w:val="007E2D56"/>
    <w:rsid w:val="007E2FE6"/>
    <w:rsid w:val="007E5392"/>
    <w:rsid w:val="007E55E6"/>
    <w:rsid w:val="007E578C"/>
    <w:rsid w:val="007E5882"/>
    <w:rsid w:val="007E5B97"/>
    <w:rsid w:val="007E5C09"/>
    <w:rsid w:val="007E616F"/>
    <w:rsid w:val="007E6613"/>
    <w:rsid w:val="007E69EB"/>
    <w:rsid w:val="007E7102"/>
    <w:rsid w:val="007E7AF5"/>
    <w:rsid w:val="007F0469"/>
    <w:rsid w:val="007F07F6"/>
    <w:rsid w:val="007F0993"/>
    <w:rsid w:val="007F16AA"/>
    <w:rsid w:val="007F1AFE"/>
    <w:rsid w:val="007F1F69"/>
    <w:rsid w:val="007F256C"/>
    <w:rsid w:val="007F2F37"/>
    <w:rsid w:val="007F3A28"/>
    <w:rsid w:val="007F4711"/>
    <w:rsid w:val="007F4E94"/>
    <w:rsid w:val="007F4F5D"/>
    <w:rsid w:val="007F5EB9"/>
    <w:rsid w:val="007F6197"/>
    <w:rsid w:val="007F7EA5"/>
    <w:rsid w:val="008000D0"/>
    <w:rsid w:val="008001A9"/>
    <w:rsid w:val="00800309"/>
    <w:rsid w:val="00800327"/>
    <w:rsid w:val="008010C3"/>
    <w:rsid w:val="00801240"/>
    <w:rsid w:val="00801249"/>
    <w:rsid w:val="00801694"/>
    <w:rsid w:val="00803F0F"/>
    <w:rsid w:val="008047B3"/>
    <w:rsid w:val="00804965"/>
    <w:rsid w:val="00804D93"/>
    <w:rsid w:val="00805D5E"/>
    <w:rsid w:val="00806403"/>
    <w:rsid w:val="00806EFE"/>
    <w:rsid w:val="0080779A"/>
    <w:rsid w:val="008079BC"/>
    <w:rsid w:val="00807AC5"/>
    <w:rsid w:val="00810071"/>
    <w:rsid w:val="00810161"/>
    <w:rsid w:val="0081060F"/>
    <w:rsid w:val="0081070B"/>
    <w:rsid w:val="00810B17"/>
    <w:rsid w:val="00812410"/>
    <w:rsid w:val="0081391C"/>
    <w:rsid w:val="00813DEF"/>
    <w:rsid w:val="008145CD"/>
    <w:rsid w:val="00814CA0"/>
    <w:rsid w:val="00814FCA"/>
    <w:rsid w:val="0081652A"/>
    <w:rsid w:val="00816581"/>
    <w:rsid w:val="00816D13"/>
    <w:rsid w:val="008171F1"/>
    <w:rsid w:val="00820E1D"/>
    <w:rsid w:val="00820E42"/>
    <w:rsid w:val="00821809"/>
    <w:rsid w:val="00822A48"/>
    <w:rsid w:val="00823C39"/>
    <w:rsid w:val="00824B23"/>
    <w:rsid w:val="00825CEF"/>
    <w:rsid w:val="00825F4D"/>
    <w:rsid w:val="00826AED"/>
    <w:rsid w:val="00826C56"/>
    <w:rsid w:val="008273B2"/>
    <w:rsid w:val="008279BB"/>
    <w:rsid w:val="00827F83"/>
    <w:rsid w:val="008308DA"/>
    <w:rsid w:val="00830F28"/>
    <w:rsid w:val="00830FC5"/>
    <w:rsid w:val="00831F76"/>
    <w:rsid w:val="008327B1"/>
    <w:rsid w:val="00832BDC"/>
    <w:rsid w:val="0083302F"/>
    <w:rsid w:val="008332A7"/>
    <w:rsid w:val="00833434"/>
    <w:rsid w:val="00833880"/>
    <w:rsid w:val="00833A42"/>
    <w:rsid w:val="008359CF"/>
    <w:rsid w:val="00835A22"/>
    <w:rsid w:val="0083696B"/>
    <w:rsid w:val="008405E6"/>
    <w:rsid w:val="00841321"/>
    <w:rsid w:val="00841952"/>
    <w:rsid w:val="00841B1F"/>
    <w:rsid w:val="008429F3"/>
    <w:rsid w:val="00843180"/>
    <w:rsid w:val="00843C23"/>
    <w:rsid w:val="008440E1"/>
    <w:rsid w:val="0084414C"/>
    <w:rsid w:val="008447E2"/>
    <w:rsid w:val="00845221"/>
    <w:rsid w:val="00845413"/>
    <w:rsid w:val="00845672"/>
    <w:rsid w:val="0084572C"/>
    <w:rsid w:val="0084599C"/>
    <w:rsid w:val="0084684E"/>
    <w:rsid w:val="00846C4C"/>
    <w:rsid w:val="00846EAB"/>
    <w:rsid w:val="00854242"/>
    <w:rsid w:val="0085440C"/>
    <w:rsid w:val="0085548D"/>
    <w:rsid w:val="00855DEA"/>
    <w:rsid w:val="00856A75"/>
    <w:rsid w:val="00856E40"/>
    <w:rsid w:val="00860D37"/>
    <w:rsid w:val="00860E61"/>
    <w:rsid w:val="00860F74"/>
    <w:rsid w:val="008612E6"/>
    <w:rsid w:val="00861A2D"/>
    <w:rsid w:val="00861DCE"/>
    <w:rsid w:val="00861E0F"/>
    <w:rsid w:val="00862870"/>
    <w:rsid w:val="008629C4"/>
    <w:rsid w:val="00863380"/>
    <w:rsid w:val="00863804"/>
    <w:rsid w:val="00863C81"/>
    <w:rsid w:val="00863E02"/>
    <w:rsid w:val="00864343"/>
    <w:rsid w:val="00864744"/>
    <w:rsid w:val="00865201"/>
    <w:rsid w:val="00865BCD"/>
    <w:rsid w:val="0086687B"/>
    <w:rsid w:val="00867149"/>
    <w:rsid w:val="008673A8"/>
    <w:rsid w:val="0086753D"/>
    <w:rsid w:val="00867744"/>
    <w:rsid w:val="00870645"/>
    <w:rsid w:val="00870DC6"/>
    <w:rsid w:val="008710F3"/>
    <w:rsid w:val="008725A9"/>
    <w:rsid w:val="008730EB"/>
    <w:rsid w:val="0087342D"/>
    <w:rsid w:val="00873879"/>
    <w:rsid w:val="00874431"/>
    <w:rsid w:val="00874E00"/>
    <w:rsid w:val="00874E09"/>
    <w:rsid w:val="00875984"/>
    <w:rsid w:val="00875FEA"/>
    <w:rsid w:val="00876317"/>
    <w:rsid w:val="00876474"/>
    <w:rsid w:val="00876C47"/>
    <w:rsid w:val="008771C0"/>
    <w:rsid w:val="008771E1"/>
    <w:rsid w:val="008773CD"/>
    <w:rsid w:val="0087768B"/>
    <w:rsid w:val="008805B8"/>
    <w:rsid w:val="00880A57"/>
    <w:rsid w:val="00880D09"/>
    <w:rsid w:val="0088110A"/>
    <w:rsid w:val="0088162C"/>
    <w:rsid w:val="00881A3F"/>
    <w:rsid w:val="00882308"/>
    <w:rsid w:val="008827D7"/>
    <w:rsid w:val="00882E69"/>
    <w:rsid w:val="00883654"/>
    <w:rsid w:val="008842E9"/>
    <w:rsid w:val="0088435B"/>
    <w:rsid w:val="00884638"/>
    <w:rsid w:val="00884CAF"/>
    <w:rsid w:val="00885420"/>
    <w:rsid w:val="008856E9"/>
    <w:rsid w:val="00886337"/>
    <w:rsid w:val="00886B1B"/>
    <w:rsid w:val="00886B67"/>
    <w:rsid w:val="0088780B"/>
    <w:rsid w:val="00887A68"/>
    <w:rsid w:val="00890EE6"/>
    <w:rsid w:val="0089176E"/>
    <w:rsid w:val="00892061"/>
    <w:rsid w:val="008922CB"/>
    <w:rsid w:val="00892900"/>
    <w:rsid w:val="00894262"/>
    <w:rsid w:val="0089453B"/>
    <w:rsid w:val="00894C7B"/>
    <w:rsid w:val="008964E2"/>
    <w:rsid w:val="00896B4F"/>
    <w:rsid w:val="0089776F"/>
    <w:rsid w:val="008A000E"/>
    <w:rsid w:val="008A0295"/>
    <w:rsid w:val="008A0DA0"/>
    <w:rsid w:val="008A1272"/>
    <w:rsid w:val="008A2003"/>
    <w:rsid w:val="008A209D"/>
    <w:rsid w:val="008A253E"/>
    <w:rsid w:val="008A26AC"/>
    <w:rsid w:val="008A3002"/>
    <w:rsid w:val="008A355A"/>
    <w:rsid w:val="008A3647"/>
    <w:rsid w:val="008A3D6A"/>
    <w:rsid w:val="008A4687"/>
    <w:rsid w:val="008A5444"/>
    <w:rsid w:val="008A5458"/>
    <w:rsid w:val="008A6745"/>
    <w:rsid w:val="008A6B60"/>
    <w:rsid w:val="008A79A9"/>
    <w:rsid w:val="008B0957"/>
    <w:rsid w:val="008B1599"/>
    <w:rsid w:val="008B169F"/>
    <w:rsid w:val="008B18D3"/>
    <w:rsid w:val="008B2164"/>
    <w:rsid w:val="008B29BC"/>
    <w:rsid w:val="008B3035"/>
    <w:rsid w:val="008B36EE"/>
    <w:rsid w:val="008B41E0"/>
    <w:rsid w:val="008B4516"/>
    <w:rsid w:val="008B563C"/>
    <w:rsid w:val="008B5A87"/>
    <w:rsid w:val="008B6015"/>
    <w:rsid w:val="008B628B"/>
    <w:rsid w:val="008B64DB"/>
    <w:rsid w:val="008B67A8"/>
    <w:rsid w:val="008B6A6A"/>
    <w:rsid w:val="008B6DEE"/>
    <w:rsid w:val="008B7115"/>
    <w:rsid w:val="008B72D6"/>
    <w:rsid w:val="008B7939"/>
    <w:rsid w:val="008C02DE"/>
    <w:rsid w:val="008C05CA"/>
    <w:rsid w:val="008C19EA"/>
    <w:rsid w:val="008C1DC1"/>
    <w:rsid w:val="008C269A"/>
    <w:rsid w:val="008C2945"/>
    <w:rsid w:val="008C3E7B"/>
    <w:rsid w:val="008C3F79"/>
    <w:rsid w:val="008C48AB"/>
    <w:rsid w:val="008C53C6"/>
    <w:rsid w:val="008C5AEC"/>
    <w:rsid w:val="008C5F75"/>
    <w:rsid w:val="008C66CB"/>
    <w:rsid w:val="008C693A"/>
    <w:rsid w:val="008C6E20"/>
    <w:rsid w:val="008C6EFE"/>
    <w:rsid w:val="008D1566"/>
    <w:rsid w:val="008D1D35"/>
    <w:rsid w:val="008D3850"/>
    <w:rsid w:val="008D3A15"/>
    <w:rsid w:val="008D3FA9"/>
    <w:rsid w:val="008D491C"/>
    <w:rsid w:val="008D4A33"/>
    <w:rsid w:val="008D51DB"/>
    <w:rsid w:val="008D56E9"/>
    <w:rsid w:val="008D5D51"/>
    <w:rsid w:val="008D6AC7"/>
    <w:rsid w:val="008D6CA8"/>
    <w:rsid w:val="008D6D3E"/>
    <w:rsid w:val="008D75AB"/>
    <w:rsid w:val="008D7926"/>
    <w:rsid w:val="008D7AB9"/>
    <w:rsid w:val="008E01D1"/>
    <w:rsid w:val="008E0D2A"/>
    <w:rsid w:val="008E1C48"/>
    <w:rsid w:val="008E35FC"/>
    <w:rsid w:val="008E42C6"/>
    <w:rsid w:val="008E515F"/>
    <w:rsid w:val="008E6DD5"/>
    <w:rsid w:val="008E72A9"/>
    <w:rsid w:val="008F1DA7"/>
    <w:rsid w:val="008F21B4"/>
    <w:rsid w:val="008F2E50"/>
    <w:rsid w:val="008F3B19"/>
    <w:rsid w:val="008F4164"/>
    <w:rsid w:val="008F4D66"/>
    <w:rsid w:val="008F543C"/>
    <w:rsid w:val="008F674C"/>
    <w:rsid w:val="008F6896"/>
    <w:rsid w:val="008F71C0"/>
    <w:rsid w:val="008F781F"/>
    <w:rsid w:val="00900444"/>
    <w:rsid w:val="00900FB2"/>
    <w:rsid w:val="00901897"/>
    <w:rsid w:val="00901DC1"/>
    <w:rsid w:val="0090244C"/>
    <w:rsid w:val="009027EA"/>
    <w:rsid w:val="00902BCD"/>
    <w:rsid w:val="00902DAF"/>
    <w:rsid w:val="00902E77"/>
    <w:rsid w:val="00903E35"/>
    <w:rsid w:val="009047E5"/>
    <w:rsid w:val="00905105"/>
    <w:rsid w:val="00905C98"/>
    <w:rsid w:val="00906935"/>
    <w:rsid w:val="009072A3"/>
    <w:rsid w:val="009074C1"/>
    <w:rsid w:val="00910684"/>
    <w:rsid w:val="00910F3D"/>
    <w:rsid w:val="009111FA"/>
    <w:rsid w:val="00911488"/>
    <w:rsid w:val="00911D95"/>
    <w:rsid w:val="00911F6B"/>
    <w:rsid w:val="00912819"/>
    <w:rsid w:val="00912CCF"/>
    <w:rsid w:val="00913C20"/>
    <w:rsid w:val="00913C50"/>
    <w:rsid w:val="0091443F"/>
    <w:rsid w:val="009146D0"/>
    <w:rsid w:val="00914E3B"/>
    <w:rsid w:val="009156B3"/>
    <w:rsid w:val="00915BD6"/>
    <w:rsid w:val="00916054"/>
    <w:rsid w:val="009173C1"/>
    <w:rsid w:val="009204D3"/>
    <w:rsid w:val="00920D12"/>
    <w:rsid w:val="00920D6B"/>
    <w:rsid w:val="00921686"/>
    <w:rsid w:val="009221EE"/>
    <w:rsid w:val="00924B52"/>
    <w:rsid w:val="00924DEB"/>
    <w:rsid w:val="009255C0"/>
    <w:rsid w:val="009256BA"/>
    <w:rsid w:val="00926CDA"/>
    <w:rsid w:val="00927B68"/>
    <w:rsid w:val="009301F2"/>
    <w:rsid w:val="00932AE0"/>
    <w:rsid w:val="00932BCC"/>
    <w:rsid w:val="0093321F"/>
    <w:rsid w:val="0093370E"/>
    <w:rsid w:val="00935CA3"/>
    <w:rsid w:val="00935F5F"/>
    <w:rsid w:val="0093645C"/>
    <w:rsid w:val="00936AE3"/>
    <w:rsid w:val="00936C8F"/>
    <w:rsid w:val="009374AF"/>
    <w:rsid w:val="00937BD4"/>
    <w:rsid w:val="00937F9C"/>
    <w:rsid w:val="0094011F"/>
    <w:rsid w:val="009409DB"/>
    <w:rsid w:val="00940A72"/>
    <w:rsid w:val="009418EB"/>
    <w:rsid w:val="00941C7B"/>
    <w:rsid w:val="00942753"/>
    <w:rsid w:val="00942795"/>
    <w:rsid w:val="009435B7"/>
    <w:rsid w:val="00943C8F"/>
    <w:rsid w:val="0094474E"/>
    <w:rsid w:val="009447F0"/>
    <w:rsid w:val="00944B9F"/>
    <w:rsid w:val="00944F05"/>
    <w:rsid w:val="00945A8E"/>
    <w:rsid w:val="00945BE4"/>
    <w:rsid w:val="00945CF3"/>
    <w:rsid w:val="009463E8"/>
    <w:rsid w:val="00946D61"/>
    <w:rsid w:val="00946EC3"/>
    <w:rsid w:val="00947E9C"/>
    <w:rsid w:val="00947F22"/>
    <w:rsid w:val="00950310"/>
    <w:rsid w:val="0095040B"/>
    <w:rsid w:val="009506ED"/>
    <w:rsid w:val="009512C1"/>
    <w:rsid w:val="0095138E"/>
    <w:rsid w:val="009513C5"/>
    <w:rsid w:val="009523D2"/>
    <w:rsid w:val="00952664"/>
    <w:rsid w:val="00952CC2"/>
    <w:rsid w:val="00953544"/>
    <w:rsid w:val="009537DC"/>
    <w:rsid w:val="0095392E"/>
    <w:rsid w:val="00953A3C"/>
    <w:rsid w:val="00953B5E"/>
    <w:rsid w:val="00953EA6"/>
    <w:rsid w:val="009545A7"/>
    <w:rsid w:val="00954C3E"/>
    <w:rsid w:val="00955802"/>
    <w:rsid w:val="00956127"/>
    <w:rsid w:val="0095636C"/>
    <w:rsid w:val="00956986"/>
    <w:rsid w:val="009573D0"/>
    <w:rsid w:val="009576AE"/>
    <w:rsid w:val="0095791B"/>
    <w:rsid w:val="00957D34"/>
    <w:rsid w:val="00957EB5"/>
    <w:rsid w:val="00960D10"/>
    <w:rsid w:val="00960D71"/>
    <w:rsid w:val="00961769"/>
    <w:rsid w:val="00964B7D"/>
    <w:rsid w:val="00965641"/>
    <w:rsid w:val="00965FB8"/>
    <w:rsid w:val="00966247"/>
    <w:rsid w:val="00966D0B"/>
    <w:rsid w:val="00967238"/>
    <w:rsid w:val="0096774D"/>
    <w:rsid w:val="00967FF6"/>
    <w:rsid w:val="009707F8"/>
    <w:rsid w:val="00970906"/>
    <w:rsid w:val="00970F3B"/>
    <w:rsid w:val="00971051"/>
    <w:rsid w:val="00971888"/>
    <w:rsid w:val="009727F1"/>
    <w:rsid w:val="00973ED1"/>
    <w:rsid w:val="00973F66"/>
    <w:rsid w:val="0097447E"/>
    <w:rsid w:val="00974A4A"/>
    <w:rsid w:val="00974D18"/>
    <w:rsid w:val="00974F28"/>
    <w:rsid w:val="009753E9"/>
    <w:rsid w:val="00975988"/>
    <w:rsid w:val="00976E10"/>
    <w:rsid w:val="00976FF3"/>
    <w:rsid w:val="0097736B"/>
    <w:rsid w:val="00977AF6"/>
    <w:rsid w:val="00977BD2"/>
    <w:rsid w:val="00977CDE"/>
    <w:rsid w:val="00977D8D"/>
    <w:rsid w:val="00980E08"/>
    <w:rsid w:val="0098112B"/>
    <w:rsid w:val="00982CB9"/>
    <w:rsid w:val="009837E7"/>
    <w:rsid w:val="00984627"/>
    <w:rsid w:val="00985C76"/>
    <w:rsid w:val="009860F2"/>
    <w:rsid w:val="00986EAE"/>
    <w:rsid w:val="00987B13"/>
    <w:rsid w:val="00987B15"/>
    <w:rsid w:val="00990A79"/>
    <w:rsid w:val="00990D4B"/>
    <w:rsid w:val="009912B5"/>
    <w:rsid w:val="009928AF"/>
    <w:rsid w:val="00992BEB"/>
    <w:rsid w:val="00992E1C"/>
    <w:rsid w:val="009941B3"/>
    <w:rsid w:val="00994A76"/>
    <w:rsid w:val="00995343"/>
    <w:rsid w:val="00995A9A"/>
    <w:rsid w:val="00997A7C"/>
    <w:rsid w:val="00997C41"/>
    <w:rsid w:val="00997C45"/>
    <w:rsid w:val="009A00B3"/>
    <w:rsid w:val="009A09A5"/>
    <w:rsid w:val="009A3078"/>
    <w:rsid w:val="009A30AD"/>
    <w:rsid w:val="009A42F5"/>
    <w:rsid w:val="009A4479"/>
    <w:rsid w:val="009A4A3A"/>
    <w:rsid w:val="009A4CA9"/>
    <w:rsid w:val="009A4E14"/>
    <w:rsid w:val="009A5B85"/>
    <w:rsid w:val="009A63B6"/>
    <w:rsid w:val="009A6CE7"/>
    <w:rsid w:val="009A7DB4"/>
    <w:rsid w:val="009B033F"/>
    <w:rsid w:val="009B1A0C"/>
    <w:rsid w:val="009B2E1A"/>
    <w:rsid w:val="009B3347"/>
    <w:rsid w:val="009B4688"/>
    <w:rsid w:val="009B6E19"/>
    <w:rsid w:val="009B76A3"/>
    <w:rsid w:val="009B7762"/>
    <w:rsid w:val="009B7E97"/>
    <w:rsid w:val="009B7EAC"/>
    <w:rsid w:val="009C0AE7"/>
    <w:rsid w:val="009C0BC6"/>
    <w:rsid w:val="009C1267"/>
    <w:rsid w:val="009C15EB"/>
    <w:rsid w:val="009C204C"/>
    <w:rsid w:val="009C29A1"/>
    <w:rsid w:val="009C343E"/>
    <w:rsid w:val="009C3DB4"/>
    <w:rsid w:val="009C44D4"/>
    <w:rsid w:val="009C45FB"/>
    <w:rsid w:val="009C5831"/>
    <w:rsid w:val="009C66FE"/>
    <w:rsid w:val="009C6E78"/>
    <w:rsid w:val="009C7962"/>
    <w:rsid w:val="009C7F06"/>
    <w:rsid w:val="009D0B3B"/>
    <w:rsid w:val="009D0D4C"/>
    <w:rsid w:val="009D1660"/>
    <w:rsid w:val="009D16A2"/>
    <w:rsid w:val="009D1D19"/>
    <w:rsid w:val="009D2541"/>
    <w:rsid w:val="009D27F6"/>
    <w:rsid w:val="009D3CBB"/>
    <w:rsid w:val="009D3F5E"/>
    <w:rsid w:val="009D4230"/>
    <w:rsid w:val="009D4898"/>
    <w:rsid w:val="009D60C9"/>
    <w:rsid w:val="009D6828"/>
    <w:rsid w:val="009D6F27"/>
    <w:rsid w:val="009E0692"/>
    <w:rsid w:val="009E0B40"/>
    <w:rsid w:val="009E10A2"/>
    <w:rsid w:val="009E186E"/>
    <w:rsid w:val="009E2DC0"/>
    <w:rsid w:val="009E3067"/>
    <w:rsid w:val="009E412E"/>
    <w:rsid w:val="009E458D"/>
    <w:rsid w:val="009E5A05"/>
    <w:rsid w:val="009E63FF"/>
    <w:rsid w:val="009E66FF"/>
    <w:rsid w:val="009E6E1D"/>
    <w:rsid w:val="009F0B6A"/>
    <w:rsid w:val="009F1200"/>
    <w:rsid w:val="009F1745"/>
    <w:rsid w:val="009F1DDF"/>
    <w:rsid w:val="009F23B4"/>
    <w:rsid w:val="009F35DF"/>
    <w:rsid w:val="009F40BC"/>
    <w:rsid w:val="009F42D9"/>
    <w:rsid w:val="009F44E7"/>
    <w:rsid w:val="009F456D"/>
    <w:rsid w:val="009F484F"/>
    <w:rsid w:val="009F5CFE"/>
    <w:rsid w:val="009F64FD"/>
    <w:rsid w:val="009F7A10"/>
    <w:rsid w:val="00A007AA"/>
    <w:rsid w:val="00A01305"/>
    <w:rsid w:val="00A0183C"/>
    <w:rsid w:val="00A0249C"/>
    <w:rsid w:val="00A027A5"/>
    <w:rsid w:val="00A029F7"/>
    <w:rsid w:val="00A02ABC"/>
    <w:rsid w:val="00A02E08"/>
    <w:rsid w:val="00A04169"/>
    <w:rsid w:val="00A041FC"/>
    <w:rsid w:val="00A043A5"/>
    <w:rsid w:val="00A04B71"/>
    <w:rsid w:val="00A04C43"/>
    <w:rsid w:val="00A04E2E"/>
    <w:rsid w:val="00A0516D"/>
    <w:rsid w:val="00A05204"/>
    <w:rsid w:val="00A055B2"/>
    <w:rsid w:val="00A05F1B"/>
    <w:rsid w:val="00A05F5C"/>
    <w:rsid w:val="00A061F4"/>
    <w:rsid w:val="00A079C7"/>
    <w:rsid w:val="00A07D20"/>
    <w:rsid w:val="00A11915"/>
    <w:rsid w:val="00A125AE"/>
    <w:rsid w:val="00A14233"/>
    <w:rsid w:val="00A143A0"/>
    <w:rsid w:val="00A14A6F"/>
    <w:rsid w:val="00A15376"/>
    <w:rsid w:val="00A164DA"/>
    <w:rsid w:val="00A16715"/>
    <w:rsid w:val="00A168F2"/>
    <w:rsid w:val="00A16A19"/>
    <w:rsid w:val="00A16B34"/>
    <w:rsid w:val="00A1711F"/>
    <w:rsid w:val="00A17643"/>
    <w:rsid w:val="00A17A7D"/>
    <w:rsid w:val="00A17B6B"/>
    <w:rsid w:val="00A17C0F"/>
    <w:rsid w:val="00A17D39"/>
    <w:rsid w:val="00A17E24"/>
    <w:rsid w:val="00A202D9"/>
    <w:rsid w:val="00A20BF2"/>
    <w:rsid w:val="00A21625"/>
    <w:rsid w:val="00A21C22"/>
    <w:rsid w:val="00A224F6"/>
    <w:rsid w:val="00A22E58"/>
    <w:rsid w:val="00A2316F"/>
    <w:rsid w:val="00A23B0A"/>
    <w:rsid w:val="00A23BD1"/>
    <w:rsid w:val="00A250C1"/>
    <w:rsid w:val="00A25141"/>
    <w:rsid w:val="00A25D93"/>
    <w:rsid w:val="00A26A09"/>
    <w:rsid w:val="00A26F54"/>
    <w:rsid w:val="00A27709"/>
    <w:rsid w:val="00A27C1C"/>
    <w:rsid w:val="00A27CB6"/>
    <w:rsid w:val="00A27FAE"/>
    <w:rsid w:val="00A305AF"/>
    <w:rsid w:val="00A30830"/>
    <w:rsid w:val="00A326B7"/>
    <w:rsid w:val="00A32C08"/>
    <w:rsid w:val="00A33182"/>
    <w:rsid w:val="00A332C8"/>
    <w:rsid w:val="00A337D5"/>
    <w:rsid w:val="00A33EAD"/>
    <w:rsid w:val="00A34042"/>
    <w:rsid w:val="00A37ED9"/>
    <w:rsid w:val="00A4072A"/>
    <w:rsid w:val="00A40ED0"/>
    <w:rsid w:val="00A41C7D"/>
    <w:rsid w:val="00A41EAF"/>
    <w:rsid w:val="00A41F9C"/>
    <w:rsid w:val="00A420E8"/>
    <w:rsid w:val="00A4316F"/>
    <w:rsid w:val="00A43E53"/>
    <w:rsid w:val="00A44028"/>
    <w:rsid w:val="00A4597E"/>
    <w:rsid w:val="00A45D02"/>
    <w:rsid w:val="00A463D6"/>
    <w:rsid w:val="00A4658B"/>
    <w:rsid w:val="00A4796C"/>
    <w:rsid w:val="00A47AEA"/>
    <w:rsid w:val="00A47E0C"/>
    <w:rsid w:val="00A47E65"/>
    <w:rsid w:val="00A47E99"/>
    <w:rsid w:val="00A47FD0"/>
    <w:rsid w:val="00A502F5"/>
    <w:rsid w:val="00A50F2E"/>
    <w:rsid w:val="00A51308"/>
    <w:rsid w:val="00A521C2"/>
    <w:rsid w:val="00A522B7"/>
    <w:rsid w:val="00A528BE"/>
    <w:rsid w:val="00A52DCA"/>
    <w:rsid w:val="00A52F3B"/>
    <w:rsid w:val="00A53574"/>
    <w:rsid w:val="00A53C2D"/>
    <w:rsid w:val="00A54195"/>
    <w:rsid w:val="00A54339"/>
    <w:rsid w:val="00A54717"/>
    <w:rsid w:val="00A54C5E"/>
    <w:rsid w:val="00A55736"/>
    <w:rsid w:val="00A55FB6"/>
    <w:rsid w:val="00A562E0"/>
    <w:rsid w:val="00A566C1"/>
    <w:rsid w:val="00A56E1B"/>
    <w:rsid w:val="00A56F12"/>
    <w:rsid w:val="00A60886"/>
    <w:rsid w:val="00A60EA7"/>
    <w:rsid w:val="00A60FE4"/>
    <w:rsid w:val="00A6115E"/>
    <w:rsid w:val="00A61C6A"/>
    <w:rsid w:val="00A62778"/>
    <w:rsid w:val="00A62D1A"/>
    <w:rsid w:val="00A62D6D"/>
    <w:rsid w:val="00A62EBE"/>
    <w:rsid w:val="00A63831"/>
    <w:rsid w:val="00A63B2C"/>
    <w:rsid w:val="00A643DB"/>
    <w:rsid w:val="00A64BF9"/>
    <w:rsid w:val="00A6520C"/>
    <w:rsid w:val="00A658AF"/>
    <w:rsid w:val="00A6666B"/>
    <w:rsid w:val="00A6690C"/>
    <w:rsid w:val="00A66D5F"/>
    <w:rsid w:val="00A6785B"/>
    <w:rsid w:val="00A67882"/>
    <w:rsid w:val="00A67C69"/>
    <w:rsid w:val="00A67FDF"/>
    <w:rsid w:val="00A70578"/>
    <w:rsid w:val="00A71A65"/>
    <w:rsid w:val="00A71D61"/>
    <w:rsid w:val="00A71DC2"/>
    <w:rsid w:val="00A71E94"/>
    <w:rsid w:val="00A72635"/>
    <w:rsid w:val="00A72FA5"/>
    <w:rsid w:val="00A72FD5"/>
    <w:rsid w:val="00A7372F"/>
    <w:rsid w:val="00A73F3E"/>
    <w:rsid w:val="00A75045"/>
    <w:rsid w:val="00A75054"/>
    <w:rsid w:val="00A75BA5"/>
    <w:rsid w:val="00A76627"/>
    <w:rsid w:val="00A766F3"/>
    <w:rsid w:val="00A76C28"/>
    <w:rsid w:val="00A76E5A"/>
    <w:rsid w:val="00A76EAB"/>
    <w:rsid w:val="00A779EF"/>
    <w:rsid w:val="00A80491"/>
    <w:rsid w:val="00A8179F"/>
    <w:rsid w:val="00A81FD5"/>
    <w:rsid w:val="00A82985"/>
    <w:rsid w:val="00A82DA8"/>
    <w:rsid w:val="00A832BC"/>
    <w:rsid w:val="00A8374E"/>
    <w:rsid w:val="00A837AA"/>
    <w:rsid w:val="00A83AE5"/>
    <w:rsid w:val="00A83B9F"/>
    <w:rsid w:val="00A83FA3"/>
    <w:rsid w:val="00A8478F"/>
    <w:rsid w:val="00A863C5"/>
    <w:rsid w:val="00A8698C"/>
    <w:rsid w:val="00A8799B"/>
    <w:rsid w:val="00A900F2"/>
    <w:rsid w:val="00A90383"/>
    <w:rsid w:val="00A906A5"/>
    <w:rsid w:val="00A90DEB"/>
    <w:rsid w:val="00A913FB"/>
    <w:rsid w:val="00A91898"/>
    <w:rsid w:val="00A918F9"/>
    <w:rsid w:val="00A91DA0"/>
    <w:rsid w:val="00A92080"/>
    <w:rsid w:val="00A9270A"/>
    <w:rsid w:val="00A93A02"/>
    <w:rsid w:val="00A93D07"/>
    <w:rsid w:val="00A94414"/>
    <w:rsid w:val="00A94F6C"/>
    <w:rsid w:val="00A95424"/>
    <w:rsid w:val="00A95627"/>
    <w:rsid w:val="00A96455"/>
    <w:rsid w:val="00A96513"/>
    <w:rsid w:val="00A968EC"/>
    <w:rsid w:val="00A96A7B"/>
    <w:rsid w:val="00A96D4C"/>
    <w:rsid w:val="00A96EE0"/>
    <w:rsid w:val="00A97098"/>
    <w:rsid w:val="00A973B3"/>
    <w:rsid w:val="00A97B65"/>
    <w:rsid w:val="00A97C42"/>
    <w:rsid w:val="00AA0052"/>
    <w:rsid w:val="00AA011C"/>
    <w:rsid w:val="00AA07F5"/>
    <w:rsid w:val="00AA11D3"/>
    <w:rsid w:val="00AA1238"/>
    <w:rsid w:val="00AA1824"/>
    <w:rsid w:val="00AA1AC4"/>
    <w:rsid w:val="00AA1B23"/>
    <w:rsid w:val="00AA2104"/>
    <w:rsid w:val="00AA23E7"/>
    <w:rsid w:val="00AA2B1A"/>
    <w:rsid w:val="00AA2E9E"/>
    <w:rsid w:val="00AA3123"/>
    <w:rsid w:val="00AA3BE5"/>
    <w:rsid w:val="00AA3F44"/>
    <w:rsid w:val="00AA5C62"/>
    <w:rsid w:val="00AA706F"/>
    <w:rsid w:val="00AA75CD"/>
    <w:rsid w:val="00AB01C8"/>
    <w:rsid w:val="00AB05E0"/>
    <w:rsid w:val="00AB0B58"/>
    <w:rsid w:val="00AB0C00"/>
    <w:rsid w:val="00AB12AD"/>
    <w:rsid w:val="00AB209E"/>
    <w:rsid w:val="00AB26A0"/>
    <w:rsid w:val="00AB2DDA"/>
    <w:rsid w:val="00AB3123"/>
    <w:rsid w:val="00AB3C31"/>
    <w:rsid w:val="00AB47DF"/>
    <w:rsid w:val="00AB4AEF"/>
    <w:rsid w:val="00AB5D63"/>
    <w:rsid w:val="00AB6DA7"/>
    <w:rsid w:val="00AB737B"/>
    <w:rsid w:val="00AC00A4"/>
    <w:rsid w:val="00AC0641"/>
    <w:rsid w:val="00AC0C6A"/>
    <w:rsid w:val="00AC1237"/>
    <w:rsid w:val="00AC1AB0"/>
    <w:rsid w:val="00AC24EA"/>
    <w:rsid w:val="00AC2844"/>
    <w:rsid w:val="00AC36F3"/>
    <w:rsid w:val="00AC3963"/>
    <w:rsid w:val="00AC3EA8"/>
    <w:rsid w:val="00AC67A9"/>
    <w:rsid w:val="00AC67B5"/>
    <w:rsid w:val="00AC6C83"/>
    <w:rsid w:val="00AC6E84"/>
    <w:rsid w:val="00AC75AA"/>
    <w:rsid w:val="00AC7E57"/>
    <w:rsid w:val="00AD023B"/>
    <w:rsid w:val="00AD0CE3"/>
    <w:rsid w:val="00AD0F3C"/>
    <w:rsid w:val="00AD1421"/>
    <w:rsid w:val="00AD3E39"/>
    <w:rsid w:val="00AD4713"/>
    <w:rsid w:val="00AD484F"/>
    <w:rsid w:val="00AD4A63"/>
    <w:rsid w:val="00AD4AAC"/>
    <w:rsid w:val="00AD4C7A"/>
    <w:rsid w:val="00AD5801"/>
    <w:rsid w:val="00AD68FE"/>
    <w:rsid w:val="00AD70D0"/>
    <w:rsid w:val="00AD755F"/>
    <w:rsid w:val="00AD7584"/>
    <w:rsid w:val="00AD7E9F"/>
    <w:rsid w:val="00AD7F05"/>
    <w:rsid w:val="00AD7F90"/>
    <w:rsid w:val="00AE15F7"/>
    <w:rsid w:val="00AE1689"/>
    <w:rsid w:val="00AE1984"/>
    <w:rsid w:val="00AE2E20"/>
    <w:rsid w:val="00AE3C90"/>
    <w:rsid w:val="00AE3D0E"/>
    <w:rsid w:val="00AE4004"/>
    <w:rsid w:val="00AE42B4"/>
    <w:rsid w:val="00AE44A8"/>
    <w:rsid w:val="00AE44FC"/>
    <w:rsid w:val="00AE4EAE"/>
    <w:rsid w:val="00AE513A"/>
    <w:rsid w:val="00AE5D95"/>
    <w:rsid w:val="00AE6053"/>
    <w:rsid w:val="00AE6C59"/>
    <w:rsid w:val="00AE780B"/>
    <w:rsid w:val="00AE7C2B"/>
    <w:rsid w:val="00AF0396"/>
    <w:rsid w:val="00AF0DC7"/>
    <w:rsid w:val="00AF0E80"/>
    <w:rsid w:val="00AF20D7"/>
    <w:rsid w:val="00AF3154"/>
    <w:rsid w:val="00AF3382"/>
    <w:rsid w:val="00AF36C9"/>
    <w:rsid w:val="00AF3D53"/>
    <w:rsid w:val="00AF56AD"/>
    <w:rsid w:val="00AF5DE3"/>
    <w:rsid w:val="00AF5DF5"/>
    <w:rsid w:val="00AF664B"/>
    <w:rsid w:val="00AF66F9"/>
    <w:rsid w:val="00B0007B"/>
    <w:rsid w:val="00B0077E"/>
    <w:rsid w:val="00B008D6"/>
    <w:rsid w:val="00B008ED"/>
    <w:rsid w:val="00B00FAC"/>
    <w:rsid w:val="00B012B5"/>
    <w:rsid w:val="00B01E25"/>
    <w:rsid w:val="00B02078"/>
    <w:rsid w:val="00B0221B"/>
    <w:rsid w:val="00B02966"/>
    <w:rsid w:val="00B033EC"/>
    <w:rsid w:val="00B03819"/>
    <w:rsid w:val="00B03C10"/>
    <w:rsid w:val="00B03DF2"/>
    <w:rsid w:val="00B0465D"/>
    <w:rsid w:val="00B04946"/>
    <w:rsid w:val="00B05138"/>
    <w:rsid w:val="00B05888"/>
    <w:rsid w:val="00B073B9"/>
    <w:rsid w:val="00B075B1"/>
    <w:rsid w:val="00B106CA"/>
    <w:rsid w:val="00B10762"/>
    <w:rsid w:val="00B11271"/>
    <w:rsid w:val="00B11C4E"/>
    <w:rsid w:val="00B12379"/>
    <w:rsid w:val="00B13156"/>
    <w:rsid w:val="00B13260"/>
    <w:rsid w:val="00B133E8"/>
    <w:rsid w:val="00B13640"/>
    <w:rsid w:val="00B13764"/>
    <w:rsid w:val="00B13E31"/>
    <w:rsid w:val="00B13E63"/>
    <w:rsid w:val="00B1420A"/>
    <w:rsid w:val="00B14494"/>
    <w:rsid w:val="00B14631"/>
    <w:rsid w:val="00B1472B"/>
    <w:rsid w:val="00B15EE4"/>
    <w:rsid w:val="00B16502"/>
    <w:rsid w:val="00B1653E"/>
    <w:rsid w:val="00B17300"/>
    <w:rsid w:val="00B179A2"/>
    <w:rsid w:val="00B202E7"/>
    <w:rsid w:val="00B203A7"/>
    <w:rsid w:val="00B2043D"/>
    <w:rsid w:val="00B208AC"/>
    <w:rsid w:val="00B20B51"/>
    <w:rsid w:val="00B20F05"/>
    <w:rsid w:val="00B21E17"/>
    <w:rsid w:val="00B21EE6"/>
    <w:rsid w:val="00B227DA"/>
    <w:rsid w:val="00B23893"/>
    <w:rsid w:val="00B23EDA"/>
    <w:rsid w:val="00B24629"/>
    <w:rsid w:val="00B246C9"/>
    <w:rsid w:val="00B25705"/>
    <w:rsid w:val="00B257E9"/>
    <w:rsid w:val="00B25A4F"/>
    <w:rsid w:val="00B25F36"/>
    <w:rsid w:val="00B26906"/>
    <w:rsid w:val="00B26944"/>
    <w:rsid w:val="00B26A45"/>
    <w:rsid w:val="00B26B09"/>
    <w:rsid w:val="00B26D8F"/>
    <w:rsid w:val="00B26DA7"/>
    <w:rsid w:val="00B27189"/>
    <w:rsid w:val="00B2721B"/>
    <w:rsid w:val="00B27D2C"/>
    <w:rsid w:val="00B30408"/>
    <w:rsid w:val="00B30FBF"/>
    <w:rsid w:val="00B31211"/>
    <w:rsid w:val="00B31278"/>
    <w:rsid w:val="00B3250A"/>
    <w:rsid w:val="00B32F61"/>
    <w:rsid w:val="00B33461"/>
    <w:rsid w:val="00B3362B"/>
    <w:rsid w:val="00B33DCC"/>
    <w:rsid w:val="00B344F1"/>
    <w:rsid w:val="00B34B89"/>
    <w:rsid w:val="00B35424"/>
    <w:rsid w:val="00B35763"/>
    <w:rsid w:val="00B35E85"/>
    <w:rsid w:val="00B36085"/>
    <w:rsid w:val="00B36462"/>
    <w:rsid w:val="00B368A4"/>
    <w:rsid w:val="00B372D8"/>
    <w:rsid w:val="00B40411"/>
    <w:rsid w:val="00B4083C"/>
    <w:rsid w:val="00B40CFE"/>
    <w:rsid w:val="00B4152A"/>
    <w:rsid w:val="00B41A9B"/>
    <w:rsid w:val="00B43B04"/>
    <w:rsid w:val="00B43C63"/>
    <w:rsid w:val="00B43EBD"/>
    <w:rsid w:val="00B4454D"/>
    <w:rsid w:val="00B45923"/>
    <w:rsid w:val="00B50CC6"/>
    <w:rsid w:val="00B51D28"/>
    <w:rsid w:val="00B5228E"/>
    <w:rsid w:val="00B52402"/>
    <w:rsid w:val="00B52427"/>
    <w:rsid w:val="00B52533"/>
    <w:rsid w:val="00B52D0E"/>
    <w:rsid w:val="00B536C5"/>
    <w:rsid w:val="00B539AB"/>
    <w:rsid w:val="00B54E6F"/>
    <w:rsid w:val="00B5571F"/>
    <w:rsid w:val="00B55863"/>
    <w:rsid w:val="00B56597"/>
    <w:rsid w:val="00B5667E"/>
    <w:rsid w:val="00B567FF"/>
    <w:rsid w:val="00B56AC9"/>
    <w:rsid w:val="00B56B4B"/>
    <w:rsid w:val="00B56BE8"/>
    <w:rsid w:val="00B57445"/>
    <w:rsid w:val="00B60F90"/>
    <w:rsid w:val="00B615C7"/>
    <w:rsid w:val="00B616BD"/>
    <w:rsid w:val="00B6265E"/>
    <w:rsid w:val="00B628D7"/>
    <w:rsid w:val="00B62A9F"/>
    <w:rsid w:val="00B62D91"/>
    <w:rsid w:val="00B63DD5"/>
    <w:rsid w:val="00B64238"/>
    <w:rsid w:val="00B64A09"/>
    <w:rsid w:val="00B64D4F"/>
    <w:rsid w:val="00B65233"/>
    <w:rsid w:val="00B654CB"/>
    <w:rsid w:val="00B65F91"/>
    <w:rsid w:val="00B661AA"/>
    <w:rsid w:val="00B66E83"/>
    <w:rsid w:val="00B67BC1"/>
    <w:rsid w:val="00B67D34"/>
    <w:rsid w:val="00B67F7C"/>
    <w:rsid w:val="00B70363"/>
    <w:rsid w:val="00B70627"/>
    <w:rsid w:val="00B706E0"/>
    <w:rsid w:val="00B72C7F"/>
    <w:rsid w:val="00B73346"/>
    <w:rsid w:val="00B733B4"/>
    <w:rsid w:val="00B74073"/>
    <w:rsid w:val="00B74362"/>
    <w:rsid w:val="00B745E6"/>
    <w:rsid w:val="00B74731"/>
    <w:rsid w:val="00B7473B"/>
    <w:rsid w:val="00B752B3"/>
    <w:rsid w:val="00B758DA"/>
    <w:rsid w:val="00B75AB1"/>
    <w:rsid w:val="00B75B74"/>
    <w:rsid w:val="00B75FEB"/>
    <w:rsid w:val="00B76B8A"/>
    <w:rsid w:val="00B7722E"/>
    <w:rsid w:val="00B774A0"/>
    <w:rsid w:val="00B7782E"/>
    <w:rsid w:val="00B77879"/>
    <w:rsid w:val="00B77CD2"/>
    <w:rsid w:val="00B77DA1"/>
    <w:rsid w:val="00B80558"/>
    <w:rsid w:val="00B8069A"/>
    <w:rsid w:val="00B80A8A"/>
    <w:rsid w:val="00B8106C"/>
    <w:rsid w:val="00B815DB"/>
    <w:rsid w:val="00B81B68"/>
    <w:rsid w:val="00B822E3"/>
    <w:rsid w:val="00B82F1C"/>
    <w:rsid w:val="00B84558"/>
    <w:rsid w:val="00B847ED"/>
    <w:rsid w:val="00B85163"/>
    <w:rsid w:val="00B865C1"/>
    <w:rsid w:val="00B8712C"/>
    <w:rsid w:val="00B872FD"/>
    <w:rsid w:val="00B87643"/>
    <w:rsid w:val="00B87DD7"/>
    <w:rsid w:val="00B90100"/>
    <w:rsid w:val="00B9010F"/>
    <w:rsid w:val="00B90404"/>
    <w:rsid w:val="00B90442"/>
    <w:rsid w:val="00B90D7D"/>
    <w:rsid w:val="00B91AF9"/>
    <w:rsid w:val="00B91E41"/>
    <w:rsid w:val="00B91F96"/>
    <w:rsid w:val="00B929B7"/>
    <w:rsid w:val="00B93411"/>
    <w:rsid w:val="00B93EFC"/>
    <w:rsid w:val="00B96526"/>
    <w:rsid w:val="00B969DE"/>
    <w:rsid w:val="00B96F55"/>
    <w:rsid w:val="00BA0520"/>
    <w:rsid w:val="00BA067D"/>
    <w:rsid w:val="00BA0D42"/>
    <w:rsid w:val="00BA0EB5"/>
    <w:rsid w:val="00BA166C"/>
    <w:rsid w:val="00BA1865"/>
    <w:rsid w:val="00BA1965"/>
    <w:rsid w:val="00BA1A85"/>
    <w:rsid w:val="00BA22EC"/>
    <w:rsid w:val="00BA2714"/>
    <w:rsid w:val="00BA51FB"/>
    <w:rsid w:val="00BA6394"/>
    <w:rsid w:val="00BA65FD"/>
    <w:rsid w:val="00BA6780"/>
    <w:rsid w:val="00BA693C"/>
    <w:rsid w:val="00BA6F5D"/>
    <w:rsid w:val="00BA7608"/>
    <w:rsid w:val="00BB0805"/>
    <w:rsid w:val="00BB2459"/>
    <w:rsid w:val="00BB29BC"/>
    <w:rsid w:val="00BB2B1E"/>
    <w:rsid w:val="00BB3188"/>
    <w:rsid w:val="00BB3454"/>
    <w:rsid w:val="00BB46D7"/>
    <w:rsid w:val="00BB4DA1"/>
    <w:rsid w:val="00BB604E"/>
    <w:rsid w:val="00BB67C0"/>
    <w:rsid w:val="00BB6E4F"/>
    <w:rsid w:val="00BB70CC"/>
    <w:rsid w:val="00BC0F16"/>
    <w:rsid w:val="00BC10CB"/>
    <w:rsid w:val="00BC140B"/>
    <w:rsid w:val="00BC1C9C"/>
    <w:rsid w:val="00BC1CBF"/>
    <w:rsid w:val="00BC311D"/>
    <w:rsid w:val="00BC3253"/>
    <w:rsid w:val="00BC41B8"/>
    <w:rsid w:val="00BC4806"/>
    <w:rsid w:val="00BC48F0"/>
    <w:rsid w:val="00BC4B49"/>
    <w:rsid w:val="00BC6393"/>
    <w:rsid w:val="00BC64B5"/>
    <w:rsid w:val="00BC6662"/>
    <w:rsid w:val="00BC7437"/>
    <w:rsid w:val="00BC756F"/>
    <w:rsid w:val="00BD0585"/>
    <w:rsid w:val="00BD11B7"/>
    <w:rsid w:val="00BD16D8"/>
    <w:rsid w:val="00BD2283"/>
    <w:rsid w:val="00BD2B32"/>
    <w:rsid w:val="00BD2BFA"/>
    <w:rsid w:val="00BD2C6A"/>
    <w:rsid w:val="00BD2DDB"/>
    <w:rsid w:val="00BD3373"/>
    <w:rsid w:val="00BD3486"/>
    <w:rsid w:val="00BD5E78"/>
    <w:rsid w:val="00BD66CB"/>
    <w:rsid w:val="00BD6B4F"/>
    <w:rsid w:val="00BD6B8E"/>
    <w:rsid w:val="00BD6C54"/>
    <w:rsid w:val="00BD6F49"/>
    <w:rsid w:val="00BD7F00"/>
    <w:rsid w:val="00BE05F4"/>
    <w:rsid w:val="00BE0C48"/>
    <w:rsid w:val="00BE0E41"/>
    <w:rsid w:val="00BE18EA"/>
    <w:rsid w:val="00BE19B5"/>
    <w:rsid w:val="00BE3951"/>
    <w:rsid w:val="00BE3B17"/>
    <w:rsid w:val="00BE45BA"/>
    <w:rsid w:val="00BE58AE"/>
    <w:rsid w:val="00BE59CD"/>
    <w:rsid w:val="00BE59FE"/>
    <w:rsid w:val="00BE7ADE"/>
    <w:rsid w:val="00BE7B86"/>
    <w:rsid w:val="00BF06EC"/>
    <w:rsid w:val="00BF0DF9"/>
    <w:rsid w:val="00BF127C"/>
    <w:rsid w:val="00BF1FB7"/>
    <w:rsid w:val="00BF3891"/>
    <w:rsid w:val="00BF3A9E"/>
    <w:rsid w:val="00BF4F57"/>
    <w:rsid w:val="00BF509D"/>
    <w:rsid w:val="00BF5BB3"/>
    <w:rsid w:val="00BF5E8A"/>
    <w:rsid w:val="00BF64C2"/>
    <w:rsid w:val="00BF6585"/>
    <w:rsid w:val="00BF689D"/>
    <w:rsid w:val="00BF7415"/>
    <w:rsid w:val="00C00801"/>
    <w:rsid w:val="00C00853"/>
    <w:rsid w:val="00C00990"/>
    <w:rsid w:val="00C0133E"/>
    <w:rsid w:val="00C0181F"/>
    <w:rsid w:val="00C01B30"/>
    <w:rsid w:val="00C01E9C"/>
    <w:rsid w:val="00C02491"/>
    <w:rsid w:val="00C031EC"/>
    <w:rsid w:val="00C03240"/>
    <w:rsid w:val="00C032E2"/>
    <w:rsid w:val="00C04AAB"/>
    <w:rsid w:val="00C04F22"/>
    <w:rsid w:val="00C0504B"/>
    <w:rsid w:val="00C05697"/>
    <w:rsid w:val="00C068A8"/>
    <w:rsid w:val="00C07351"/>
    <w:rsid w:val="00C10583"/>
    <w:rsid w:val="00C113A6"/>
    <w:rsid w:val="00C11BE1"/>
    <w:rsid w:val="00C11C57"/>
    <w:rsid w:val="00C12408"/>
    <w:rsid w:val="00C12C66"/>
    <w:rsid w:val="00C13233"/>
    <w:rsid w:val="00C132E6"/>
    <w:rsid w:val="00C13A10"/>
    <w:rsid w:val="00C13D26"/>
    <w:rsid w:val="00C13E4F"/>
    <w:rsid w:val="00C144DD"/>
    <w:rsid w:val="00C148FA"/>
    <w:rsid w:val="00C14D0B"/>
    <w:rsid w:val="00C14F6C"/>
    <w:rsid w:val="00C1537B"/>
    <w:rsid w:val="00C1549E"/>
    <w:rsid w:val="00C15B6D"/>
    <w:rsid w:val="00C1604B"/>
    <w:rsid w:val="00C16C8E"/>
    <w:rsid w:val="00C1705D"/>
    <w:rsid w:val="00C17DF4"/>
    <w:rsid w:val="00C17E1A"/>
    <w:rsid w:val="00C204D3"/>
    <w:rsid w:val="00C20C4B"/>
    <w:rsid w:val="00C20E3D"/>
    <w:rsid w:val="00C210B4"/>
    <w:rsid w:val="00C210CA"/>
    <w:rsid w:val="00C216C2"/>
    <w:rsid w:val="00C21C9C"/>
    <w:rsid w:val="00C2236B"/>
    <w:rsid w:val="00C230CC"/>
    <w:rsid w:val="00C2335F"/>
    <w:rsid w:val="00C238D0"/>
    <w:rsid w:val="00C23997"/>
    <w:rsid w:val="00C23D12"/>
    <w:rsid w:val="00C255EC"/>
    <w:rsid w:val="00C25888"/>
    <w:rsid w:val="00C25A7B"/>
    <w:rsid w:val="00C27211"/>
    <w:rsid w:val="00C2778F"/>
    <w:rsid w:val="00C27A73"/>
    <w:rsid w:val="00C3074C"/>
    <w:rsid w:val="00C31942"/>
    <w:rsid w:val="00C31C9C"/>
    <w:rsid w:val="00C31E79"/>
    <w:rsid w:val="00C320E1"/>
    <w:rsid w:val="00C32E09"/>
    <w:rsid w:val="00C34183"/>
    <w:rsid w:val="00C34CB6"/>
    <w:rsid w:val="00C35692"/>
    <w:rsid w:val="00C358F3"/>
    <w:rsid w:val="00C35A5F"/>
    <w:rsid w:val="00C3706F"/>
    <w:rsid w:val="00C37DEB"/>
    <w:rsid w:val="00C4186F"/>
    <w:rsid w:val="00C41C48"/>
    <w:rsid w:val="00C41DC4"/>
    <w:rsid w:val="00C42B74"/>
    <w:rsid w:val="00C42C00"/>
    <w:rsid w:val="00C433A3"/>
    <w:rsid w:val="00C439D6"/>
    <w:rsid w:val="00C44829"/>
    <w:rsid w:val="00C44CFC"/>
    <w:rsid w:val="00C457DC"/>
    <w:rsid w:val="00C46F42"/>
    <w:rsid w:val="00C4720F"/>
    <w:rsid w:val="00C473C3"/>
    <w:rsid w:val="00C47C8E"/>
    <w:rsid w:val="00C50429"/>
    <w:rsid w:val="00C51B50"/>
    <w:rsid w:val="00C51DAE"/>
    <w:rsid w:val="00C51DDB"/>
    <w:rsid w:val="00C53A8E"/>
    <w:rsid w:val="00C540E8"/>
    <w:rsid w:val="00C5485E"/>
    <w:rsid w:val="00C54D4E"/>
    <w:rsid w:val="00C5503C"/>
    <w:rsid w:val="00C5545E"/>
    <w:rsid w:val="00C556FD"/>
    <w:rsid w:val="00C558E2"/>
    <w:rsid w:val="00C55D60"/>
    <w:rsid w:val="00C55E52"/>
    <w:rsid w:val="00C55F72"/>
    <w:rsid w:val="00C57155"/>
    <w:rsid w:val="00C609B9"/>
    <w:rsid w:val="00C60B9A"/>
    <w:rsid w:val="00C60E99"/>
    <w:rsid w:val="00C6133C"/>
    <w:rsid w:val="00C61390"/>
    <w:rsid w:val="00C6173C"/>
    <w:rsid w:val="00C62059"/>
    <w:rsid w:val="00C62411"/>
    <w:rsid w:val="00C62A33"/>
    <w:rsid w:val="00C6305C"/>
    <w:rsid w:val="00C63EDB"/>
    <w:rsid w:val="00C64944"/>
    <w:rsid w:val="00C655D6"/>
    <w:rsid w:val="00C6565F"/>
    <w:rsid w:val="00C65893"/>
    <w:rsid w:val="00C65DE2"/>
    <w:rsid w:val="00C66030"/>
    <w:rsid w:val="00C6710D"/>
    <w:rsid w:val="00C679F2"/>
    <w:rsid w:val="00C7050E"/>
    <w:rsid w:val="00C71A9D"/>
    <w:rsid w:val="00C71D5E"/>
    <w:rsid w:val="00C71E26"/>
    <w:rsid w:val="00C72027"/>
    <w:rsid w:val="00C7281A"/>
    <w:rsid w:val="00C72C46"/>
    <w:rsid w:val="00C73A25"/>
    <w:rsid w:val="00C75EAE"/>
    <w:rsid w:val="00C75FB1"/>
    <w:rsid w:val="00C765C8"/>
    <w:rsid w:val="00C7665E"/>
    <w:rsid w:val="00C76A13"/>
    <w:rsid w:val="00C76BD9"/>
    <w:rsid w:val="00C77B5D"/>
    <w:rsid w:val="00C77BA5"/>
    <w:rsid w:val="00C77F1D"/>
    <w:rsid w:val="00C77FA6"/>
    <w:rsid w:val="00C80A3A"/>
    <w:rsid w:val="00C80B60"/>
    <w:rsid w:val="00C80E56"/>
    <w:rsid w:val="00C81230"/>
    <w:rsid w:val="00C8149D"/>
    <w:rsid w:val="00C816D9"/>
    <w:rsid w:val="00C8242A"/>
    <w:rsid w:val="00C827F1"/>
    <w:rsid w:val="00C8341F"/>
    <w:rsid w:val="00C83497"/>
    <w:rsid w:val="00C83D0A"/>
    <w:rsid w:val="00C8458C"/>
    <w:rsid w:val="00C84D87"/>
    <w:rsid w:val="00C85A42"/>
    <w:rsid w:val="00C862A0"/>
    <w:rsid w:val="00C8644A"/>
    <w:rsid w:val="00C86F3D"/>
    <w:rsid w:val="00C8708D"/>
    <w:rsid w:val="00C904E0"/>
    <w:rsid w:val="00C90624"/>
    <w:rsid w:val="00C90AE2"/>
    <w:rsid w:val="00C91207"/>
    <w:rsid w:val="00C9186A"/>
    <w:rsid w:val="00C92907"/>
    <w:rsid w:val="00C92D23"/>
    <w:rsid w:val="00C93087"/>
    <w:rsid w:val="00C93296"/>
    <w:rsid w:val="00C93C0E"/>
    <w:rsid w:val="00C93F41"/>
    <w:rsid w:val="00C94F2B"/>
    <w:rsid w:val="00C95BD9"/>
    <w:rsid w:val="00C95E3D"/>
    <w:rsid w:val="00C964D9"/>
    <w:rsid w:val="00C96826"/>
    <w:rsid w:val="00C968B2"/>
    <w:rsid w:val="00CA0170"/>
    <w:rsid w:val="00CA021C"/>
    <w:rsid w:val="00CA18C6"/>
    <w:rsid w:val="00CA1DA9"/>
    <w:rsid w:val="00CA202C"/>
    <w:rsid w:val="00CA2694"/>
    <w:rsid w:val="00CA297A"/>
    <w:rsid w:val="00CA350B"/>
    <w:rsid w:val="00CA4228"/>
    <w:rsid w:val="00CA4352"/>
    <w:rsid w:val="00CA4CC9"/>
    <w:rsid w:val="00CA64DC"/>
    <w:rsid w:val="00CA66B9"/>
    <w:rsid w:val="00CB0F22"/>
    <w:rsid w:val="00CB17C5"/>
    <w:rsid w:val="00CB258E"/>
    <w:rsid w:val="00CB2F7B"/>
    <w:rsid w:val="00CB413D"/>
    <w:rsid w:val="00CB47CD"/>
    <w:rsid w:val="00CB4C1C"/>
    <w:rsid w:val="00CB55DB"/>
    <w:rsid w:val="00CB6CE4"/>
    <w:rsid w:val="00CB7012"/>
    <w:rsid w:val="00CB75E2"/>
    <w:rsid w:val="00CB763E"/>
    <w:rsid w:val="00CB7855"/>
    <w:rsid w:val="00CC05AC"/>
    <w:rsid w:val="00CC0FA4"/>
    <w:rsid w:val="00CC1B38"/>
    <w:rsid w:val="00CC2497"/>
    <w:rsid w:val="00CC2977"/>
    <w:rsid w:val="00CC2AE5"/>
    <w:rsid w:val="00CC2D32"/>
    <w:rsid w:val="00CC2EC8"/>
    <w:rsid w:val="00CC3FDE"/>
    <w:rsid w:val="00CC44BA"/>
    <w:rsid w:val="00CC4917"/>
    <w:rsid w:val="00CC493F"/>
    <w:rsid w:val="00CC6516"/>
    <w:rsid w:val="00CC7876"/>
    <w:rsid w:val="00CD0004"/>
    <w:rsid w:val="00CD0D0D"/>
    <w:rsid w:val="00CD0EEE"/>
    <w:rsid w:val="00CD1B68"/>
    <w:rsid w:val="00CD222A"/>
    <w:rsid w:val="00CD2885"/>
    <w:rsid w:val="00CD3E2E"/>
    <w:rsid w:val="00CD400B"/>
    <w:rsid w:val="00CD4164"/>
    <w:rsid w:val="00CD4228"/>
    <w:rsid w:val="00CD4C16"/>
    <w:rsid w:val="00CD55AA"/>
    <w:rsid w:val="00CD5A3A"/>
    <w:rsid w:val="00CD616F"/>
    <w:rsid w:val="00CD6C41"/>
    <w:rsid w:val="00CD6E3C"/>
    <w:rsid w:val="00CD713A"/>
    <w:rsid w:val="00CD7404"/>
    <w:rsid w:val="00CE0450"/>
    <w:rsid w:val="00CE1198"/>
    <w:rsid w:val="00CE1CC6"/>
    <w:rsid w:val="00CE22F7"/>
    <w:rsid w:val="00CE246E"/>
    <w:rsid w:val="00CE27C8"/>
    <w:rsid w:val="00CE3EBB"/>
    <w:rsid w:val="00CE42C7"/>
    <w:rsid w:val="00CE5684"/>
    <w:rsid w:val="00CE5C3E"/>
    <w:rsid w:val="00CE5EF3"/>
    <w:rsid w:val="00CE6BB9"/>
    <w:rsid w:val="00CE7143"/>
    <w:rsid w:val="00CF0BC7"/>
    <w:rsid w:val="00CF39F0"/>
    <w:rsid w:val="00CF3BA2"/>
    <w:rsid w:val="00CF3CEF"/>
    <w:rsid w:val="00CF4822"/>
    <w:rsid w:val="00CF53C9"/>
    <w:rsid w:val="00CF5463"/>
    <w:rsid w:val="00CF54C3"/>
    <w:rsid w:val="00CF5870"/>
    <w:rsid w:val="00CF5E68"/>
    <w:rsid w:val="00CF6145"/>
    <w:rsid w:val="00CF71C9"/>
    <w:rsid w:val="00CF71F6"/>
    <w:rsid w:val="00CF7567"/>
    <w:rsid w:val="00D0071E"/>
    <w:rsid w:val="00D00870"/>
    <w:rsid w:val="00D00FE0"/>
    <w:rsid w:val="00D014E7"/>
    <w:rsid w:val="00D01D8C"/>
    <w:rsid w:val="00D02FF5"/>
    <w:rsid w:val="00D03139"/>
    <w:rsid w:val="00D0453F"/>
    <w:rsid w:val="00D046DE"/>
    <w:rsid w:val="00D0481B"/>
    <w:rsid w:val="00D05408"/>
    <w:rsid w:val="00D055F9"/>
    <w:rsid w:val="00D05846"/>
    <w:rsid w:val="00D05EE7"/>
    <w:rsid w:val="00D060A9"/>
    <w:rsid w:val="00D0615D"/>
    <w:rsid w:val="00D06D11"/>
    <w:rsid w:val="00D0720D"/>
    <w:rsid w:val="00D07C69"/>
    <w:rsid w:val="00D07F28"/>
    <w:rsid w:val="00D07F9C"/>
    <w:rsid w:val="00D1002C"/>
    <w:rsid w:val="00D104E1"/>
    <w:rsid w:val="00D105D7"/>
    <w:rsid w:val="00D1206D"/>
    <w:rsid w:val="00D12A53"/>
    <w:rsid w:val="00D13AA7"/>
    <w:rsid w:val="00D14413"/>
    <w:rsid w:val="00D1492C"/>
    <w:rsid w:val="00D14960"/>
    <w:rsid w:val="00D14C59"/>
    <w:rsid w:val="00D15EF0"/>
    <w:rsid w:val="00D16227"/>
    <w:rsid w:val="00D17738"/>
    <w:rsid w:val="00D21533"/>
    <w:rsid w:val="00D21970"/>
    <w:rsid w:val="00D21C2F"/>
    <w:rsid w:val="00D2283E"/>
    <w:rsid w:val="00D237A3"/>
    <w:rsid w:val="00D24072"/>
    <w:rsid w:val="00D2463C"/>
    <w:rsid w:val="00D2481A"/>
    <w:rsid w:val="00D2517E"/>
    <w:rsid w:val="00D26595"/>
    <w:rsid w:val="00D269A5"/>
    <w:rsid w:val="00D26ACE"/>
    <w:rsid w:val="00D271DC"/>
    <w:rsid w:val="00D27453"/>
    <w:rsid w:val="00D27A98"/>
    <w:rsid w:val="00D27BCA"/>
    <w:rsid w:val="00D27F1A"/>
    <w:rsid w:val="00D313DD"/>
    <w:rsid w:val="00D32167"/>
    <w:rsid w:val="00D329F5"/>
    <w:rsid w:val="00D330DE"/>
    <w:rsid w:val="00D33B1D"/>
    <w:rsid w:val="00D33C86"/>
    <w:rsid w:val="00D33CEC"/>
    <w:rsid w:val="00D33EE1"/>
    <w:rsid w:val="00D34690"/>
    <w:rsid w:val="00D347F0"/>
    <w:rsid w:val="00D34895"/>
    <w:rsid w:val="00D35015"/>
    <w:rsid w:val="00D352BF"/>
    <w:rsid w:val="00D35A07"/>
    <w:rsid w:val="00D36AED"/>
    <w:rsid w:val="00D3753C"/>
    <w:rsid w:val="00D37D06"/>
    <w:rsid w:val="00D404E1"/>
    <w:rsid w:val="00D40D24"/>
    <w:rsid w:val="00D4105A"/>
    <w:rsid w:val="00D41623"/>
    <w:rsid w:val="00D43B53"/>
    <w:rsid w:val="00D45FAF"/>
    <w:rsid w:val="00D45FB1"/>
    <w:rsid w:val="00D472BD"/>
    <w:rsid w:val="00D47E7F"/>
    <w:rsid w:val="00D50A39"/>
    <w:rsid w:val="00D50BE7"/>
    <w:rsid w:val="00D50DFD"/>
    <w:rsid w:val="00D51728"/>
    <w:rsid w:val="00D52288"/>
    <w:rsid w:val="00D52F57"/>
    <w:rsid w:val="00D53520"/>
    <w:rsid w:val="00D53B1C"/>
    <w:rsid w:val="00D54298"/>
    <w:rsid w:val="00D54440"/>
    <w:rsid w:val="00D544C0"/>
    <w:rsid w:val="00D5496F"/>
    <w:rsid w:val="00D54FCE"/>
    <w:rsid w:val="00D55168"/>
    <w:rsid w:val="00D55910"/>
    <w:rsid w:val="00D55C33"/>
    <w:rsid w:val="00D5641C"/>
    <w:rsid w:val="00D56628"/>
    <w:rsid w:val="00D569C9"/>
    <w:rsid w:val="00D56A1D"/>
    <w:rsid w:val="00D5738E"/>
    <w:rsid w:val="00D57696"/>
    <w:rsid w:val="00D57810"/>
    <w:rsid w:val="00D578E9"/>
    <w:rsid w:val="00D57BF9"/>
    <w:rsid w:val="00D607A2"/>
    <w:rsid w:val="00D61380"/>
    <w:rsid w:val="00D61B16"/>
    <w:rsid w:val="00D61D9D"/>
    <w:rsid w:val="00D62F97"/>
    <w:rsid w:val="00D631AC"/>
    <w:rsid w:val="00D63535"/>
    <w:rsid w:val="00D63655"/>
    <w:rsid w:val="00D64075"/>
    <w:rsid w:val="00D64323"/>
    <w:rsid w:val="00D6472B"/>
    <w:rsid w:val="00D64A32"/>
    <w:rsid w:val="00D64E58"/>
    <w:rsid w:val="00D651C7"/>
    <w:rsid w:val="00D656CC"/>
    <w:rsid w:val="00D65807"/>
    <w:rsid w:val="00D6582C"/>
    <w:rsid w:val="00D65A32"/>
    <w:rsid w:val="00D66192"/>
    <w:rsid w:val="00D66582"/>
    <w:rsid w:val="00D669AE"/>
    <w:rsid w:val="00D67DB1"/>
    <w:rsid w:val="00D67F59"/>
    <w:rsid w:val="00D7041A"/>
    <w:rsid w:val="00D70A8F"/>
    <w:rsid w:val="00D71D78"/>
    <w:rsid w:val="00D71E69"/>
    <w:rsid w:val="00D72BD0"/>
    <w:rsid w:val="00D73FC7"/>
    <w:rsid w:val="00D759C1"/>
    <w:rsid w:val="00D75AE7"/>
    <w:rsid w:val="00D76302"/>
    <w:rsid w:val="00D76344"/>
    <w:rsid w:val="00D77360"/>
    <w:rsid w:val="00D777CD"/>
    <w:rsid w:val="00D80276"/>
    <w:rsid w:val="00D80FB6"/>
    <w:rsid w:val="00D81768"/>
    <w:rsid w:val="00D81DBA"/>
    <w:rsid w:val="00D81E5E"/>
    <w:rsid w:val="00D82099"/>
    <w:rsid w:val="00D82C4E"/>
    <w:rsid w:val="00D8355D"/>
    <w:rsid w:val="00D83795"/>
    <w:rsid w:val="00D841C1"/>
    <w:rsid w:val="00D84C8D"/>
    <w:rsid w:val="00D85BC4"/>
    <w:rsid w:val="00D86495"/>
    <w:rsid w:val="00D86BEF"/>
    <w:rsid w:val="00D87174"/>
    <w:rsid w:val="00D8799C"/>
    <w:rsid w:val="00D87F81"/>
    <w:rsid w:val="00D9074F"/>
    <w:rsid w:val="00D90B2E"/>
    <w:rsid w:val="00D9135D"/>
    <w:rsid w:val="00D91BCD"/>
    <w:rsid w:val="00D923B2"/>
    <w:rsid w:val="00D92FDC"/>
    <w:rsid w:val="00D9312C"/>
    <w:rsid w:val="00D9338A"/>
    <w:rsid w:val="00D941A7"/>
    <w:rsid w:val="00D948BA"/>
    <w:rsid w:val="00D952DF"/>
    <w:rsid w:val="00D954E8"/>
    <w:rsid w:val="00D964B0"/>
    <w:rsid w:val="00D968D3"/>
    <w:rsid w:val="00D972D0"/>
    <w:rsid w:val="00D97C1A"/>
    <w:rsid w:val="00D97F57"/>
    <w:rsid w:val="00DA0350"/>
    <w:rsid w:val="00DA1F46"/>
    <w:rsid w:val="00DA2665"/>
    <w:rsid w:val="00DA379E"/>
    <w:rsid w:val="00DA3ADA"/>
    <w:rsid w:val="00DA427B"/>
    <w:rsid w:val="00DA54DF"/>
    <w:rsid w:val="00DA5AAC"/>
    <w:rsid w:val="00DA5BFB"/>
    <w:rsid w:val="00DA72EC"/>
    <w:rsid w:val="00DB12DC"/>
    <w:rsid w:val="00DB167E"/>
    <w:rsid w:val="00DB1EE5"/>
    <w:rsid w:val="00DB1F84"/>
    <w:rsid w:val="00DB2919"/>
    <w:rsid w:val="00DB2999"/>
    <w:rsid w:val="00DB2CD1"/>
    <w:rsid w:val="00DB3CE3"/>
    <w:rsid w:val="00DB451E"/>
    <w:rsid w:val="00DB4D1D"/>
    <w:rsid w:val="00DB5326"/>
    <w:rsid w:val="00DB589E"/>
    <w:rsid w:val="00DB6331"/>
    <w:rsid w:val="00DB6450"/>
    <w:rsid w:val="00DB7725"/>
    <w:rsid w:val="00DB7EDF"/>
    <w:rsid w:val="00DC040E"/>
    <w:rsid w:val="00DC248D"/>
    <w:rsid w:val="00DC355D"/>
    <w:rsid w:val="00DC3FA2"/>
    <w:rsid w:val="00DC4997"/>
    <w:rsid w:val="00DC4F5D"/>
    <w:rsid w:val="00DC5067"/>
    <w:rsid w:val="00DC54FA"/>
    <w:rsid w:val="00DC68DF"/>
    <w:rsid w:val="00DC7585"/>
    <w:rsid w:val="00DC7A5B"/>
    <w:rsid w:val="00DC7C91"/>
    <w:rsid w:val="00DD0E8C"/>
    <w:rsid w:val="00DD183E"/>
    <w:rsid w:val="00DD1E0E"/>
    <w:rsid w:val="00DD1E41"/>
    <w:rsid w:val="00DD1FF5"/>
    <w:rsid w:val="00DD2AD3"/>
    <w:rsid w:val="00DD2DDB"/>
    <w:rsid w:val="00DD2E71"/>
    <w:rsid w:val="00DD3286"/>
    <w:rsid w:val="00DD3C0C"/>
    <w:rsid w:val="00DD3C97"/>
    <w:rsid w:val="00DD4226"/>
    <w:rsid w:val="00DD466E"/>
    <w:rsid w:val="00DD46F1"/>
    <w:rsid w:val="00DD4C55"/>
    <w:rsid w:val="00DD63DC"/>
    <w:rsid w:val="00DD713E"/>
    <w:rsid w:val="00DD7E41"/>
    <w:rsid w:val="00DE3A85"/>
    <w:rsid w:val="00DE4E36"/>
    <w:rsid w:val="00DE5090"/>
    <w:rsid w:val="00DE5E40"/>
    <w:rsid w:val="00DE7EFE"/>
    <w:rsid w:val="00DF03F7"/>
    <w:rsid w:val="00DF0BCB"/>
    <w:rsid w:val="00DF0EEC"/>
    <w:rsid w:val="00DF200B"/>
    <w:rsid w:val="00DF2153"/>
    <w:rsid w:val="00DF21A3"/>
    <w:rsid w:val="00DF2457"/>
    <w:rsid w:val="00DF256F"/>
    <w:rsid w:val="00DF2ED0"/>
    <w:rsid w:val="00DF36A2"/>
    <w:rsid w:val="00DF3D4C"/>
    <w:rsid w:val="00DF4682"/>
    <w:rsid w:val="00DF469C"/>
    <w:rsid w:val="00DF4777"/>
    <w:rsid w:val="00DF514C"/>
    <w:rsid w:val="00DF5F93"/>
    <w:rsid w:val="00DF62AB"/>
    <w:rsid w:val="00DF6DB0"/>
    <w:rsid w:val="00DF7F68"/>
    <w:rsid w:val="00E00457"/>
    <w:rsid w:val="00E00E42"/>
    <w:rsid w:val="00E0131B"/>
    <w:rsid w:val="00E0162F"/>
    <w:rsid w:val="00E01B1A"/>
    <w:rsid w:val="00E01D94"/>
    <w:rsid w:val="00E02459"/>
    <w:rsid w:val="00E03CA9"/>
    <w:rsid w:val="00E04601"/>
    <w:rsid w:val="00E055EC"/>
    <w:rsid w:val="00E0578A"/>
    <w:rsid w:val="00E0676C"/>
    <w:rsid w:val="00E075F6"/>
    <w:rsid w:val="00E07942"/>
    <w:rsid w:val="00E10096"/>
    <w:rsid w:val="00E10501"/>
    <w:rsid w:val="00E109A7"/>
    <w:rsid w:val="00E10AE1"/>
    <w:rsid w:val="00E11DFB"/>
    <w:rsid w:val="00E135C4"/>
    <w:rsid w:val="00E13628"/>
    <w:rsid w:val="00E137C1"/>
    <w:rsid w:val="00E13BA1"/>
    <w:rsid w:val="00E13D45"/>
    <w:rsid w:val="00E13E14"/>
    <w:rsid w:val="00E147A2"/>
    <w:rsid w:val="00E1490F"/>
    <w:rsid w:val="00E152FF"/>
    <w:rsid w:val="00E15669"/>
    <w:rsid w:val="00E15804"/>
    <w:rsid w:val="00E15AEF"/>
    <w:rsid w:val="00E15EB1"/>
    <w:rsid w:val="00E16B7F"/>
    <w:rsid w:val="00E16E59"/>
    <w:rsid w:val="00E16FFC"/>
    <w:rsid w:val="00E20032"/>
    <w:rsid w:val="00E20C26"/>
    <w:rsid w:val="00E23237"/>
    <w:rsid w:val="00E24018"/>
    <w:rsid w:val="00E2481D"/>
    <w:rsid w:val="00E24C76"/>
    <w:rsid w:val="00E24E78"/>
    <w:rsid w:val="00E253FC"/>
    <w:rsid w:val="00E2579A"/>
    <w:rsid w:val="00E257E7"/>
    <w:rsid w:val="00E25D85"/>
    <w:rsid w:val="00E30052"/>
    <w:rsid w:val="00E30656"/>
    <w:rsid w:val="00E30905"/>
    <w:rsid w:val="00E31CE5"/>
    <w:rsid w:val="00E32B4B"/>
    <w:rsid w:val="00E3371E"/>
    <w:rsid w:val="00E33C4C"/>
    <w:rsid w:val="00E33D03"/>
    <w:rsid w:val="00E33DA8"/>
    <w:rsid w:val="00E34099"/>
    <w:rsid w:val="00E344AC"/>
    <w:rsid w:val="00E346EF"/>
    <w:rsid w:val="00E347FC"/>
    <w:rsid w:val="00E351BF"/>
    <w:rsid w:val="00E35512"/>
    <w:rsid w:val="00E35C26"/>
    <w:rsid w:val="00E36A19"/>
    <w:rsid w:val="00E36DD3"/>
    <w:rsid w:val="00E37023"/>
    <w:rsid w:val="00E37129"/>
    <w:rsid w:val="00E37888"/>
    <w:rsid w:val="00E40261"/>
    <w:rsid w:val="00E423DE"/>
    <w:rsid w:val="00E429B7"/>
    <w:rsid w:val="00E42EA2"/>
    <w:rsid w:val="00E43178"/>
    <w:rsid w:val="00E4338B"/>
    <w:rsid w:val="00E4369B"/>
    <w:rsid w:val="00E4425D"/>
    <w:rsid w:val="00E44374"/>
    <w:rsid w:val="00E4493B"/>
    <w:rsid w:val="00E44BED"/>
    <w:rsid w:val="00E45E97"/>
    <w:rsid w:val="00E46082"/>
    <w:rsid w:val="00E4632D"/>
    <w:rsid w:val="00E471F5"/>
    <w:rsid w:val="00E472F3"/>
    <w:rsid w:val="00E4738B"/>
    <w:rsid w:val="00E4740C"/>
    <w:rsid w:val="00E476FA"/>
    <w:rsid w:val="00E47EAE"/>
    <w:rsid w:val="00E50986"/>
    <w:rsid w:val="00E50A34"/>
    <w:rsid w:val="00E51B00"/>
    <w:rsid w:val="00E51CF8"/>
    <w:rsid w:val="00E51F91"/>
    <w:rsid w:val="00E54022"/>
    <w:rsid w:val="00E54205"/>
    <w:rsid w:val="00E542D3"/>
    <w:rsid w:val="00E549FB"/>
    <w:rsid w:val="00E54EF1"/>
    <w:rsid w:val="00E54F9E"/>
    <w:rsid w:val="00E5657B"/>
    <w:rsid w:val="00E565B4"/>
    <w:rsid w:val="00E56669"/>
    <w:rsid w:val="00E57360"/>
    <w:rsid w:val="00E577B0"/>
    <w:rsid w:val="00E60125"/>
    <w:rsid w:val="00E601ED"/>
    <w:rsid w:val="00E60650"/>
    <w:rsid w:val="00E60B7A"/>
    <w:rsid w:val="00E60BE5"/>
    <w:rsid w:val="00E617FA"/>
    <w:rsid w:val="00E6192E"/>
    <w:rsid w:val="00E62DFC"/>
    <w:rsid w:val="00E630A1"/>
    <w:rsid w:val="00E64630"/>
    <w:rsid w:val="00E64C7D"/>
    <w:rsid w:val="00E64E32"/>
    <w:rsid w:val="00E6706D"/>
    <w:rsid w:val="00E67263"/>
    <w:rsid w:val="00E674C8"/>
    <w:rsid w:val="00E67935"/>
    <w:rsid w:val="00E67DC8"/>
    <w:rsid w:val="00E708A4"/>
    <w:rsid w:val="00E70C0A"/>
    <w:rsid w:val="00E745DF"/>
    <w:rsid w:val="00E74B2D"/>
    <w:rsid w:val="00E755E5"/>
    <w:rsid w:val="00E763E8"/>
    <w:rsid w:val="00E76C01"/>
    <w:rsid w:val="00E76F38"/>
    <w:rsid w:val="00E77175"/>
    <w:rsid w:val="00E776F1"/>
    <w:rsid w:val="00E8095D"/>
    <w:rsid w:val="00E8120D"/>
    <w:rsid w:val="00E81ADE"/>
    <w:rsid w:val="00E823FD"/>
    <w:rsid w:val="00E82B6B"/>
    <w:rsid w:val="00E83C7A"/>
    <w:rsid w:val="00E84012"/>
    <w:rsid w:val="00E841FD"/>
    <w:rsid w:val="00E84B17"/>
    <w:rsid w:val="00E84B1D"/>
    <w:rsid w:val="00E84CA7"/>
    <w:rsid w:val="00E84F85"/>
    <w:rsid w:val="00E86589"/>
    <w:rsid w:val="00E8666C"/>
    <w:rsid w:val="00E90069"/>
    <w:rsid w:val="00E90895"/>
    <w:rsid w:val="00E90937"/>
    <w:rsid w:val="00E90A3F"/>
    <w:rsid w:val="00E90F0C"/>
    <w:rsid w:val="00E90F14"/>
    <w:rsid w:val="00E916A7"/>
    <w:rsid w:val="00E91B00"/>
    <w:rsid w:val="00E91BD7"/>
    <w:rsid w:val="00E91C5D"/>
    <w:rsid w:val="00E923CF"/>
    <w:rsid w:val="00E924DF"/>
    <w:rsid w:val="00E927DC"/>
    <w:rsid w:val="00E9475B"/>
    <w:rsid w:val="00E9484C"/>
    <w:rsid w:val="00E94D67"/>
    <w:rsid w:val="00E96C77"/>
    <w:rsid w:val="00E96D2F"/>
    <w:rsid w:val="00E96E03"/>
    <w:rsid w:val="00E97143"/>
    <w:rsid w:val="00E97156"/>
    <w:rsid w:val="00E9769F"/>
    <w:rsid w:val="00E97D56"/>
    <w:rsid w:val="00E97EA0"/>
    <w:rsid w:val="00EA01A7"/>
    <w:rsid w:val="00EA0CF6"/>
    <w:rsid w:val="00EA1603"/>
    <w:rsid w:val="00EA197C"/>
    <w:rsid w:val="00EA1AAD"/>
    <w:rsid w:val="00EA1CA6"/>
    <w:rsid w:val="00EA20BE"/>
    <w:rsid w:val="00EA235E"/>
    <w:rsid w:val="00EA2DE4"/>
    <w:rsid w:val="00EA393F"/>
    <w:rsid w:val="00EA399F"/>
    <w:rsid w:val="00EA4842"/>
    <w:rsid w:val="00EA65F1"/>
    <w:rsid w:val="00EA7BCB"/>
    <w:rsid w:val="00EB0382"/>
    <w:rsid w:val="00EB18E7"/>
    <w:rsid w:val="00EB18EC"/>
    <w:rsid w:val="00EB2D98"/>
    <w:rsid w:val="00EB3A92"/>
    <w:rsid w:val="00EB4A5D"/>
    <w:rsid w:val="00EB51F9"/>
    <w:rsid w:val="00EB52BE"/>
    <w:rsid w:val="00EB5326"/>
    <w:rsid w:val="00EB538C"/>
    <w:rsid w:val="00EB5481"/>
    <w:rsid w:val="00EB6B12"/>
    <w:rsid w:val="00EB6E1E"/>
    <w:rsid w:val="00EB6F5D"/>
    <w:rsid w:val="00EB7DF0"/>
    <w:rsid w:val="00EC00FA"/>
    <w:rsid w:val="00EC0B98"/>
    <w:rsid w:val="00EC26DA"/>
    <w:rsid w:val="00EC29DB"/>
    <w:rsid w:val="00EC2E3F"/>
    <w:rsid w:val="00EC3153"/>
    <w:rsid w:val="00EC3540"/>
    <w:rsid w:val="00EC3725"/>
    <w:rsid w:val="00EC38D7"/>
    <w:rsid w:val="00EC393E"/>
    <w:rsid w:val="00EC4052"/>
    <w:rsid w:val="00EC4BBC"/>
    <w:rsid w:val="00EC4DE1"/>
    <w:rsid w:val="00EC598B"/>
    <w:rsid w:val="00EC5BBE"/>
    <w:rsid w:val="00EC5FA1"/>
    <w:rsid w:val="00EC6C2F"/>
    <w:rsid w:val="00EC6C91"/>
    <w:rsid w:val="00EC700A"/>
    <w:rsid w:val="00EC702D"/>
    <w:rsid w:val="00EC7E06"/>
    <w:rsid w:val="00ED07F9"/>
    <w:rsid w:val="00ED0B9E"/>
    <w:rsid w:val="00ED0C9E"/>
    <w:rsid w:val="00ED1443"/>
    <w:rsid w:val="00ED18F7"/>
    <w:rsid w:val="00ED19DB"/>
    <w:rsid w:val="00ED1B5F"/>
    <w:rsid w:val="00ED2611"/>
    <w:rsid w:val="00ED2AB1"/>
    <w:rsid w:val="00ED357F"/>
    <w:rsid w:val="00ED3C14"/>
    <w:rsid w:val="00ED4C64"/>
    <w:rsid w:val="00ED601E"/>
    <w:rsid w:val="00ED7E7F"/>
    <w:rsid w:val="00EE05BC"/>
    <w:rsid w:val="00EE07F2"/>
    <w:rsid w:val="00EE19A5"/>
    <w:rsid w:val="00EE34BB"/>
    <w:rsid w:val="00EE3AA6"/>
    <w:rsid w:val="00EE44DB"/>
    <w:rsid w:val="00EE46A0"/>
    <w:rsid w:val="00EE5296"/>
    <w:rsid w:val="00EE64AC"/>
    <w:rsid w:val="00EE718E"/>
    <w:rsid w:val="00EE7675"/>
    <w:rsid w:val="00EE7785"/>
    <w:rsid w:val="00EF04EF"/>
    <w:rsid w:val="00EF0696"/>
    <w:rsid w:val="00EF0A73"/>
    <w:rsid w:val="00EF0A99"/>
    <w:rsid w:val="00EF0BD1"/>
    <w:rsid w:val="00EF0D1F"/>
    <w:rsid w:val="00EF10E9"/>
    <w:rsid w:val="00EF1114"/>
    <w:rsid w:val="00EF11B6"/>
    <w:rsid w:val="00EF3D28"/>
    <w:rsid w:val="00EF470E"/>
    <w:rsid w:val="00EF4B65"/>
    <w:rsid w:val="00EF4CA2"/>
    <w:rsid w:val="00EF5005"/>
    <w:rsid w:val="00EF6536"/>
    <w:rsid w:val="00F0015F"/>
    <w:rsid w:val="00F002BA"/>
    <w:rsid w:val="00F003CF"/>
    <w:rsid w:val="00F0084E"/>
    <w:rsid w:val="00F00895"/>
    <w:rsid w:val="00F01FF2"/>
    <w:rsid w:val="00F02094"/>
    <w:rsid w:val="00F02C2D"/>
    <w:rsid w:val="00F032D7"/>
    <w:rsid w:val="00F036CC"/>
    <w:rsid w:val="00F059E6"/>
    <w:rsid w:val="00F06356"/>
    <w:rsid w:val="00F071CC"/>
    <w:rsid w:val="00F07BA7"/>
    <w:rsid w:val="00F07DD9"/>
    <w:rsid w:val="00F100E5"/>
    <w:rsid w:val="00F10EF7"/>
    <w:rsid w:val="00F118B0"/>
    <w:rsid w:val="00F11C47"/>
    <w:rsid w:val="00F11D56"/>
    <w:rsid w:val="00F12013"/>
    <w:rsid w:val="00F12326"/>
    <w:rsid w:val="00F127E0"/>
    <w:rsid w:val="00F12BF5"/>
    <w:rsid w:val="00F135F4"/>
    <w:rsid w:val="00F13BE4"/>
    <w:rsid w:val="00F14F7D"/>
    <w:rsid w:val="00F15953"/>
    <w:rsid w:val="00F15E3A"/>
    <w:rsid w:val="00F1668D"/>
    <w:rsid w:val="00F16D1E"/>
    <w:rsid w:val="00F17D87"/>
    <w:rsid w:val="00F21058"/>
    <w:rsid w:val="00F21F69"/>
    <w:rsid w:val="00F22326"/>
    <w:rsid w:val="00F22FC0"/>
    <w:rsid w:val="00F23067"/>
    <w:rsid w:val="00F244E4"/>
    <w:rsid w:val="00F247A2"/>
    <w:rsid w:val="00F24E68"/>
    <w:rsid w:val="00F26169"/>
    <w:rsid w:val="00F26387"/>
    <w:rsid w:val="00F26D30"/>
    <w:rsid w:val="00F2739B"/>
    <w:rsid w:val="00F27E7C"/>
    <w:rsid w:val="00F309AF"/>
    <w:rsid w:val="00F309F1"/>
    <w:rsid w:val="00F30D76"/>
    <w:rsid w:val="00F310EB"/>
    <w:rsid w:val="00F3137B"/>
    <w:rsid w:val="00F3172D"/>
    <w:rsid w:val="00F32201"/>
    <w:rsid w:val="00F3225F"/>
    <w:rsid w:val="00F3244F"/>
    <w:rsid w:val="00F33153"/>
    <w:rsid w:val="00F340DC"/>
    <w:rsid w:val="00F34841"/>
    <w:rsid w:val="00F34B70"/>
    <w:rsid w:val="00F34CDC"/>
    <w:rsid w:val="00F34DF4"/>
    <w:rsid w:val="00F35B1E"/>
    <w:rsid w:val="00F36530"/>
    <w:rsid w:val="00F366F0"/>
    <w:rsid w:val="00F367BB"/>
    <w:rsid w:val="00F36841"/>
    <w:rsid w:val="00F37743"/>
    <w:rsid w:val="00F37BD8"/>
    <w:rsid w:val="00F408FD"/>
    <w:rsid w:val="00F4107B"/>
    <w:rsid w:val="00F41331"/>
    <w:rsid w:val="00F4139E"/>
    <w:rsid w:val="00F43118"/>
    <w:rsid w:val="00F4362E"/>
    <w:rsid w:val="00F43873"/>
    <w:rsid w:val="00F439F8"/>
    <w:rsid w:val="00F43D92"/>
    <w:rsid w:val="00F44AB3"/>
    <w:rsid w:val="00F451BD"/>
    <w:rsid w:val="00F45306"/>
    <w:rsid w:val="00F459C8"/>
    <w:rsid w:val="00F45CDF"/>
    <w:rsid w:val="00F47619"/>
    <w:rsid w:val="00F47AD4"/>
    <w:rsid w:val="00F47F1E"/>
    <w:rsid w:val="00F50247"/>
    <w:rsid w:val="00F5033E"/>
    <w:rsid w:val="00F50DBD"/>
    <w:rsid w:val="00F526CB"/>
    <w:rsid w:val="00F52B30"/>
    <w:rsid w:val="00F531BC"/>
    <w:rsid w:val="00F53958"/>
    <w:rsid w:val="00F53ADB"/>
    <w:rsid w:val="00F53D4D"/>
    <w:rsid w:val="00F5537F"/>
    <w:rsid w:val="00F5574B"/>
    <w:rsid w:val="00F55A94"/>
    <w:rsid w:val="00F560D8"/>
    <w:rsid w:val="00F569E3"/>
    <w:rsid w:val="00F56E2B"/>
    <w:rsid w:val="00F56F3C"/>
    <w:rsid w:val="00F575E3"/>
    <w:rsid w:val="00F5762E"/>
    <w:rsid w:val="00F57821"/>
    <w:rsid w:val="00F6090D"/>
    <w:rsid w:val="00F615C9"/>
    <w:rsid w:val="00F61AD5"/>
    <w:rsid w:val="00F61E21"/>
    <w:rsid w:val="00F62455"/>
    <w:rsid w:val="00F63061"/>
    <w:rsid w:val="00F6372C"/>
    <w:rsid w:val="00F63F3F"/>
    <w:rsid w:val="00F643A6"/>
    <w:rsid w:val="00F6440E"/>
    <w:rsid w:val="00F647BB"/>
    <w:rsid w:val="00F653EA"/>
    <w:rsid w:val="00F65AC8"/>
    <w:rsid w:val="00F65C5E"/>
    <w:rsid w:val="00F66226"/>
    <w:rsid w:val="00F666C4"/>
    <w:rsid w:val="00F67398"/>
    <w:rsid w:val="00F67BFA"/>
    <w:rsid w:val="00F7013D"/>
    <w:rsid w:val="00F70698"/>
    <w:rsid w:val="00F70F11"/>
    <w:rsid w:val="00F7317D"/>
    <w:rsid w:val="00F73A35"/>
    <w:rsid w:val="00F75F66"/>
    <w:rsid w:val="00F7621D"/>
    <w:rsid w:val="00F76391"/>
    <w:rsid w:val="00F7721F"/>
    <w:rsid w:val="00F77630"/>
    <w:rsid w:val="00F8008F"/>
    <w:rsid w:val="00F804A2"/>
    <w:rsid w:val="00F80F8C"/>
    <w:rsid w:val="00F81B95"/>
    <w:rsid w:val="00F8201D"/>
    <w:rsid w:val="00F8205D"/>
    <w:rsid w:val="00F822BD"/>
    <w:rsid w:val="00F8301E"/>
    <w:rsid w:val="00F837A8"/>
    <w:rsid w:val="00F84025"/>
    <w:rsid w:val="00F84098"/>
    <w:rsid w:val="00F8486E"/>
    <w:rsid w:val="00F84A0A"/>
    <w:rsid w:val="00F84BB0"/>
    <w:rsid w:val="00F84E59"/>
    <w:rsid w:val="00F850FD"/>
    <w:rsid w:val="00F8575B"/>
    <w:rsid w:val="00F85DEB"/>
    <w:rsid w:val="00F85F04"/>
    <w:rsid w:val="00F86028"/>
    <w:rsid w:val="00F86098"/>
    <w:rsid w:val="00F86B0D"/>
    <w:rsid w:val="00F87CD8"/>
    <w:rsid w:val="00F901A6"/>
    <w:rsid w:val="00F9040F"/>
    <w:rsid w:val="00F90D31"/>
    <w:rsid w:val="00F91276"/>
    <w:rsid w:val="00F9130A"/>
    <w:rsid w:val="00F916C6"/>
    <w:rsid w:val="00F91C2F"/>
    <w:rsid w:val="00F920C0"/>
    <w:rsid w:val="00F92DB5"/>
    <w:rsid w:val="00F93D9F"/>
    <w:rsid w:val="00F941E5"/>
    <w:rsid w:val="00F945B7"/>
    <w:rsid w:val="00F94B4B"/>
    <w:rsid w:val="00F958AF"/>
    <w:rsid w:val="00F96D9E"/>
    <w:rsid w:val="00F976FA"/>
    <w:rsid w:val="00F97C04"/>
    <w:rsid w:val="00F97D02"/>
    <w:rsid w:val="00FA0160"/>
    <w:rsid w:val="00FA0A08"/>
    <w:rsid w:val="00FA125C"/>
    <w:rsid w:val="00FA12F8"/>
    <w:rsid w:val="00FA28C0"/>
    <w:rsid w:val="00FA2B43"/>
    <w:rsid w:val="00FA348F"/>
    <w:rsid w:val="00FA4702"/>
    <w:rsid w:val="00FA49B5"/>
    <w:rsid w:val="00FA4AD7"/>
    <w:rsid w:val="00FA5D81"/>
    <w:rsid w:val="00FA60E3"/>
    <w:rsid w:val="00FA6405"/>
    <w:rsid w:val="00FA773A"/>
    <w:rsid w:val="00FA7FF2"/>
    <w:rsid w:val="00FB0571"/>
    <w:rsid w:val="00FB089E"/>
    <w:rsid w:val="00FB23CD"/>
    <w:rsid w:val="00FB2534"/>
    <w:rsid w:val="00FB2C33"/>
    <w:rsid w:val="00FB2D75"/>
    <w:rsid w:val="00FB2D97"/>
    <w:rsid w:val="00FB3140"/>
    <w:rsid w:val="00FB3EA7"/>
    <w:rsid w:val="00FB48D0"/>
    <w:rsid w:val="00FB4F6E"/>
    <w:rsid w:val="00FB5AF2"/>
    <w:rsid w:val="00FB5DF4"/>
    <w:rsid w:val="00FB6A62"/>
    <w:rsid w:val="00FB7D12"/>
    <w:rsid w:val="00FB7E62"/>
    <w:rsid w:val="00FB7EDC"/>
    <w:rsid w:val="00FC062D"/>
    <w:rsid w:val="00FC0C32"/>
    <w:rsid w:val="00FC191E"/>
    <w:rsid w:val="00FC24A8"/>
    <w:rsid w:val="00FC3065"/>
    <w:rsid w:val="00FC349F"/>
    <w:rsid w:val="00FC3C87"/>
    <w:rsid w:val="00FC3F5E"/>
    <w:rsid w:val="00FC445D"/>
    <w:rsid w:val="00FC4662"/>
    <w:rsid w:val="00FC4AF8"/>
    <w:rsid w:val="00FC4D4C"/>
    <w:rsid w:val="00FC59F6"/>
    <w:rsid w:val="00FC5D96"/>
    <w:rsid w:val="00FC5EF5"/>
    <w:rsid w:val="00FC68F1"/>
    <w:rsid w:val="00FD00DF"/>
    <w:rsid w:val="00FD0E62"/>
    <w:rsid w:val="00FD1C6C"/>
    <w:rsid w:val="00FD1DFF"/>
    <w:rsid w:val="00FD2E55"/>
    <w:rsid w:val="00FD3A03"/>
    <w:rsid w:val="00FD3E50"/>
    <w:rsid w:val="00FD3E67"/>
    <w:rsid w:val="00FD5C27"/>
    <w:rsid w:val="00FD6F16"/>
    <w:rsid w:val="00FD7B6C"/>
    <w:rsid w:val="00FD7BE2"/>
    <w:rsid w:val="00FD7F02"/>
    <w:rsid w:val="00FD7F33"/>
    <w:rsid w:val="00FE0A73"/>
    <w:rsid w:val="00FE15D0"/>
    <w:rsid w:val="00FE17F2"/>
    <w:rsid w:val="00FE206A"/>
    <w:rsid w:val="00FE3149"/>
    <w:rsid w:val="00FE33BC"/>
    <w:rsid w:val="00FE35AB"/>
    <w:rsid w:val="00FE3B8D"/>
    <w:rsid w:val="00FE3BD1"/>
    <w:rsid w:val="00FE43DA"/>
    <w:rsid w:val="00FE4404"/>
    <w:rsid w:val="00FE4D80"/>
    <w:rsid w:val="00FE50B5"/>
    <w:rsid w:val="00FE557F"/>
    <w:rsid w:val="00FE5A8B"/>
    <w:rsid w:val="00FE5F72"/>
    <w:rsid w:val="00FE6A40"/>
    <w:rsid w:val="00FE755B"/>
    <w:rsid w:val="00FF0049"/>
    <w:rsid w:val="00FF024E"/>
    <w:rsid w:val="00FF0411"/>
    <w:rsid w:val="00FF20A3"/>
    <w:rsid w:val="00FF2ABD"/>
    <w:rsid w:val="00FF2F22"/>
    <w:rsid w:val="00FF40A7"/>
    <w:rsid w:val="00FF430D"/>
    <w:rsid w:val="00FF482C"/>
    <w:rsid w:val="00FF5569"/>
    <w:rsid w:val="00FF6C9A"/>
    <w:rsid w:val="00FF7492"/>
    <w:rsid w:val="00FF7EA4"/>
  </w:rsids>
  <m:mathPr>
    <m:mathFont m:val="Cambria Math"/>
    <m:brkBin m:val="before"/>
    <m:brkBinSub m:val="--"/>
    <m:smallFrac m:val="0"/>
    <m:dispDef/>
    <m:lMargin m:val="0"/>
    <m:rMargin m:val="0"/>
    <m:defJc m:val="left"/>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5888"/>
    <w:pPr>
      <w:widowControl w:val="0"/>
      <w:overflowPunct w:val="0"/>
      <w:jc w:val="both"/>
    </w:pPr>
    <w:rPr>
      <w:kern w:val="2"/>
      <w:sz w:val="18"/>
    </w:rPr>
  </w:style>
  <w:style w:type="paragraph" w:styleId="1">
    <w:name w:val="heading 1"/>
    <w:basedOn w:val="a"/>
    <w:next w:val="a0"/>
    <w:qFormat/>
    <w:rsid w:val="006D667E"/>
    <w:pPr>
      <w:keepNext/>
      <w:keepLines/>
      <w:numPr>
        <w:numId w:val="2"/>
      </w:numPr>
      <w:tabs>
        <w:tab w:val="left" w:pos="318"/>
      </w:tabs>
      <w:adjustRightInd w:val="0"/>
      <w:spacing w:before="160" w:after="160"/>
      <w:jc w:val="left"/>
      <w:textAlignment w:val="baseline"/>
      <w:outlineLvl w:val="0"/>
    </w:pPr>
    <w:rPr>
      <w:rFonts w:eastAsia="黑体"/>
      <w:kern w:val="0"/>
      <w:sz w:val="28"/>
    </w:rPr>
  </w:style>
  <w:style w:type="paragraph" w:styleId="20">
    <w:name w:val="heading 2"/>
    <w:basedOn w:val="a"/>
    <w:next w:val="a0"/>
    <w:link w:val="2Char"/>
    <w:qFormat/>
    <w:rsid w:val="00C25888"/>
    <w:pPr>
      <w:keepNext/>
      <w:keepLines/>
      <w:numPr>
        <w:ilvl w:val="1"/>
        <w:numId w:val="2"/>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autoRedefine/>
    <w:qFormat/>
    <w:rsid w:val="00F822BD"/>
    <w:pPr>
      <w:keepNext/>
      <w:keepLines/>
      <w:numPr>
        <w:ilvl w:val="2"/>
        <w:numId w:val="2"/>
      </w:numPr>
      <w:tabs>
        <w:tab w:val="left" w:pos="561"/>
      </w:tabs>
      <w:spacing w:beforeLines="25" w:before="78" w:afterLines="25" w:after="78"/>
      <w:jc w:val="left"/>
      <w:outlineLvl w:val="2"/>
    </w:pPr>
    <w:rPr>
      <w:sz w:val="21"/>
      <w:szCs w:val="21"/>
    </w:rPr>
  </w:style>
  <w:style w:type="paragraph" w:styleId="4">
    <w:name w:val="heading 4"/>
    <w:basedOn w:val="a"/>
    <w:next w:val="a"/>
    <w:qFormat/>
    <w:rsid w:val="00C25888"/>
    <w:pPr>
      <w:keepNext/>
      <w:keepLines/>
      <w:numPr>
        <w:ilvl w:val="3"/>
        <w:numId w:val="2"/>
      </w:numPr>
      <w:jc w:val="left"/>
      <w:outlineLvl w:val="3"/>
    </w:pPr>
    <w:rPr>
      <w:rFonts w:ascii="Arial" w:eastAsia="黑体" w:hAnsi="Arial"/>
    </w:rPr>
  </w:style>
  <w:style w:type="paragraph" w:styleId="5">
    <w:name w:val="heading 5"/>
    <w:basedOn w:val="a"/>
    <w:next w:val="a"/>
    <w:qFormat/>
    <w:rsid w:val="00C25888"/>
    <w:pPr>
      <w:keepNext/>
      <w:keepLines/>
      <w:numPr>
        <w:ilvl w:val="4"/>
        <w:numId w:val="2"/>
      </w:numPr>
      <w:spacing w:before="280" w:after="290" w:line="376" w:lineRule="auto"/>
      <w:outlineLvl w:val="4"/>
    </w:pPr>
    <w:rPr>
      <w:b/>
      <w:sz w:val="28"/>
    </w:rPr>
  </w:style>
  <w:style w:type="paragraph" w:styleId="6">
    <w:name w:val="heading 6"/>
    <w:basedOn w:val="a"/>
    <w:next w:val="a"/>
    <w:qFormat/>
    <w:rsid w:val="00C25888"/>
    <w:pPr>
      <w:keepNext/>
      <w:keepLines/>
      <w:numPr>
        <w:ilvl w:val="5"/>
        <w:numId w:val="2"/>
      </w:numPr>
      <w:spacing w:before="240" w:after="64"/>
      <w:jc w:val="left"/>
      <w:outlineLvl w:val="5"/>
    </w:pPr>
  </w:style>
  <w:style w:type="paragraph" w:styleId="7">
    <w:name w:val="heading 7"/>
    <w:basedOn w:val="a"/>
    <w:next w:val="a"/>
    <w:qFormat/>
    <w:rsid w:val="00C25888"/>
    <w:pPr>
      <w:keepNext/>
      <w:keepLines/>
      <w:numPr>
        <w:ilvl w:val="6"/>
        <w:numId w:val="2"/>
      </w:numPr>
      <w:spacing w:before="240" w:after="64" w:line="320" w:lineRule="auto"/>
      <w:outlineLvl w:val="6"/>
    </w:pPr>
    <w:rPr>
      <w:b/>
      <w:sz w:val="24"/>
    </w:rPr>
  </w:style>
  <w:style w:type="paragraph" w:styleId="8">
    <w:name w:val="heading 8"/>
    <w:basedOn w:val="a"/>
    <w:next w:val="a"/>
    <w:qFormat/>
    <w:rsid w:val="00C25888"/>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rsid w:val="00C25888"/>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sid w:val="00172488"/>
    <w:rPr>
      <w:rFonts w:ascii="Times New Roman" w:hAnsi="Times New Roman"/>
      <w:b/>
      <w:i w:val="0"/>
      <w:sz w:val="21"/>
    </w:rPr>
  </w:style>
  <w:style w:type="character" w:customStyle="1" w:styleId="WW8Num1z1">
    <w:name w:val="WW8Num1z1"/>
    <w:rsid w:val="00172488"/>
    <w:rPr>
      <w:rFonts w:ascii="Times New Roman" w:hAnsi="Times New Roman"/>
      <w:b/>
      <w:i w:val="0"/>
      <w:sz w:val="18"/>
    </w:rPr>
  </w:style>
  <w:style w:type="character" w:customStyle="1" w:styleId="WW8Num1z2">
    <w:name w:val="WW8Num1z2"/>
    <w:rsid w:val="00172488"/>
    <w:rPr>
      <w:rFonts w:ascii="Times New Roman" w:hAnsi="Times New Roman"/>
      <w:b w:val="0"/>
      <w:i w:val="0"/>
      <w:sz w:val="18"/>
    </w:rPr>
  </w:style>
  <w:style w:type="character" w:customStyle="1" w:styleId="Absatz-Standardschriftart">
    <w:name w:val="Absatz-Standardschriftart"/>
    <w:rsid w:val="00172488"/>
  </w:style>
  <w:style w:type="character" w:customStyle="1" w:styleId="WW-Absatz-Standardschriftart">
    <w:name w:val="WW-Absatz-Standardschriftart"/>
    <w:rsid w:val="00172488"/>
  </w:style>
  <w:style w:type="character" w:customStyle="1" w:styleId="WW-Absatz-Standardschriftart1">
    <w:name w:val="WW-Absatz-Standardschriftart1"/>
    <w:rsid w:val="00172488"/>
  </w:style>
  <w:style w:type="character" w:customStyle="1" w:styleId="WW-Absatz-Standardschriftart11">
    <w:name w:val="WW-Absatz-Standardschriftart11"/>
    <w:rsid w:val="00172488"/>
  </w:style>
  <w:style w:type="character" w:customStyle="1" w:styleId="WW-Absatz-Standardschriftart111">
    <w:name w:val="WW-Absatz-Standardschriftart111"/>
    <w:rsid w:val="00172488"/>
  </w:style>
  <w:style w:type="character" w:customStyle="1" w:styleId="WW-">
    <w:name w:val="WW-默认段落字体"/>
    <w:rsid w:val="00172488"/>
  </w:style>
  <w:style w:type="character" w:customStyle="1" w:styleId="WW8Num3z0">
    <w:name w:val="WW8Num3z0"/>
    <w:rsid w:val="00172488"/>
    <w:rPr>
      <w:sz w:val="21"/>
    </w:rPr>
  </w:style>
  <w:style w:type="character" w:customStyle="1" w:styleId="WW8Num4z0">
    <w:name w:val="WW8Num4z0"/>
    <w:rsid w:val="00172488"/>
    <w:rPr>
      <w:rFonts w:ascii="Times New Roman" w:hAnsi="Times New Roman"/>
      <w:b/>
      <w:i w:val="0"/>
      <w:sz w:val="21"/>
    </w:rPr>
  </w:style>
  <w:style w:type="character" w:customStyle="1" w:styleId="WW8Num4z1">
    <w:name w:val="WW8Num4z1"/>
    <w:rsid w:val="00172488"/>
    <w:rPr>
      <w:rFonts w:ascii="Times New Roman" w:hAnsi="Times New Roman"/>
      <w:b/>
      <w:i w:val="0"/>
      <w:sz w:val="18"/>
    </w:rPr>
  </w:style>
  <w:style w:type="character" w:customStyle="1" w:styleId="WW8Num4z2">
    <w:name w:val="WW8Num4z2"/>
    <w:rsid w:val="00172488"/>
    <w:rPr>
      <w:rFonts w:ascii="Times New Roman" w:hAnsi="Times New Roman"/>
      <w:b w:val="0"/>
      <w:i w:val="0"/>
      <w:sz w:val="18"/>
    </w:rPr>
  </w:style>
  <w:style w:type="character" w:customStyle="1" w:styleId="WW-1">
    <w:name w:val="WW-默认段落字体1"/>
    <w:rsid w:val="00172488"/>
  </w:style>
  <w:style w:type="character" w:customStyle="1" w:styleId="CharChar12">
    <w:name w:val="Char Char12"/>
    <w:basedOn w:val="WW-1"/>
    <w:rsid w:val="00172488"/>
    <w:rPr>
      <w:rFonts w:eastAsia="·s²Ó©úÅé"/>
      <w:sz w:val="18"/>
      <w:lang w:val="en-US" w:eastAsia="ar-SA" w:bidi="ar-SA"/>
    </w:rPr>
  </w:style>
  <w:style w:type="character" w:customStyle="1" w:styleId="CharChar11">
    <w:name w:val="Char Char11"/>
    <w:basedOn w:val="WW-1"/>
    <w:rsid w:val="00172488"/>
    <w:rPr>
      <w:rFonts w:eastAsia="宋体"/>
      <w:kern w:val="1"/>
      <w:sz w:val="18"/>
      <w:lang w:val="en-US" w:eastAsia="ar-SA" w:bidi="ar-SA"/>
    </w:rPr>
  </w:style>
  <w:style w:type="character" w:customStyle="1" w:styleId="CharChar10">
    <w:name w:val="Char Char10"/>
    <w:basedOn w:val="WW-1"/>
    <w:rsid w:val="00172488"/>
    <w:rPr>
      <w:rFonts w:eastAsia="黑体"/>
      <w:kern w:val="1"/>
      <w:sz w:val="36"/>
      <w:lang w:val="en-US" w:eastAsia="ar-SA" w:bidi="ar-SA"/>
    </w:rPr>
  </w:style>
  <w:style w:type="character" w:customStyle="1" w:styleId="Char">
    <w:name w:val="正文文本 Char"/>
    <w:basedOn w:val="WW-1"/>
    <w:rsid w:val="00172488"/>
    <w:rPr>
      <w:rFonts w:eastAsia="宋体"/>
      <w:kern w:val="1"/>
      <w:sz w:val="18"/>
      <w:lang w:val="en-US" w:eastAsia="ar-SA" w:bidi="ar-SA"/>
    </w:rPr>
  </w:style>
  <w:style w:type="character" w:customStyle="1" w:styleId="a4">
    <w:name w:val="编号字符"/>
    <w:rsid w:val="00172488"/>
  </w:style>
  <w:style w:type="character" w:customStyle="1" w:styleId="a5">
    <w:name w:val="项目符号"/>
    <w:rsid w:val="00172488"/>
    <w:rPr>
      <w:rFonts w:ascii="OpenSymbol" w:eastAsia="OpenSymbol" w:hAnsi="OpenSymbol" w:cs="OpenSymbol"/>
    </w:rPr>
  </w:style>
  <w:style w:type="character" w:styleId="a6">
    <w:name w:val="Hyperlink"/>
    <w:uiPriority w:val="99"/>
    <w:rsid w:val="00172488"/>
    <w:rPr>
      <w:color w:val="000080"/>
      <w:u w:val="single"/>
    </w:rPr>
  </w:style>
  <w:style w:type="paragraph" w:styleId="a7">
    <w:name w:val="Title"/>
    <w:basedOn w:val="a"/>
    <w:next w:val="a0"/>
    <w:qFormat/>
    <w:rsid w:val="00172488"/>
    <w:pPr>
      <w:keepNext/>
      <w:spacing w:before="240" w:after="120"/>
    </w:pPr>
    <w:rPr>
      <w:rFonts w:ascii="DejaVu Sans" w:eastAsia="DejaVu Sans" w:hAnsi="DejaVu Sans" w:cs="DejaVu Sans"/>
      <w:sz w:val="28"/>
      <w:szCs w:val="28"/>
    </w:rPr>
  </w:style>
  <w:style w:type="paragraph" w:styleId="a0">
    <w:name w:val="Body Text"/>
    <w:basedOn w:val="a"/>
    <w:link w:val="Char1"/>
    <w:rsid w:val="00C25888"/>
    <w:pPr>
      <w:tabs>
        <w:tab w:val="left" w:pos="357"/>
      </w:tabs>
      <w:ind w:firstLineChars="200" w:firstLine="200"/>
    </w:pPr>
  </w:style>
  <w:style w:type="paragraph" w:styleId="a8">
    <w:name w:val="List"/>
    <w:basedOn w:val="a0"/>
    <w:rsid w:val="00172488"/>
  </w:style>
  <w:style w:type="paragraph" w:styleId="a9">
    <w:name w:val="caption"/>
    <w:basedOn w:val="a"/>
    <w:next w:val="a"/>
    <w:qFormat/>
    <w:rsid w:val="00C25888"/>
    <w:pPr>
      <w:spacing w:before="152" w:after="160"/>
    </w:pPr>
    <w:rPr>
      <w:rFonts w:ascii="Arial" w:eastAsia="黑体" w:hAnsi="Arial"/>
    </w:rPr>
  </w:style>
  <w:style w:type="paragraph" w:customStyle="1" w:styleId="aa">
    <w:name w:val="目录"/>
    <w:basedOn w:val="a"/>
    <w:rsid w:val="00172488"/>
    <w:pPr>
      <w:suppressLineNumbers/>
    </w:pPr>
  </w:style>
  <w:style w:type="paragraph" w:styleId="ab">
    <w:name w:val="Subtitle"/>
    <w:basedOn w:val="a"/>
    <w:next w:val="ac"/>
    <w:qFormat/>
    <w:rsid w:val="00C25888"/>
    <w:pPr>
      <w:spacing w:before="320"/>
      <w:outlineLvl w:val="0"/>
    </w:pPr>
    <w:rPr>
      <w:rFonts w:eastAsia="黑体"/>
      <w:sz w:val="36"/>
    </w:rPr>
  </w:style>
  <w:style w:type="paragraph" w:styleId="ad">
    <w:name w:val="footer"/>
    <w:basedOn w:val="a"/>
    <w:link w:val="Char0"/>
    <w:uiPriority w:val="99"/>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e">
    <w:name w:val="header"/>
    <w:basedOn w:val="a"/>
    <w:rsid w:val="00C25888"/>
    <w:pPr>
      <w:pBdr>
        <w:bottom w:val="single" w:sz="6" w:space="1" w:color="auto"/>
      </w:pBdr>
      <w:snapToGrid w:val="0"/>
      <w:jc w:val="center"/>
    </w:pPr>
  </w:style>
  <w:style w:type="paragraph" w:customStyle="1" w:styleId="af">
    <w:name w:val="单位"/>
    <w:rsid w:val="00C25888"/>
    <w:pPr>
      <w:ind w:left="70" w:hangingChars="70" w:hanging="70"/>
      <w:jc w:val="both"/>
    </w:pPr>
    <w:rPr>
      <w:sz w:val="17"/>
    </w:rPr>
  </w:style>
  <w:style w:type="paragraph" w:customStyle="1" w:styleId="ac">
    <w:name w:val="作者"/>
    <w:basedOn w:val="a"/>
    <w:next w:val="af"/>
    <w:rsid w:val="00C25888"/>
    <w:pPr>
      <w:spacing w:before="160" w:after="240" w:line="0" w:lineRule="atLeast"/>
      <w:jc w:val="left"/>
    </w:pPr>
    <w:rPr>
      <w:rFonts w:eastAsia="仿宋_GB2312"/>
      <w:w w:val="66"/>
      <w:sz w:val="28"/>
    </w:rPr>
  </w:style>
  <w:style w:type="paragraph" w:customStyle="1" w:styleId="Name">
    <w:name w:val="Name"/>
    <w:basedOn w:val="ac"/>
    <w:next w:val="DepartCorrespond"/>
    <w:rsid w:val="00C25888"/>
    <w:pPr>
      <w:keepNext/>
      <w:spacing w:before="220" w:after="180"/>
    </w:pPr>
    <w:rPr>
      <w:rFonts w:eastAsia="宋体"/>
      <w:w w:val="100"/>
      <w:sz w:val="18"/>
    </w:rPr>
  </w:style>
  <w:style w:type="paragraph" w:customStyle="1" w:styleId="10">
    <w:name w:val="标题1"/>
    <w:basedOn w:val="a"/>
    <w:next w:val="Name"/>
    <w:rsid w:val="00172488"/>
    <w:pPr>
      <w:keepNext/>
      <w:keepLines/>
      <w:snapToGrid w:val="0"/>
      <w:spacing w:before="240" w:after="100"/>
    </w:pPr>
    <w:rPr>
      <w:rFonts w:eastAsia="黑体"/>
      <w:b/>
      <w:sz w:val="24"/>
    </w:rPr>
  </w:style>
  <w:style w:type="paragraph" w:customStyle="1" w:styleId="DepartCorrespondhttp">
    <w:name w:val="Depart.Correspond.http"/>
    <w:basedOn w:val="af"/>
    <w:rsid w:val="00172488"/>
    <w:pPr>
      <w:ind w:left="66" w:hanging="66"/>
    </w:pPr>
    <w:rPr>
      <w:iCs/>
      <w:sz w:val="16"/>
    </w:rPr>
  </w:style>
  <w:style w:type="paragraph" w:customStyle="1" w:styleId="af0">
    <w:name w:val="框内容"/>
    <w:basedOn w:val="a0"/>
    <w:rsid w:val="00172488"/>
  </w:style>
  <w:style w:type="paragraph" w:customStyle="1" w:styleId="af1">
    <w:name w:val="人名"/>
    <w:basedOn w:val="a"/>
    <w:rsid w:val="00172488"/>
    <w:pPr>
      <w:overflowPunct/>
      <w:jc w:val="center"/>
    </w:pPr>
    <w:rPr>
      <w:rFonts w:eastAsia="楷体_GB2312"/>
      <w:sz w:val="21"/>
      <w:szCs w:val="21"/>
    </w:rPr>
  </w:style>
  <w:style w:type="table" w:styleId="af2">
    <w:name w:val="Table Grid"/>
    <w:basedOn w:val="a2"/>
    <w:uiPriority w:val="59"/>
    <w:rsid w:val="00BF06E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脚注文本1"/>
    <w:basedOn w:val="af3"/>
    <w:link w:val="1Char"/>
    <w:rsid w:val="00C25888"/>
    <w:pPr>
      <w:spacing w:before="0"/>
      <w:ind w:firstLineChars="297" w:firstLine="297"/>
    </w:pPr>
  </w:style>
  <w:style w:type="character" w:customStyle="1" w:styleId="1Char">
    <w:name w:val="脚注文本1 Char"/>
    <w:basedOn w:val="a1"/>
    <w:link w:val="11"/>
    <w:rsid w:val="006D36F9"/>
    <w:rPr>
      <w:rFonts w:eastAsia="宋体"/>
      <w:kern w:val="2"/>
      <w:sz w:val="15"/>
      <w:lang w:val="en-US" w:eastAsia="zh-CN" w:bidi="ar-SA"/>
    </w:rPr>
  </w:style>
  <w:style w:type="paragraph" w:styleId="af3">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basedOn w:val="a1"/>
    <w:rsid w:val="002B406C"/>
    <w:rPr>
      <w:sz w:val="19"/>
      <w:szCs w:val="19"/>
    </w:rPr>
  </w:style>
  <w:style w:type="character" w:customStyle="1" w:styleId="mediumtext1">
    <w:name w:val="medium_text1"/>
    <w:basedOn w:val="a1"/>
    <w:rsid w:val="00324C7E"/>
    <w:rPr>
      <w:sz w:val="16"/>
      <w:szCs w:val="16"/>
    </w:rPr>
  </w:style>
  <w:style w:type="character" w:customStyle="1" w:styleId="datatitle1">
    <w:name w:val="datatitle1"/>
    <w:basedOn w:val="a1"/>
    <w:rsid w:val="00C77B5D"/>
    <w:rPr>
      <w:b/>
      <w:bCs/>
      <w:color w:val="10619F"/>
      <w:sz w:val="13"/>
      <w:szCs w:val="13"/>
    </w:rPr>
  </w:style>
  <w:style w:type="paragraph" w:styleId="af4">
    <w:name w:val="Document Map"/>
    <w:basedOn w:val="a"/>
    <w:semiHidden/>
    <w:rsid w:val="009537DC"/>
    <w:pPr>
      <w:shd w:val="clear" w:color="auto" w:fill="000080"/>
    </w:pPr>
  </w:style>
  <w:style w:type="character" w:styleId="af5">
    <w:name w:val="Strong"/>
    <w:basedOn w:val="a1"/>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6"/>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7">
    <w:name w:val="分类号"/>
    <w:basedOn w:val="Date1"/>
    <w:next w:val="a0"/>
    <w:rsid w:val="00C25888"/>
    <w:pPr>
      <w:tabs>
        <w:tab w:val="left" w:pos="1233"/>
      </w:tabs>
      <w:spacing w:after="320"/>
      <w:ind w:left="0" w:firstLineChars="0" w:firstLine="0"/>
    </w:pPr>
    <w:rPr>
      <w:rFonts w:eastAsia="黑体"/>
    </w:rPr>
  </w:style>
  <w:style w:type="paragraph" w:customStyle="1" w:styleId="af6">
    <w:name w:val="摘要"/>
    <w:basedOn w:val="a0"/>
    <w:next w:val="af8"/>
    <w:link w:val="Char2"/>
    <w:rsid w:val="00C25888"/>
    <w:pPr>
      <w:tabs>
        <w:tab w:val="clear" w:pos="357"/>
        <w:tab w:val="left" w:pos="798"/>
      </w:tabs>
      <w:adjustRightInd w:val="0"/>
      <w:ind w:firstLineChars="0" w:firstLine="0"/>
    </w:pPr>
    <w:rPr>
      <w:rFonts w:eastAsia="楷体_GB2312"/>
      <w:snapToGrid w:val="0"/>
    </w:rPr>
  </w:style>
  <w:style w:type="paragraph" w:customStyle="1" w:styleId="af8">
    <w:name w:val="关键词"/>
    <w:basedOn w:val="af6"/>
    <w:next w:val="af7"/>
    <w:link w:val="Char3"/>
    <w:rsid w:val="00C25888"/>
    <w:pPr>
      <w:ind w:left="429" w:hangingChars="429" w:hanging="429"/>
    </w:pPr>
  </w:style>
  <w:style w:type="character" w:customStyle="1" w:styleId="AbstractChar">
    <w:name w:val="Abstract Char"/>
    <w:basedOn w:val="a1"/>
    <w:link w:val="Abstract"/>
    <w:rsid w:val="00034E34"/>
    <w:rPr>
      <w:rFonts w:eastAsia="楷体_GB2312"/>
      <w:kern w:val="2"/>
      <w:sz w:val="18"/>
      <w:lang w:val="en-US" w:eastAsia="zh-CN" w:bidi="ar-SA"/>
    </w:rPr>
  </w:style>
  <w:style w:type="character" w:customStyle="1" w:styleId="KeywordsChar">
    <w:name w:val="Key words Char"/>
    <w:basedOn w:val="a1"/>
    <w:link w:val="Keywords"/>
    <w:rsid w:val="00034E34"/>
    <w:rPr>
      <w:rFonts w:eastAsia="楷体_GB2312"/>
      <w:snapToGrid w:val="0"/>
      <w:kern w:val="2"/>
      <w:sz w:val="18"/>
      <w:lang w:val="en-US" w:eastAsia="zh-CN" w:bidi="ar-SA"/>
    </w:rPr>
  </w:style>
  <w:style w:type="character" w:customStyle="1" w:styleId="Char2">
    <w:name w:val="摘要 Char"/>
    <w:basedOn w:val="Char"/>
    <w:link w:val="af6"/>
    <w:rsid w:val="00034E34"/>
    <w:rPr>
      <w:rFonts w:eastAsia="楷体_GB2312"/>
      <w:snapToGrid w:val="0"/>
      <w:kern w:val="2"/>
      <w:sz w:val="18"/>
      <w:lang w:val="en-US" w:eastAsia="zh-CN" w:bidi="ar-SA"/>
    </w:rPr>
  </w:style>
  <w:style w:type="character" w:customStyle="1" w:styleId="Char3">
    <w:name w:val="关键词 Char"/>
    <w:basedOn w:val="Char2"/>
    <w:link w:val="af8"/>
    <w:rsid w:val="00034E34"/>
    <w:rPr>
      <w:rFonts w:eastAsia="楷体_GB2312"/>
      <w:snapToGrid w:val="0"/>
      <w:kern w:val="2"/>
      <w:sz w:val="18"/>
      <w:lang w:val="en-US" w:eastAsia="zh-CN" w:bidi="ar-SA"/>
    </w:rPr>
  </w:style>
  <w:style w:type="paragraph" w:customStyle="1" w:styleId="12">
    <w:name w:val="样式1"/>
    <w:basedOn w:val="20"/>
    <w:rsid w:val="00062B2C"/>
    <w:rPr>
      <w:b/>
    </w:rPr>
  </w:style>
  <w:style w:type="character" w:customStyle="1" w:styleId="2Char">
    <w:name w:val="标题 2 Char"/>
    <w:basedOn w:val="a1"/>
    <w:link w:val="20"/>
    <w:rsid w:val="00062B2C"/>
    <w:rPr>
      <w:rFonts w:eastAsia="黑体"/>
      <w:sz w:val="18"/>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1"/>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9">
    <w:name w:val="表名"/>
    <w:basedOn w:val="a"/>
    <w:rsid w:val="00C25888"/>
    <w:pPr>
      <w:spacing w:after="120"/>
    </w:pPr>
  </w:style>
  <w:style w:type="paragraph" w:customStyle="1" w:styleId="afa">
    <w:name w:val="定理"/>
    <w:basedOn w:val="a0"/>
    <w:next w:val="a0"/>
    <w:rsid w:val="00C25888"/>
    <w:rPr>
      <w:rFonts w:eastAsia="黑体"/>
    </w:rPr>
  </w:style>
  <w:style w:type="character" w:styleId="afb">
    <w:name w:val="footnote reference"/>
    <w:basedOn w:val="a1"/>
    <w:autoRedefine/>
    <w:semiHidden/>
    <w:rsid w:val="00C25888"/>
    <w:rPr>
      <w:rFonts w:ascii="Monotype Sorts" w:eastAsia="宋体" w:hAnsi="Monotype Sorts"/>
      <w:spacing w:val="0"/>
      <w:w w:val="100"/>
      <w:position w:val="0"/>
      <w:sz w:val="11"/>
      <w:vertAlign w:val="baseline"/>
    </w:rPr>
  </w:style>
  <w:style w:type="paragraph" w:styleId="afc">
    <w:name w:val="annotation text"/>
    <w:basedOn w:val="a"/>
    <w:link w:val="Char4"/>
    <w:semiHidden/>
    <w:rsid w:val="00C25888"/>
    <w:pPr>
      <w:jc w:val="left"/>
    </w:pPr>
  </w:style>
  <w:style w:type="character" w:styleId="afd">
    <w:name w:val="annotation reference"/>
    <w:basedOn w:val="a1"/>
    <w:semiHidden/>
    <w:rsid w:val="00C25888"/>
    <w:rPr>
      <w:sz w:val="21"/>
      <w:szCs w:val="21"/>
    </w:rPr>
  </w:style>
  <w:style w:type="paragraph" w:customStyle="1" w:styleId="afe">
    <w:name w:val="首页页眉"/>
    <w:basedOn w:val="ae"/>
    <w:rsid w:val="00C25888"/>
    <w:pPr>
      <w:pBdr>
        <w:bottom w:val="double" w:sz="6" w:space="1" w:color="auto"/>
      </w:pBdr>
      <w:jc w:val="both"/>
    </w:pPr>
  </w:style>
  <w:style w:type="character" w:styleId="aff">
    <w:name w:val="endnote reference"/>
    <w:basedOn w:val="a1"/>
    <w:semiHidden/>
    <w:rsid w:val="00C25888"/>
    <w:rPr>
      <w:vertAlign w:val="superscript"/>
    </w:rPr>
  </w:style>
  <w:style w:type="paragraph" w:customStyle="1" w:styleId="aff0">
    <w:name w:val="文前文本"/>
    <w:basedOn w:val="af8"/>
    <w:rsid w:val="00C25888"/>
    <w:pPr>
      <w:ind w:left="0" w:firstLine="0"/>
    </w:pPr>
    <w:rPr>
      <w:b/>
    </w:rPr>
  </w:style>
  <w:style w:type="paragraph" w:customStyle="1" w:styleId="aff1">
    <w:name w:val="证明"/>
    <w:basedOn w:val="afa"/>
    <w:rsid w:val="00C25888"/>
    <w:rPr>
      <w:rFonts w:eastAsia="仿宋_GB2312"/>
    </w:rPr>
  </w:style>
  <w:style w:type="paragraph" w:customStyle="1" w:styleId="aff2">
    <w:name w:val="致谢"/>
    <w:basedOn w:val="afa"/>
    <w:next w:val="Reference"/>
    <w:rsid w:val="00C25888"/>
    <w:pPr>
      <w:tabs>
        <w:tab w:val="clear" w:pos="357"/>
      </w:tabs>
      <w:spacing w:beforeLines="100"/>
      <w:ind w:firstLineChars="0" w:firstLine="0"/>
    </w:pPr>
    <w:rPr>
      <w:rFonts w:eastAsia="宋体"/>
      <w:bCs/>
    </w:rPr>
  </w:style>
  <w:style w:type="paragraph" w:customStyle="1" w:styleId="aff3">
    <w:name w:val="中文参考文献"/>
    <w:basedOn w:val="Reference"/>
    <w:next w:val="a0"/>
    <w:rsid w:val="00C25888"/>
    <w:pPr>
      <w:spacing w:before="240"/>
    </w:pPr>
    <w:rPr>
      <w:b w:val="0"/>
    </w:rPr>
  </w:style>
  <w:style w:type="character" w:styleId="aff4">
    <w:name w:val="Emphasis"/>
    <w:basedOn w:val="a1"/>
    <w:qFormat/>
    <w:rsid w:val="00797C49"/>
    <w:rPr>
      <w:b w:val="0"/>
      <w:bCs w:val="0"/>
      <w:i w:val="0"/>
      <w:iCs w:val="0"/>
      <w:color w:val="CC0033"/>
    </w:rPr>
  </w:style>
  <w:style w:type="character" w:customStyle="1" w:styleId="Char4">
    <w:name w:val="批注文字 Char"/>
    <w:basedOn w:val="a1"/>
    <w:link w:val="afc"/>
    <w:semiHidden/>
    <w:rsid w:val="00A80491"/>
    <w:rPr>
      <w:kern w:val="2"/>
      <w:sz w:val="18"/>
    </w:rPr>
  </w:style>
  <w:style w:type="paragraph" w:styleId="aff5">
    <w:name w:val="Balloon Text"/>
    <w:basedOn w:val="a"/>
    <w:link w:val="Char5"/>
    <w:rsid w:val="00800309"/>
    <w:rPr>
      <w:rFonts w:eastAsia="方正正纤黑简体"/>
      <w:sz w:val="15"/>
      <w:szCs w:val="18"/>
    </w:rPr>
  </w:style>
  <w:style w:type="character" w:customStyle="1" w:styleId="Char5">
    <w:name w:val="批注框文本 Char"/>
    <w:basedOn w:val="a1"/>
    <w:link w:val="aff5"/>
    <w:rsid w:val="00800309"/>
    <w:rPr>
      <w:rFonts w:eastAsia="方正正纤黑简体"/>
      <w:kern w:val="2"/>
      <w:sz w:val="15"/>
      <w:szCs w:val="18"/>
    </w:rPr>
  </w:style>
  <w:style w:type="paragraph" w:styleId="aff6">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7">
    <w:name w:val="page number"/>
    <w:basedOn w:val="a1"/>
    <w:rsid w:val="00F85DEB"/>
  </w:style>
  <w:style w:type="character" w:styleId="aff8">
    <w:name w:val="Placeholder Text"/>
    <w:basedOn w:val="a1"/>
    <w:uiPriority w:val="99"/>
    <w:semiHidden/>
    <w:rsid w:val="00B368A4"/>
    <w:rPr>
      <w:color w:val="808080"/>
    </w:rPr>
  </w:style>
  <w:style w:type="paragraph" w:styleId="aff9">
    <w:name w:val="annotation subject"/>
    <w:basedOn w:val="afc"/>
    <w:next w:val="afc"/>
    <w:link w:val="Char6"/>
    <w:rsid w:val="005A0BEF"/>
    <w:rPr>
      <w:b/>
      <w:bCs/>
    </w:rPr>
  </w:style>
  <w:style w:type="character" w:customStyle="1" w:styleId="Char6">
    <w:name w:val="批注主题 Char"/>
    <w:basedOn w:val="Char4"/>
    <w:link w:val="aff9"/>
    <w:rsid w:val="005A0BEF"/>
    <w:rPr>
      <w:b/>
      <w:bCs/>
      <w:kern w:val="2"/>
      <w:sz w:val="18"/>
    </w:rPr>
  </w:style>
  <w:style w:type="paragraph" w:styleId="affa">
    <w:name w:val="List Paragraph"/>
    <w:basedOn w:val="a"/>
    <w:uiPriority w:val="34"/>
    <w:qFormat/>
    <w:rsid w:val="00471463"/>
    <w:pPr>
      <w:ind w:firstLineChars="200" w:firstLine="420"/>
    </w:pPr>
  </w:style>
  <w:style w:type="paragraph" w:styleId="affb">
    <w:name w:val="endnote text"/>
    <w:basedOn w:val="a"/>
    <w:link w:val="Char7"/>
    <w:rsid w:val="00BD5E78"/>
    <w:pPr>
      <w:snapToGrid w:val="0"/>
      <w:jc w:val="left"/>
    </w:pPr>
  </w:style>
  <w:style w:type="character" w:customStyle="1" w:styleId="Char7">
    <w:name w:val="尾注文本 Char"/>
    <w:basedOn w:val="a1"/>
    <w:link w:val="affb"/>
    <w:rsid w:val="00BD5E78"/>
    <w:rPr>
      <w:kern w:val="2"/>
      <w:sz w:val="18"/>
    </w:rPr>
  </w:style>
  <w:style w:type="numbering" w:customStyle="1" w:styleId="2">
    <w:name w:val="样式2"/>
    <w:uiPriority w:val="99"/>
    <w:rsid w:val="00F002BA"/>
    <w:pPr>
      <w:numPr>
        <w:numId w:val="17"/>
      </w:numPr>
    </w:pPr>
  </w:style>
  <w:style w:type="character" w:customStyle="1" w:styleId="Char0">
    <w:name w:val="页脚 Char"/>
    <w:basedOn w:val="a1"/>
    <w:link w:val="ad"/>
    <w:uiPriority w:val="99"/>
    <w:rsid w:val="00C01B30"/>
    <w:rPr>
      <w:rFonts w:eastAsia="·s²Ó©úÅé"/>
      <w:sz w:val="18"/>
    </w:rPr>
  </w:style>
  <w:style w:type="character" w:customStyle="1" w:styleId="apple-converted-space">
    <w:name w:val="apple-converted-space"/>
    <w:basedOn w:val="a1"/>
    <w:rsid w:val="00C558E2"/>
  </w:style>
  <w:style w:type="character" w:customStyle="1" w:styleId="MTEquationSection">
    <w:name w:val="MTEquationSection"/>
    <w:basedOn w:val="a1"/>
    <w:rsid w:val="00B27189"/>
    <w:rPr>
      <w:rFonts w:eastAsia="黑体"/>
      <w:vanish/>
      <w:color w:val="FF0000"/>
      <w:w w:val="100"/>
      <w:sz w:val="32"/>
      <w:szCs w:val="32"/>
    </w:rPr>
  </w:style>
  <w:style w:type="paragraph" w:customStyle="1" w:styleId="MTDisplayEquation">
    <w:name w:val="MTDisplayEquation"/>
    <w:basedOn w:val="a0"/>
    <w:next w:val="a"/>
    <w:link w:val="MTDisplayEquationChar"/>
    <w:rsid w:val="00B27189"/>
    <w:pPr>
      <w:tabs>
        <w:tab w:val="clear" w:pos="357"/>
        <w:tab w:val="center" w:pos="2300"/>
        <w:tab w:val="right" w:pos="4600"/>
      </w:tabs>
      <w:ind w:firstLine="420"/>
      <w:jc w:val="left"/>
    </w:pPr>
    <w:rPr>
      <w:sz w:val="21"/>
      <w:szCs w:val="21"/>
    </w:rPr>
  </w:style>
  <w:style w:type="character" w:customStyle="1" w:styleId="Char1">
    <w:name w:val="正文文本 Char1"/>
    <w:basedOn w:val="a1"/>
    <w:link w:val="a0"/>
    <w:rsid w:val="00B27189"/>
    <w:rPr>
      <w:kern w:val="2"/>
      <w:sz w:val="18"/>
    </w:rPr>
  </w:style>
  <w:style w:type="character" w:customStyle="1" w:styleId="MTDisplayEquationChar">
    <w:name w:val="MTDisplayEquation Char"/>
    <w:basedOn w:val="Char1"/>
    <w:link w:val="MTDisplayEquation"/>
    <w:rsid w:val="00B27189"/>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5888"/>
    <w:pPr>
      <w:widowControl w:val="0"/>
      <w:overflowPunct w:val="0"/>
      <w:jc w:val="both"/>
    </w:pPr>
    <w:rPr>
      <w:kern w:val="2"/>
      <w:sz w:val="18"/>
    </w:rPr>
  </w:style>
  <w:style w:type="paragraph" w:styleId="1">
    <w:name w:val="heading 1"/>
    <w:basedOn w:val="a"/>
    <w:next w:val="a0"/>
    <w:qFormat/>
    <w:rsid w:val="006D667E"/>
    <w:pPr>
      <w:keepNext/>
      <w:keepLines/>
      <w:numPr>
        <w:numId w:val="2"/>
      </w:numPr>
      <w:tabs>
        <w:tab w:val="left" w:pos="318"/>
      </w:tabs>
      <w:adjustRightInd w:val="0"/>
      <w:spacing w:before="160" w:after="160"/>
      <w:jc w:val="left"/>
      <w:textAlignment w:val="baseline"/>
      <w:outlineLvl w:val="0"/>
    </w:pPr>
    <w:rPr>
      <w:rFonts w:eastAsia="黑体"/>
      <w:kern w:val="0"/>
      <w:sz w:val="28"/>
    </w:rPr>
  </w:style>
  <w:style w:type="paragraph" w:styleId="20">
    <w:name w:val="heading 2"/>
    <w:basedOn w:val="a"/>
    <w:next w:val="a0"/>
    <w:link w:val="2Char"/>
    <w:qFormat/>
    <w:rsid w:val="00C25888"/>
    <w:pPr>
      <w:keepNext/>
      <w:keepLines/>
      <w:numPr>
        <w:ilvl w:val="1"/>
        <w:numId w:val="2"/>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autoRedefine/>
    <w:qFormat/>
    <w:rsid w:val="00F822BD"/>
    <w:pPr>
      <w:keepNext/>
      <w:keepLines/>
      <w:numPr>
        <w:ilvl w:val="2"/>
        <w:numId w:val="2"/>
      </w:numPr>
      <w:tabs>
        <w:tab w:val="left" w:pos="561"/>
      </w:tabs>
      <w:spacing w:beforeLines="25" w:before="78" w:afterLines="25" w:after="78"/>
      <w:jc w:val="left"/>
      <w:outlineLvl w:val="2"/>
    </w:pPr>
    <w:rPr>
      <w:sz w:val="21"/>
      <w:szCs w:val="21"/>
    </w:rPr>
  </w:style>
  <w:style w:type="paragraph" w:styleId="4">
    <w:name w:val="heading 4"/>
    <w:basedOn w:val="a"/>
    <w:next w:val="a"/>
    <w:qFormat/>
    <w:rsid w:val="00C25888"/>
    <w:pPr>
      <w:keepNext/>
      <w:keepLines/>
      <w:numPr>
        <w:ilvl w:val="3"/>
        <w:numId w:val="2"/>
      </w:numPr>
      <w:jc w:val="left"/>
      <w:outlineLvl w:val="3"/>
    </w:pPr>
    <w:rPr>
      <w:rFonts w:ascii="Arial" w:eastAsia="黑体" w:hAnsi="Arial"/>
    </w:rPr>
  </w:style>
  <w:style w:type="paragraph" w:styleId="5">
    <w:name w:val="heading 5"/>
    <w:basedOn w:val="a"/>
    <w:next w:val="a"/>
    <w:qFormat/>
    <w:rsid w:val="00C25888"/>
    <w:pPr>
      <w:keepNext/>
      <w:keepLines/>
      <w:numPr>
        <w:ilvl w:val="4"/>
        <w:numId w:val="2"/>
      </w:numPr>
      <w:spacing w:before="280" w:after="290" w:line="376" w:lineRule="auto"/>
      <w:outlineLvl w:val="4"/>
    </w:pPr>
    <w:rPr>
      <w:b/>
      <w:sz w:val="28"/>
    </w:rPr>
  </w:style>
  <w:style w:type="paragraph" w:styleId="6">
    <w:name w:val="heading 6"/>
    <w:basedOn w:val="a"/>
    <w:next w:val="a"/>
    <w:qFormat/>
    <w:rsid w:val="00C25888"/>
    <w:pPr>
      <w:keepNext/>
      <w:keepLines/>
      <w:numPr>
        <w:ilvl w:val="5"/>
        <w:numId w:val="2"/>
      </w:numPr>
      <w:spacing w:before="240" w:after="64"/>
      <w:jc w:val="left"/>
      <w:outlineLvl w:val="5"/>
    </w:pPr>
  </w:style>
  <w:style w:type="paragraph" w:styleId="7">
    <w:name w:val="heading 7"/>
    <w:basedOn w:val="a"/>
    <w:next w:val="a"/>
    <w:qFormat/>
    <w:rsid w:val="00C25888"/>
    <w:pPr>
      <w:keepNext/>
      <w:keepLines/>
      <w:numPr>
        <w:ilvl w:val="6"/>
        <w:numId w:val="2"/>
      </w:numPr>
      <w:spacing w:before="240" w:after="64" w:line="320" w:lineRule="auto"/>
      <w:outlineLvl w:val="6"/>
    </w:pPr>
    <w:rPr>
      <w:b/>
      <w:sz w:val="24"/>
    </w:rPr>
  </w:style>
  <w:style w:type="paragraph" w:styleId="8">
    <w:name w:val="heading 8"/>
    <w:basedOn w:val="a"/>
    <w:next w:val="a"/>
    <w:qFormat/>
    <w:rsid w:val="00C25888"/>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rsid w:val="00C25888"/>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sid w:val="00172488"/>
    <w:rPr>
      <w:rFonts w:ascii="Times New Roman" w:hAnsi="Times New Roman"/>
      <w:b/>
      <w:i w:val="0"/>
      <w:sz w:val="21"/>
    </w:rPr>
  </w:style>
  <w:style w:type="character" w:customStyle="1" w:styleId="WW8Num1z1">
    <w:name w:val="WW8Num1z1"/>
    <w:rsid w:val="00172488"/>
    <w:rPr>
      <w:rFonts w:ascii="Times New Roman" w:hAnsi="Times New Roman"/>
      <w:b/>
      <w:i w:val="0"/>
      <w:sz w:val="18"/>
    </w:rPr>
  </w:style>
  <w:style w:type="character" w:customStyle="1" w:styleId="WW8Num1z2">
    <w:name w:val="WW8Num1z2"/>
    <w:rsid w:val="00172488"/>
    <w:rPr>
      <w:rFonts w:ascii="Times New Roman" w:hAnsi="Times New Roman"/>
      <w:b w:val="0"/>
      <w:i w:val="0"/>
      <w:sz w:val="18"/>
    </w:rPr>
  </w:style>
  <w:style w:type="character" w:customStyle="1" w:styleId="Absatz-Standardschriftart">
    <w:name w:val="Absatz-Standardschriftart"/>
    <w:rsid w:val="00172488"/>
  </w:style>
  <w:style w:type="character" w:customStyle="1" w:styleId="WW-Absatz-Standardschriftart">
    <w:name w:val="WW-Absatz-Standardschriftart"/>
    <w:rsid w:val="00172488"/>
  </w:style>
  <w:style w:type="character" w:customStyle="1" w:styleId="WW-Absatz-Standardschriftart1">
    <w:name w:val="WW-Absatz-Standardschriftart1"/>
    <w:rsid w:val="00172488"/>
  </w:style>
  <w:style w:type="character" w:customStyle="1" w:styleId="WW-Absatz-Standardschriftart11">
    <w:name w:val="WW-Absatz-Standardschriftart11"/>
    <w:rsid w:val="00172488"/>
  </w:style>
  <w:style w:type="character" w:customStyle="1" w:styleId="WW-Absatz-Standardschriftart111">
    <w:name w:val="WW-Absatz-Standardschriftart111"/>
    <w:rsid w:val="00172488"/>
  </w:style>
  <w:style w:type="character" w:customStyle="1" w:styleId="WW-">
    <w:name w:val="WW-默认段落字体"/>
    <w:rsid w:val="00172488"/>
  </w:style>
  <w:style w:type="character" w:customStyle="1" w:styleId="WW8Num3z0">
    <w:name w:val="WW8Num3z0"/>
    <w:rsid w:val="00172488"/>
    <w:rPr>
      <w:sz w:val="21"/>
    </w:rPr>
  </w:style>
  <w:style w:type="character" w:customStyle="1" w:styleId="WW8Num4z0">
    <w:name w:val="WW8Num4z0"/>
    <w:rsid w:val="00172488"/>
    <w:rPr>
      <w:rFonts w:ascii="Times New Roman" w:hAnsi="Times New Roman"/>
      <w:b/>
      <w:i w:val="0"/>
      <w:sz w:val="21"/>
    </w:rPr>
  </w:style>
  <w:style w:type="character" w:customStyle="1" w:styleId="WW8Num4z1">
    <w:name w:val="WW8Num4z1"/>
    <w:rsid w:val="00172488"/>
    <w:rPr>
      <w:rFonts w:ascii="Times New Roman" w:hAnsi="Times New Roman"/>
      <w:b/>
      <w:i w:val="0"/>
      <w:sz w:val="18"/>
    </w:rPr>
  </w:style>
  <w:style w:type="character" w:customStyle="1" w:styleId="WW8Num4z2">
    <w:name w:val="WW8Num4z2"/>
    <w:rsid w:val="00172488"/>
    <w:rPr>
      <w:rFonts w:ascii="Times New Roman" w:hAnsi="Times New Roman"/>
      <w:b w:val="0"/>
      <w:i w:val="0"/>
      <w:sz w:val="18"/>
    </w:rPr>
  </w:style>
  <w:style w:type="character" w:customStyle="1" w:styleId="WW-1">
    <w:name w:val="WW-默认段落字体1"/>
    <w:rsid w:val="00172488"/>
  </w:style>
  <w:style w:type="character" w:customStyle="1" w:styleId="CharChar12">
    <w:name w:val="Char Char12"/>
    <w:basedOn w:val="WW-1"/>
    <w:rsid w:val="00172488"/>
    <w:rPr>
      <w:rFonts w:eastAsia="·s²Ó©úÅé"/>
      <w:sz w:val="18"/>
      <w:lang w:val="en-US" w:eastAsia="ar-SA" w:bidi="ar-SA"/>
    </w:rPr>
  </w:style>
  <w:style w:type="character" w:customStyle="1" w:styleId="CharChar11">
    <w:name w:val="Char Char11"/>
    <w:basedOn w:val="WW-1"/>
    <w:rsid w:val="00172488"/>
    <w:rPr>
      <w:rFonts w:eastAsia="宋体"/>
      <w:kern w:val="1"/>
      <w:sz w:val="18"/>
      <w:lang w:val="en-US" w:eastAsia="ar-SA" w:bidi="ar-SA"/>
    </w:rPr>
  </w:style>
  <w:style w:type="character" w:customStyle="1" w:styleId="CharChar10">
    <w:name w:val="Char Char10"/>
    <w:basedOn w:val="WW-1"/>
    <w:rsid w:val="00172488"/>
    <w:rPr>
      <w:rFonts w:eastAsia="黑体"/>
      <w:kern w:val="1"/>
      <w:sz w:val="36"/>
      <w:lang w:val="en-US" w:eastAsia="ar-SA" w:bidi="ar-SA"/>
    </w:rPr>
  </w:style>
  <w:style w:type="character" w:customStyle="1" w:styleId="Char">
    <w:name w:val="正文文本 Char"/>
    <w:basedOn w:val="WW-1"/>
    <w:rsid w:val="00172488"/>
    <w:rPr>
      <w:rFonts w:eastAsia="宋体"/>
      <w:kern w:val="1"/>
      <w:sz w:val="18"/>
      <w:lang w:val="en-US" w:eastAsia="ar-SA" w:bidi="ar-SA"/>
    </w:rPr>
  </w:style>
  <w:style w:type="character" w:customStyle="1" w:styleId="a4">
    <w:name w:val="编号字符"/>
    <w:rsid w:val="00172488"/>
  </w:style>
  <w:style w:type="character" w:customStyle="1" w:styleId="a5">
    <w:name w:val="项目符号"/>
    <w:rsid w:val="00172488"/>
    <w:rPr>
      <w:rFonts w:ascii="OpenSymbol" w:eastAsia="OpenSymbol" w:hAnsi="OpenSymbol" w:cs="OpenSymbol"/>
    </w:rPr>
  </w:style>
  <w:style w:type="character" w:styleId="a6">
    <w:name w:val="Hyperlink"/>
    <w:uiPriority w:val="99"/>
    <w:rsid w:val="00172488"/>
    <w:rPr>
      <w:color w:val="000080"/>
      <w:u w:val="single"/>
    </w:rPr>
  </w:style>
  <w:style w:type="paragraph" w:styleId="a7">
    <w:name w:val="Title"/>
    <w:basedOn w:val="a"/>
    <w:next w:val="a0"/>
    <w:qFormat/>
    <w:rsid w:val="00172488"/>
    <w:pPr>
      <w:keepNext/>
      <w:spacing w:before="240" w:after="120"/>
    </w:pPr>
    <w:rPr>
      <w:rFonts w:ascii="DejaVu Sans" w:eastAsia="DejaVu Sans" w:hAnsi="DejaVu Sans" w:cs="DejaVu Sans"/>
      <w:sz w:val="28"/>
      <w:szCs w:val="28"/>
    </w:rPr>
  </w:style>
  <w:style w:type="paragraph" w:styleId="a0">
    <w:name w:val="Body Text"/>
    <w:basedOn w:val="a"/>
    <w:link w:val="Char1"/>
    <w:rsid w:val="00C25888"/>
    <w:pPr>
      <w:tabs>
        <w:tab w:val="left" w:pos="357"/>
      </w:tabs>
      <w:ind w:firstLineChars="200" w:firstLine="200"/>
    </w:pPr>
  </w:style>
  <w:style w:type="paragraph" w:styleId="a8">
    <w:name w:val="List"/>
    <w:basedOn w:val="a0"/>
    <w:rsid w:val="00172488"/>
  </w:style>
  <w:style w:type="paragraph" w:styleId="a9">
    <w:name w:val="caption"/>
    <w:basedOn w:val="a"/>
    <w:next w:val="a"/>
    <w:qFormat/>
    <w:rsid w:val="00C25888"/>
    <w:pPr>
      <w:spacing w:before="152" w:after="160"/>
    </w:pPr>
    <w:rPr>
      <w:rFonts w:ascii="Arial" w:eastAsia="黑体" w:hAnsi="Arial"/>
    </w:rPr>
  </w:style>
  <w:style w:type="paragraph" w:customStyle="1" w:styleId="aa">
    <w:name w:val="目录"/>
    <w:basedOn w:val="a"/>
    <w:rsid w:val="00172488"/>
    <w:pPr>
      <w:suppressLineNumbers/>
    </w:pPr>
  </w:style>
  <w:style w:type="paragraph" w:styleId="ab">
    <w:name w:val="Subtitle"/>
    <w:basedOn w:val="a"/>
    <w:next w:val="ac"/>
    <w:qFormat/>
    <w:rsid w:val="00C25888"/>
    <w:pPr>
      <w:spacing w:before="320"/>
      <w:outlineLvl w:val="0"/>
    </w:pPr>
    <w:rPr>
      <w:rFonts w:eastAsia="黑体"/>
      <w:sz w:val="36"/>
    </w:rPr>
  </w:style>
  <w:style w:type="paragraph" w:styleId="ad">
    <w:name w:val="footer"/>
    <w:basedOn w:val="a"/>
    <w:link w:val="Char0"/>
    <w:uiPriority w:val="99"/>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e">
    <w:name w:val="header"/>
    <w:basedOn w:val="a"/>
    <w:rsid w:val="00C25888"/>
    <w:pPr>
      <w:pBdr>
        <w:bottom w:val="single" w:sz="6" w:space="1" w:color="auto"/>
      </w:pBdr>
      <w:snapToGrid w:val="0"/>
      <w:jc w:val="center"/>
    </w:pPr>
  </w:style>
  <w:style w:type="paragraph" w:customStyle="1" w:styleId="af">
    <w:name w:val="单位"/>
    <w:rsid w:val="00C25888"/>
    <w:pPr>
      <w:ind w:left="70" w:hangingChars="70" w:hanging="70"/>
      <w:jc w:val="both"/>
    </w:pPr>
    <w:rPr>
      <w:sz w:val="17"/>
    </w:rPr>
  </w:style>
  <w:style w:type="paragraph" w:customStyle="1" w:styleId="ac">
    <w:name w:val="作者"/>
    <w:basedOn w:val="a"/>
    <w:next w:val="af"/>
    <w:rsid w:val="00C25888"/>
    <w:pPr>
      <w:spacing w:before="160" w:after="240" w:line="0" w:lineRule="atLeast"/>
      <w:jc w:val="left"/>
    </w:pPr>
    <w:rPr>
      <w:rFonts w:eastAsia="仿宋_GB2312"/>
      <w:w w:val="66"/>
      <w:sz w:val="28"/>
    </w:rPr>
  </w:style>
  <w:style w:type="paragraph" w:customStyle="1" w:styleId="Name">
    <w:name w:val="Name"/>
    <w:basedOn w:val="ac"/>
    <w:next w:val="DepartCorrespond"/>
    <w:rsid w:val="00C25888"/>
    <w:pPr>
      <w:keepNext/>
      <w:spacing w:before="220" w:after="180"/>
    </w:pPr>
    <w:rPr>
      <w:rFonts w:eastAsia="宋体"/>
      <w:w w:val="100"/>
      <w:sz w:val="18"/>
    </w:rPr>
  </w:style>
  <w:style w:type="paragraph" w:customStyle="1" w:styleId="10">
    <w:name w:val="标题1"/>
    <w:basedOn w:val="a"/>
    <w:next w:val="Name"/>
    <w:rsid w:val="00172488"/>
    <w:pPr>
      <w:keepNext/>
      <w:keepLines/>
      <w:snapToGrid w:val="0"/>
      <w:spacing w:before="240" w:after="100"/>
    </w:pPr>
    <w:rPr>
      <w:rFonts w:eastAsia="黑体"/>
      <w:b/>
      <w:sz w:val="24"/>
    </w:rPr>
  </w:style>
  <w:style w:type="paragraph" w:customStyle="1" w:styleId="DepartCorrespondhttp">
    <w:name w:val="Depart.Correspond.http"/>
    <w:basedOn w:val="af"/>
    <w:rsid w:val="00172488"/>
    <w:pPr>
      <w:ind w:left="66" w:hanging="66"/>
    </w:pPr>
    <w:rPr>
      <w:iCs/>
      <w:sz w:val="16"/>
    </w:rPr>
  </w:style>
  <w:style w:type="paragraph" w:customStyle="1" w:styleId="af0">
    <w:name w:val="框内容"/>
    <w:basedOn w:val="a0"/>
    <w:rsid w:val="00172488"/>
  </w:style>
  <w:style w:type="paragraph" w:customStyle="1" w:styleId="af1">
    <w:name w:val="人名"/>
    <w:basedOn w:val="a"/>
    <w:rsid w:val="00172488"/>
    <w:pPr>
      <w:overflowPunct/>
      <w:jc w:val="center"/>
    </w:pPr>
    <w:rPr>
      <w:rFonts w:eastAsia="楷体_GB2312"/>
      <w:sz w:val="21"/>
      <w:szCs w:val="21"/>
    </w:rPr>
  </w:style>
  <w:style w:type="table" w:styleId="af2">
    <w:name w:val="Table Grid"/>
    <w:basedOn w:val="a2"/>
    <w:uiPriority w:val="59"/>
    <w:rsid w:val="00BF06E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脚注文本1"/>
    <w:basedOn w:val="af3"/>
    <w:link w:val="1Char"/>
    <w:rsid w:val="00C25888"/>
    <w:pPr>
      <w:spacing w:before="0"/>
      <w:ind w:firstLineChars="297" w:firstLine="297"/>
    </w:pPr>
  </w:style>
  <w:style w:type="character" w:customStyle="1" w:styleId="1Char">
    <w:name w:val="脚注文本1 Char"/>
    <w:basedOn w:val="a1"/>
    <w:link w:val="11"/>
    <w:rsid w:val="006D36F9"/>
    <w:rPr>
      <w:rFonts w:eastAsia="宋体"/>
      <w:kern w:val="2"/>
      <w:sz w:val="15"/>
      <w:lang w:val="en-US" w:eastAsia="zh-CN" w:bidi="ar-SA"/>
    </w:rPr>
  </w:style>
  <w:style w:type="paragraph" w:styleId="af3">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basedOn w:val="a1"/>
    <w:rsid w:val="002B406C"/>
    <w:rPr>
      <w:sz w:val="19"/>
      <w:szCs w:val="19"/>
    </w:rPr>
  </w:style>
  <w:style w:type="character" w:customStyle="1" w:styleId="mediumtext1">
    <w:name w:val="medium_text1"/>
    <w:basedOn w:val="a1"/>
    <w:rsid w:val="00324C7E"/>
    <w:rPr>
      <w:sz w:val="16"/>
      <w:szCs w:val="16"/>
    </w:rPr>
  </w:style>
  <w:style w:type="character" w:customStyle="1" w:styleId="datatitle1">
    <w:name w:val="datatitle1"/>
    <w:basedOn w:val="a1"/>
    <w:rsid w:val="00C77B5D"/>
    <w:rPr>
      <w:b/>
      <w:bCs/>
      <w:color w:val="10619F"/>
      <w:sz w:val="13"/>
      <w:szCs w:val="13"/>
    </w:rPr>
  </w:style>
  <w:style w:type="paragraph" w:styleId="af4">
    <w:name w:val="Document Map"/>
    <w:basedOn w:val="a"/>
    <w:semiHidden/>
    <w:rsid w:val="009537DC"/>
    <w:pPr>
      <w:shd w:val="clear" w:color="auto" w:fill="000080"/>
    </w:pPr>
  </w:style>
  <w:style w:type="character" w:styleId="af5">
    <w:name w:val="Strong"/>
    <w:basedOn w:val="a1"/>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6"/>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7">
    <w:name w:val="分类号"/>
    <w:basedOn w:val="Date1"/>
    <w:next w:val="a0"/>
    <w:rsid w:val="00C25888"/>
    <w:pPr>
      <w:tabs>
        <w:tab w:val="left" w:pos="1233"/>
      </w:tabs>
      <w:spacing w:after="320"/>
      <w:ind w:left="0" w:firstLineChars="0" w:firstLine="0"/>
    </w:pPr>
    <w:rPr>
      <w:rFonts w:eastAsia="黑体"/>
    </w:rPr>
  </w:style>
  <w:style w:type="paragraph" w:customStyle="1" w:styleId="af6">
    <w:name w:val="摘要"/>
    <w:basedOn w:val="a0"/>
    <w:next w:val="af8"/>
    <w:link w:val="Char2"/>
    <w:rsid w:val="00C25888"/>
    <w:pPr>
      <w:tabs>
        <w:tab w:val="clear" w:pos="357"/>
        <w:tab w:val="left" w:pos="798"/>
      </w:tabs>
      <w:adjustRightInd w:val="0"/>
      <w:ind w:firstLineChars="0" w:firstLine="0"/>
    </w:pPr>
    <w:rPr>
      <w:rFonts w:eastAsia="楷体_GB2312"/>
      <w:snapToGrid w:val="0"/>
    </w:rPr>
  </w:style>
  <w:style w:type="paragraph" w:customStyle="1" w:styleId="af8">
    <w:name w:val="关键词"/>
    <w:basedOn w:val="af6"/>
    <w:next w:val="af7"/>
    <w:link w:val="Char3"/>
    <w:rsid w:val="00C25888"/>
    <w:pPr>
      <w:ind w:left="429" w:hangingChars="429" w:hanging="429"/>
    </w:pPr>
  </w:style>
  <w:style w:type="character" w:customStyle="1" w:styleId="AbstractChar">
    <w:name w:val="Abstract Char"/>
    <w:basedOn w:val="a1"/>
    <w:link w:val="Abstract"/>
    <w:rsid w:val="00034E34"/>
    <w:rPr>
      <w:rFonts w:eastAsia="楷体_GB2312"/>
      <w:kern w:val="2"/>
      <w:sz w:val="18"/>
      <w:lang w:val="en-US" w:eastAsia="zh-CN" w:bidi="ar-SA"/>
    </w:rPr>
  </w:style>
  <w:style w:type="character" w:customStyle="1" w:styleId="KeywordsChar">
    <w:name w:val="Key words Char"/>
    <w:basedOn w:val="a1"/>
    <w:link w:val="Keywords"/>
    <w:rsid w:val="00034E34"/>
    <w:rPr>
      <w:rFonts w:eastAsia="楷体_GB2312"/>
      <w:snapToGrid w:val="0"/>
      <w:kern w:val="2"/>
      <w:sz w:val="18"/>
      <w:lang w:val="en-US" w:eastAsia="zh-CN" w:bidi="ar-SA"/>
    </w:rPr>
  </w:style>
  <w:style w:type="character" w:customStyle="1" w:styleId="Char2">
    <w:name w:val="摘要 Char"/>
    <w:basedOn w:val="Char"/>
    <w:link w:val="af6"/>
    <w:rsid w:val="00034E34"/>
    <w:rPr>
      <w:rFonts w:eastAsia="楷体_GB2312"/>
      <w:snapToGrid w:val="0"/>
      <w:kern w:val="2"/>
      <w:sz w:val="18"/>
      <w:lang w:val="en-US" w:eastAsia="zh-CN" w:bidi="ar-SA"/>
    </w:rPr>
  </w:style>
  <w:style w:type="character" w:customStyle="1" w:styleId="Char3">
    <w:name w:val="关键词 Char"/>
    <w:basedOn w:val="Char2"/>
    <w:link w:val="af8"/>
    <w:rsid w:val="00034E34"/>
    <w:rPr>
      <w:rFonts w:eastAsia="楷体_GB2312"/>
      <w:snapToGrid w:val="0"/>
      <w:kern w:val="2"/>
      <w:sz w:val="18"/>
      <w:lang w:val="en-US" w:eastAsia="zh-CN" w:bidi="ar-SA"/>
    </w:rPr>
  </w:style>
  <w:style w:type="paragraph" w:customStyle="1" w:styleId="12">
    <w:name w:val="样式1"/>
    <w:basedOn w:val="20"/>
    <w:rsid w:val="00062B2C"/>
    <w:rPr>
      <w:b/>
    </w:rPr>
  </w:style>
  <w:style w:type="character" w:customStyle="1" w:styleId="2Char">
    <w:name w:val="标题 2 Char"/>
    <w:basedOn w:val="a1"/>
    <w:link w:val="20"/>
    <w:rsid w:val="00062B2C"/>
    <w:rPr>
      <w:rFonts w:eastAsia="黑体"/>
      <w:sz w:val="18"/>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1"/>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9">
    <w:name w:val="表名"/>
    <w:basedOn w:val="a"/>
    <w:rsid w:val="00C25888"/>
    <w:pPr>
      <w:spacing w:after="120"/>
    </w:pPr>
  </w:style>
  <w:style w:type="paragraph" w:customStyle="1" w:styleId="afa">
    <w:name w:val="定理"/>
    <w:basedOn w:val="a0"/>
    <w:next w:val="a0"/>
    <w:rsid w:val="00C25888"/>
    <w:rPr>
      <w:rFonts w:eastAsia="黑体"/>
    </w:rPr>
  </w:style>
  <w:style w:type="character" w:styleId="afb">
    <w:name w:val="footnote reference"/>
    <w:basedOn w:val="a1"/>
    <w:autoRedefine/>
    <w:semiHidden/>
    <w:rsid w:val="00C25888"/>
    <w:rPr>
      <w:rFonts w:ascii="Monotype Sorts" w:eastAsia="宋体" w:hAnsi="Monotype Sorts"/>
      <w:spacing w:val="0"/>
      <w:w w:val="100"/>
      <w:position w:val="0"/>
      <w:sz w:val="11"/>
      <w:vertAlign w:val="baseline"/>
    </w:rPr>
  </w:style>
  <w:style w:type="paragraph" w:styleId="afc">
    <w:name w:val="annotation text"/>
    <w:basedOn w:val="a"/>
    <w:link w:val="Char4"/>
    <w:semiHidden/>
    <w:rsid w:val="00C25888"/>
    <w:pPr>
      <w:jc w:val="left"/>
    </w:pPr>
  </w:style>
  <w:style w:type="character" w:styleId="afd">
    <w:name w:val="annotation reference"/>
    <w:basedOn w:val="a1"/>
    <w:semiHidden/>
    <w:rsid w:val="00C25888"/>
    <w:rPr>
      <w:sz w:val="21"/>
      <w:szCs w:val="21"/>
    </w:rPr>
  </w:style>
  <w:style w:type="paragraph" w:customStyle="1" w:styleId="afe">
    <w:name w:val="首页页眉"/>
    <w:basedOn w:val="ae"/>
    <w:rsid w:val="00C25888"/>
    <w:pPr>
      <w:pBdr>
        <w:bottom w:val="double" w:sz="6" w:space="1" w:color="auto"/>
      </w:pBdr>
      <w:jc w:val="both"/>
    </w:pPr>
  </w:style>
  <w:style w:type="character" w:styleId="aff">
    <w:name w:val="endnote reference"/>
    <w:basedOn w:val="a1"/>
    <w:semiHidden/>
    <w:rsid w:val="00C25888"/>
    <w:rPr>
      <w:vertAlign w:val="superscript"/>
    </w:rPr>
  </w:style>
  <w:style w:type="paragraph" w:customStyle="1" w:styleId="aff0">
    <w:name w:val="文前文本"/>
    <w:basedOn w:val="af8"/>
    <w:rsid w:val="00C25888"/>
    <w:pPr>
      <w:ind w:left="0" w:firstLine="0"/>
    </w:pPr>
    <w:rPr>
      <w:b/>
    </w:rPr>
  </w:style>
  <w:style w:type="paragraph" w:customStyle="1" w:styleId="aff1">
    <w:name w:val="证明"/>
    <w:basedOn w:val="afa"/>
    <w:rsid w:val="00C25888"/>
    <w:rPr>
      <w:rFonts w:eastAsia="仿宋_GB2312"/>
    </w:rPr>
  </w:style>
  <w:style w:type="paragraph" w:customStyle="1" w:styleId="aff2">
    <w:name w:val="致谢"/>
    <w:basedOn w:val="afa"/>
    <w:next w:val="Reference"/>
    <w:rsid w:val="00C25888"/>
    <w:pPr>
      <w:tabs>
        <w:tab w:val="clear" w:pos="357"/>
      </w:tabs>
      <w:spacing w:beforeLines="100"/>
      <w:ind w:firstLineChars="0" w:firstLine="0"/>
    </w:pPr>
    <w:rPr>
      <w:rFonts w:eastAsia="宋体"/>
      <w:bCs/>
    </w:rPr>
  </w:style>
  <w:style w:type="paragraph" w:customStyle="1" w:styleId="aff3">
    <w:name w:val="中文参考文献"/>
    <w:basedOn w:val="Reference"/>
    <w:next w:val="a0"/>
    <w:rsid w:val="00C25888"/>
    <w:pPr>
      <w:spacing w:before="240"/>
    </w:pPr>
    <w:rPr>
      <w:b w:val="0"/>
    </w:rPr>
  </w:style>
  <w:style w:type="character" w:styleId="aff4">
    <w:name w:val="Emphasis"/>
    <w:basedOn w:val="a1"/>
    <w:qFormat/>
    <w:rsid w:val="00797C49"/>
    <w:rPr>
      <w:b w:val="0"/>
      <w:bCs w:val="0"/>
      <w:i w:val="0"/>
      <w:iCs w:val="0"/>
      <w:color w:val="CC0033"/>
    </w:rPr>
  </w:style>
  <w:style w:type="character" w:customStyle="1" w:styleId="Char4">
    <w:name w:val="批注文字 Char"/>
    <w:basedOn w:val="a1"/>
    <w:link w:val="afc"/>
    <w:semiHidden/>
    <w:rsid w:val="00A80491"/>
    <w:rPr>
      <w:kern w:val="2"/>
      <w:sz w:val="18"/>
    </w:rPr>
  </w:style>
  <w:style w:type="paragraph" w:styleId="aff5">
    <w:name w:val="Balloon Text"/>
    <w:basedOn w:val="a"/>
    <w:link w:val="Char5"/>
    <w:rsid w:val="00800309"/>
    <w:rPr>
      <w:rFonts w:eastAsia="方正正纤黑简体"/>
      <w:sz w:val="15"/>
      <w:szCs w:val="18"/>
    </w:rPr>
  </w:style>
  <w:style w:type="character" w:customStyle="1" w:styleId="Char5">
    <w:name w:val="批注框文本 Char"/>
    <w:basedOn w:val="a1"/>
    <w:link w:val="aff5"/>
    <w:rsid w:val="00800309"/>
    <w:rPr>
      <w:rFonts w:eastAsia="方正正纤黑简体"/>
      <w:kern w:val="2"/>
      <w:sz w:val="15"/>
      <w:szCs w:val="18"/>
    </w:rPr>
  </w:style>
  <w:style w:type="paragraph" w:styleId="aff6">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7">
    <w:name w:val="page number"/>
    <w:basedOn w:val="a1"/>
    <w:rsid w:val="00F85DEB"/>
  </w:style>
  <w:style w:type="character" w:styleId="aff8">
    <w:name w:val="Placeholder Text"/>
    <w:basedOn w:val="a1"/>
    <w:uiPriority w:val="99"/>
    <w:semiHidden/>
    <w:rsid w:val="00B368A4"/>
    <w:rPr>
      <w:color w:val="808080"/>
    </w:rPr>
  </w:style>
  <w:style w:type="paragraph" w:styleId="aff9">
    <w:name w:val="annotation subject"/>
    <w:basedOn w:val="afc"/>
    <w:next w:val="afc"/>
    <w:link w:val="Char6"/>
    <w:rsid w:val="005A0BEF"/>
    <w:rPr>
      <w:b/>
      <w:bCs/>
    </w:rPr>
  </w:style>
  <w:style w:type="character" w:customStyle="1" w:styleId="Char6">
    <w:name w:val="批注主题 Char"/>
    <w:basedOn w:val="Char4"/>
    <w:link w:val="aff9"/>
    <w:rsid w:val="005A0BEF"/>
    <w:rPr>
      <w:b/>
      <w:bCs/>
      <w:kern w:val="2"/>
      <w:sz w:val="18"/>
    </w:rPr>
  </w:style>
  <w:style w:type="paragraph" w:styleId="affa">
    <w:name w:val="List Paragraph"/>
    <w:basedOn w:val="a"/>
    <w:uiPriority w:val="34"/>
    <w:qFormat/>
    <w:rsid w:val="00471463"/>
    <w:pPr>
      <w:ind w:firstLineChars="200" w:firstLine="420"/>
    </w:pPr>
  </w:style>
  <w:style w:type="paragraph" w:styleId="affb">
    <w:name w:val="endnote text"/>
    <w:basedOn w:val="a"/>
    <w:link w:val="Char7"/>
    <w:rsid w:val="00BD5E78"/>
    <w:pPr>
      <w:snapToGrid w:val="0"/>
      <w:jc w:val="left"/>
    </w:pPr>
  </w:style>
  <w:style w:type="character" w:customStyle="1" w:styleId="Char7">
    <w:name w:val="尾注文本 Char"/>
    <w:basedOn w:val="a1"/>
    <w:link w:val="affb"/>
    <w:rsid w:val="00BD5E78"/>
    <w:rPr>
      <w:kern w:val="2"/>
      <w:sz w:val="18"/>
    </w:rPr>
  </w:style>
  <w:style w:type="numbering" w:customStyle="1" w:styleId="2">
    <w:name w:val="样式2"/>
    <w:uiPriority w:val="99"/>
    <w:rsid w:val="00F002BA"/>
    <w:pPr>
      <w:numPr>
        <w:numId w:val="17"/>
      </w:numPr>
    </w:pPr>
  </w:style>
  <w:style w:type="character" w:customStyle="1" w:styleId="Char0">
    <w:name w:val="页脚 Char"/>
    <w:basedOn w:val="a1"/>
    <w:link w:val="ad"/>
    <w:uiPriority w:val="99"/>
    <w:rsid w:val="00C01B30"/>
    <w:rPr>
      <w:rFonts w:eastAsia="·s²Ó©úÅé"/>
      <w:sz w:val="18"/>
    </w:rPr>
  </w:style>
  <w:style w:type="character" w:customStyle="1" w:styleId="apple-converted-space">
    <w:name w:val="apple-converted-space"/>
    <w:basedOn w:val="a1"/>
    <w:rsid w:val="00C558E2"/>
  </w:style>
  <w:style w:type="character" w:customStyle="1" w:styleId="MTEquationSection">
    <w:name w:val="MTEquationSection"/>
    <w:basedOn w:val="a1"/>
    <w:rsid w:val="00B27189"/>
    <w:rPr>
      <w:rFonts w:eastAsia="黑体"/>
      <w:vanish/>
      <w:color w:val="FF0000"/>
      <w:w w:val="100"/>
      <w:sz w:val="32"/>
      <w:szCs w:val="32"/>
    </w:rPr>
  </w:style>
  <w:style w:type="paragraph" w:customStyle="1" w:styleId="MTDisplayEquation">
    <w:name w:val="MTDisplayEquation"/>
    <w:basedOn w:val="a0"/>
    <w:next w:val="a"/>
    <w:link w:val="MTDisplayEquationChar"/>
    <w:rsid w:val="00B27189"/>
    <w:pPr>
      <w:tabs>
        <w:tab w:val="clear" w:pos="357"/>
        <w:tab w:val="center" w:pos="2300"/>
        <w:tab w:val="right" w:pos="4600"/>
      </w:tabs>
      <w:ind w:firstLine="420"/>
      <w:jc w:val="left"/>
    </w:pPr>
    <w:rPr>
      <w:sz w:val="21"/>
      <w:szCs w:val="21"/>
    </w:rPr>
  </w:style>
  <w:style w:type="character" w:customStyle="1" w:styleId="Char1">
    <w:name w:val="正文文本 Char1"/>
    <w:basedOn w:val="a1"/>
    <w:link w:val="a0"/>
    <w:rsid w:val="00B27189"/>
    <w:rPr>
      <w:kern w:val="2"/>
      <w:sz w:val="18"/>
    </w:rPr>
  </w:style>
  <w:style w:type="character" w:customStyle="1" w:styleId="MTDisplayEquationChar">
    <w:name w:val="MTDisplayEquation Char"/>
    <w:basedOn w:val="Char1"/>
    <w:link w:val="MTDisplayEquation"/>
    <w:rsid w:val="00B27189"/>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66177">
      <w:bodyDiv w:val="1"/>
      <w:marLeft w:val="0"/>
      <w:marRight w:val="0"/>
      <w:marTop w:val="0"/>
      <w:marBottom w:val="0"/>
      <w:divBdr>
        <w:top w:val="none" w:sz="0" w:space="0" w:color="auto"/>
        <w:left w:val="none" w:sz="0" w:space="0" w:color="auto"/>
        <w:bottom w:val="none" w:sz="0" w:space="0" w:color="auto"/>
        <w:right w:val="none" w:sz="0" w:space="0" w:color="auto"/>
      </w:divBdr>
      <w:divsChild>
        <w:div w:id="677736482">
          <w:marLeft w:val="547"/>
          <w:marRight w:val="0"/>
          <w:marTop w:val="120"/>
          <w:marBottom w:val="0"/>
          <w:divBdr>
            <w:top w:val="none" w:sz="0" w:space="0" w:color="auto"/>
            <w:left w:val="none" w:sz="0" w:space="0" w:color="auto"/>
            <w:bottom w:val="none" w:sz="0" w:space="0" w:color="auto"/>
            <w:right w:val="none" w:sz="0" w:space="0" w:color="auto"/>
          </w:divBdr>
        </w:div>
      </w:divsChild>
    </w:div>
    <w:div w:id="487595196">
      <w:bodyDiv w:val="1"/>
      <w:marLeft w:val="0"/>
      <w:marRight w:val="0"/>
      <w:marTop w:val="0"/>
      <w:marBottom w:val="0"/>
      <w:divBdr>
        <w:top w:val="none" w:sz="0" w:space="0" w:color="auto"/>
        <w:left w:val="none" w:sz="0" w:space="0" w:color="auto"/>
        <w:bottom w:val="none" w:sz="0" w:space="0" w:color="auto"/>
        <w:right w:val="none" w:sz="0" w:space="0" w:color="auto"/>
      </w:divBdr>
    </w:div>
    <w:div w:id="488257104">
      <w:bodyDiv w:val="1"/>
      <w:marLeft w:val="0"/>
      <w:marRight w:val="0"/>
      <w:marTop w:val="0"/>
      <w:marBottom w:val="0"/>
      <w:divBdr>
        <w:top w:val="none" w:sz="0" w:space="0" w:color="auto"/>
        <w:left w:val="none" w:sz="0" w:space="0" w:color="auto"/>
        <w:bottom w:val="none" w:sz="0" w:space="0" w:color="auto"/>
        <w:right w:val="none" w:sz="0" w:space="0" w:color="auto"/>
      </w:divBdr>
      <w:divsChild>
        <w:div w:id="1388147270">
          <w:marLeft w:val="1166"/>
          <w:marRight w:val="0"/>
          <w:marTop w:val="120"/>
          <w:marBottom w:val="0"/>
          <w:divBdr>
            <w:top w:val="none" w:sz="0" w:space="0" w:color="auto"/>
            <w:left w:val="none" w:sz="0" w:space="0" w:color="auto"/>
            <w:bottom w:val="none" w:sz="0" w:space="0" w:color="auto"/>
            <w:right w:val="none" w:sz="0" w:space="0" w:color="auto"/>
          </w:divBdr>
        </w:div>
      </w:divsChild>
    </w:div>
    <w:div w:id="1004822527">
      <w:bodyDiv w:val="1"/>
      <w:marLeft w:val="0"/>
      <w:marRight w:val="0"/>
      <w:marTop w:val="0"/>
      <w:marBottom w:val="0"/>
      <w:divBdr>
        <w:top w:val="none" w:sz="0" w:space="0" w:color="auto"/>
        <w:left w:val="none" w:sz="0" w:space="0" w:color="auto"/>
        <w:bottom w:val="none" w:sz="0" w:space="0" w:color="auto"/>
        <w:right w:val="none" w:sz="0" w:space="0" w:color="auto"/>
      </w:divBdr>
      <w:divsChild>
        <w:div w:id="1684241008">
          <w:marLeft w:val="547"/>
          <w:marRight w:val="0"/>
          <w:marTop w:val="120"/>
          <w:marBottom w:val="0"/>
          <w:divBdr>
            <w:top w:val="none" w:sz="0" w:space="0" w:color="auto"/>
            <w:left w:val="none" w:sz="0" w:space="0" w:color="auto"/>
            <w:bottom w:val="none" w:sz="0" w:space="0" w:color="auto"/>
            <w:right w:val="none" w:sz="0" w:space="0" w:color="auto"/>
          </w:divBdr>
        </w:div>
      </w:divsChild>
    </w:div>
    <w:div w:id="1372656845">
      <w:bodyDiv w:val="1"/>
      <w:marLeft w:val="0"/>
      <w:marRight w:val="0"/>
      <w:marTop w:val="0"/>
      <w:marBottom w:val="0"/>
      <w:divBdr>
        <w:top w:val="none" w:sz="0" w:space="0" w:color="auto"/>
        <w:left w:val="none" w:sz="0" w:space="0" w:color="auto"/>
        <w:bottom w:val="none" w:sz="0" w:space="0" w:color="auto"/>
        <w:right w:val="none" w:sz="0" w:space="0" w:color="auto"/>
      </w:divBdr>
      <w:divsChild>
        <w:div w:id="265508232">
          <w:marLeft w:val="0"/>
          <w:marRight w:val="0"/>
          <w:marTop w:val="0"/>
          <w:marBottom w:val="0"/>
          <w:divBdr>
            <w:top w:val="none" w:sz="0" w:space="0" w:color="auto"/>
            <w:left w:val="none" w:sz="0" w:space="0" w:color="auto"/>
            <w:bottom w:val="none" w:sz="0" w:space="0" w:color="auto"/>
            <w:right w:val="none" w:sz="0" w:space="0" w:color="auto"/>
          </w:divBdr>
        </w:div>
        <w:div w:id="860247220">
          <w:marLeft w:val="0"/>
          <w:marRight w:val="0"/>
          <w:marTop w:val="0"/>
          <w:marBottom w:val="0"/>
          <w:divBdr>
            <w:top w:val="none" w:sz="0" w:space="0" w:color="auto"/>
            <w:left w:val="none" w:sz="0" w:space="0" w:color="auto"/>
            <w:bottom w:val="none" w:sz="0" w:space="0" w:color="auto"/>
            <w:right w:val="none" w:sz="0" w:space="0" w:color="auto"/>
          </w:divBdr>
        </w:div>
        <w:div w:id="1250193224">
          <w:marLeft w:val="0"/>
          <w:marRight w:val="0"/>
          <w:marTop w:val="0"/>
          <w:marBottom w:val="0"/>
          <w:divBdr>
            <w:top w:val="none" w:sz="0" w:space="0" w:color="auto"/>
            <w:left w:val="none" w:sz="0" w:space="0" w:color="auto"/>
            <w:bottom w:val="none" w:sz="0" w:space="0" w:color="auto"/>
            <w:right w:val="none" w:sz="0" w:space="0" w:color="auto"/>
          </w:divBdr>
        </w:div>
      </w:divsChild>
    </w:div>
    <w:div w:id="1506676060">
      <w:bodyDiv w:val="1"/>
      <w:marLeft w:val="0"/>
      <w:marRight w:val="0"/>
      <w:marTop w:val="0"/>
      <w:marBottom w:val="0"/>
      <w:divBdr>
        <w:top w:val="none" w:sz="0" w:space="0" w:color="auto"/>
        <w:left w:val="none" w:sz="0" w:space="0" w:color="auto"/>
        <w:bottom w:val="none" w:sz="0" w:space="0" w:color="auto"/>
        <w:right w:val="none" w:sz="0" w:space="0" w:color="auto"/>
      </w:divBdr>
      <w:divsChild>
        <w:div w:id="1034160681">
          <w:marLeft w:val="547"/>
          <w:marRight w:val="0"/>
          <w:marTop w:val="120"/>
          <w:marBottom w:val="0"/>
          <w:divBdr>
            <w:top w:val="none" w:sz="0" w:space="0" w:color="auto"/>
            <w:left w:val="none" w:sz="0" w:space="0" w:color="auto"/>
            <w:bottom w:val="none" w:sz="0" w:space="0" w:color="auto"/>
            <w:right w:val="none" w:sz="0" w:space="0" w:color="auto"/>
          </w:divBdr>
        </w:div>
      </w:divsChild>
    </w:div>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5.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4.bin"/><Relationship Id="rId324" Type="http://schemas.openxmlformats.org/officeDocument/2006/relationships/image" Target="media/image153.wmf"/><Relationship Id="rId366" Type="http://schemas.openxmlformats.org/officeDocument/2006/relationships/oleObject" Target="embeddings/oleObject183.bin"/><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04.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image" Target="media/image30.wmf"/><Relationship Id="rId128" Type="http://schemas.openxmlformats.org/officeDocument/2006/relationships/image" Target="media/image57.wmf"/><Relationship Id="rId335" Type="http://schemas.openxmlformats.org/officeDocument/2006/relationships/image" Target="media/image158.wmf"/><Relationship Id="rId377" Type="http://schemas.openxmlformats.org/officeDocument/2006/relationships/image" Target="media/image176.wmf"/><Relationship Id="rId5" Type="http://schemas.openxmlformats.org/officeDocument/2006/relationships/settings" Target="settings.xml"/><Relationship Id="rId181" Type="http://schemas.openxmlformats.org/officeDocument/2006/relationships/image" Target="media/image84.wmf"/><Relationship Id="rId237" Type="http://schemas.openxmlformats.org/officeDocument/2006/relationships/image" Target="media/image112.wmf"/><Relationship Id="rId402" Type="http://schemas.openxmlformats.org/officeDocument/2006/relationships/oleObject" Target="embeddings/oleObject201.bin"/><Relationship Id="rId279" Type="http://schemas.openxmlformats.org/officeDocument/2006/relationships/oleObject" Target="embeddings/oleObject135.bin"/><Relationship Id="rId444" Type="http://schemas.openxmlformats.org/officeDocument/2006/relationships/oleObject" Target="embeddings/oleObject222.bin"/><Relationship Id="rId43" Type="http://schemas.openxmlformats.org/officeDocument/2006/relationships/oleObject" Target="embeddings/oleObject16.bin"/><Relationship Id="rId139" Type="http://schemas.openxmlformats.org/officeDocument/2006/relationships/oleObject" Target="embeddings/oleObject64.bin"/><Relationship Id="rId290" Type="http://schemas.openxmlformats.org/officeDocument/2006/relationships/image" Target="media/image137.wmf"/><Relationship Id="rId304" Type="http://schemas.openxmlformats.org/officeDocument/2006/relationships/oleObject" Target="embeddings/oleObject148.bin"/><Relationship Id="rId346" Type="http://schemas.openxmlformats.org/officeDocument/2006/relationships/oleObject" Target="embeddings/oleObject171.bin"/><Relationship Id="rId388" Type="http://schemas.openxmlformats.org/officeDocument/2006/relationships/oleObject" Target="embeddings/oleObject194.bin"/><Relationship Id="rId85" Type="http://schemas.openxmlformats.org/officeDocument/2006/relationships/oleObject" Target="embeddings/oleObject37.bin"/><Relationship Id="rId150" Type="http://schemas.openxmlformats.org/officeDocument/2006/relationships/image" Target="media/image68.wmf"/><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194.wmf"/><Relationship Id="rId248" Type="http://schemas.openxmlformats.org/officeDocument/2006/relationships/oleObject" Target="embeddings/oleObject119.bin"/><Relationship Id="rId455" Type="http://schemas.openxmlformats.org/officeDocument/2006/relationships/image" Target="media/image217.wmf"/><Relationship Id="rId12" Type="http://schemas.openxmlformats.org/officeDocument/2006/relationships/header" Target="header3.xml"/><Relationship Id="rId108" Type="http://schemas.openxmlformats.org/officeDocument/2006/relationships/image" Target="media/image47.wmf"/><Relationship Id="rId315" Type="http://schemas.openxmlformats.org/officeDocument/2006/relationships/oleObject" Target="embeddings/oleObject154.bin"/><Relationship Id="rId357" Type="http://schemas.openxmlformats.org/officeDocument/2006/relationships/image" Target="media/image168.wmf"/><Relationship Id="rId54" Type="http://schemas.openxmlformats.org/officeDocument/2006/relationships/image" Target="media/image20.wmf"/><Relationship Id="rId96" Type="http://schemas.openxmlformats.org/officeDocument/2006/relationships/image" Target="media/image41.wmf"/><Relationship Id="rId161" Type="http://schemas.openxmlformats.org/officeDocument/2006/relationships/oleObject" Target="embeddings/oleObject75.bin"/><Relationship Id="rId217" Type="http://schemas.openxmlformats.org/officeDocument/2006/relationships/image" Target="media/image102.wmf"/><Relationship Id="rId399" Type="http://schemas.openxmlformats.org/officeDocument/2006/relationships/image" Target="media/image187.wmf"/><Relationship Id="rId259" Type="http://schemas.openxmlformats.org/officeDocument/2006/relationships/oleObject" Target="embeddings/oleObject125.bin"/><Relationship Id="rId424" Type="http://schemas.openxmlformats.org/officeDocument/2006/relationships/oleObject" Target="embeddings/oleObject212.bin"/><Relationship Id="rId466" Type="http://schemas.openxmlformats.org/officeDocument/2006/relationships/image" Target="media/image223.jpeg"/><Relationship Id="rId23" Type="http://schemas.openxmlformats.org/officeDocument/2006/relationships/oleObject" Target="embeddings/oleObject6.bin"/><Relationship Id="rId119" Type="http://schemas.openxmlformats.org/officeDocument/2006/relationships/oleObject" Target="embeddings/oleObject54.bin"/><Relationship Id="rId270" Type="http://schemas.openxmlformats.org/officeDocument/2006/relationships/image" Target="media/image127.wmf"/><Relationship Id="rId326" Type="http://schemas.openxmlformats.org/officeDocument/2006/relationships/image" Target="media/image154.wmf"/><Relationship Id="rId65" Type="http://schemas.openxmlformats.org/officeDocument/2006/relationships/oleObject" Target="embeddings/oleObject27.bin"/><Relationship Id="rId130" Type="http://schemas.openxmlformats.org/officeDocument/2006/relationships/image" Target="media/image58.wmf"/><Relationship Id="rId368" Type="http://schemas.openxmlformats.org/officeDocument/2006/relationships/oleObject" Target="embeddings/oleObject184.bin"/><Relationship Id="rId172" Type="http://schemas.openxmlformats.org/officeDocument/2006/relationships/oleObject" Target="embeddings/oleObject80.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8.bin"/><Relationship Id="rId249" Type="http://schemas.openxmlformats.org/officeDocument/2006/relationships/oleObject" Target="embeddings/oleObject120.bin"/><Relationship Id="rId414" Type="http://schemas.openxmlformats.org/officeDocument/2006/relationships/oleObject" Target="embeddings/oleObject207.bin"/><Relationship Id="rId435" Type="http://schemas.openxmlformats.org/officeDocument/2006/relationships/image" Target="media/image205.wmf"/><Relationship Id="rId456" Type="http://schemas.openxmlformats.org/officeDocument/2006/relationships/oleObject" Target="embeddings/oleObject226.bin"/><Relationship Id="rId13" Type="http://schemas.openxmlformats.org/officeDocument/2006/relationships/footer" Target="footer1.xml"/><Relationship Id="rId109" Type="http://schemas.openxmlformats.org/officeDocument/2006/relationships/oleObject" Target="embeddings/oleObject49.bin"/><Relationship Id="rId260" Type="http://schemas.openxmlformats.org/officeDocument/2006/relationships/image" Target="media/image122.wmf"/><Relationship Id="rId281" Type="http://schemas.openxmlformats.org/officeDocument/2006/relationships/oleObject" Target="embeddings/oleObject136.bin"/><Relationship Id="rId316" Type="http://schemas.openxmlformats.org/officeDocument/2006/relationships/image" Target="media/image149.wmf"/><Relationship Id="rId337" Type="http://schemas.openxmlformats.org/officeDocument/2006/relationships/image" Target="media/image159.wmf"/><Relationship Id="rId34" Type="http://schemas.openxmlformats.org/officeDocument/2006/relationships/image" Target="media/image10.wmf"/><Relationship Id="rId55" Type="http://schemas.openxmlformats.org/officeDocument/2006/relationships/oleObject" Target="embeddings/oleObject22.bin"/><Relationship Id="rId76" Type="http://schemas.openxmlformats.org/officeDocument/2006/relationships/image" Target="media/image31.wmf"/><Relationship Id="rId97" Type="http://schemas.openxmlformats.org/officeDocument/2006/relationships/oleObject" Target="embeddings/oleObject43.bin"/><Relationship Id="rId120" Type="http://schemas.openxmlformats.org/officeDocument/2006/relationships/image" Target="media/image53.wmf"/><Relationship Id="rId141" Type="http://schemas.openxmlformats.org/officeDocument/2006/relationships/oleObject" Target="embeddings/oleObject65.bin"/><Relationship Id="rId358" Type="http://schemas.openxmlformats.org/officeDocument/2006/relationships/oleObject" Target="embeddings/oleObject177.bin"/><Relationship Id="rId379" Type="http://schemas.openxmlformats.org/officeDocument/2006/relationships/image" Target="media/image177.wmf"/><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image" Target="media/image85.wmf"/><Relationship Id="rId218" Type="http://schemas.openxmlformats.org/officeDocument/2006/relationships/oleObject" Target="embeddings/oleObject103.bin"/><Relationship Id="rId239" Type="http://schemas.openxmlformats.org/officeDocument/2006/relationships/image" Target="media/image113.wmf"/><Relationship Id="rId390" Type="http://schemas.openxmlformats.org/officeDocument/2006/relationships/oleObject" Target="embeddings/oleObject195.bin"/><Relationship Id="rId404" Type="http://schemas.openxmlformats.org/officeDocument/2006/relationships/oleObject" Target="embeddings/oleObject202.bin"/><Relationship Id="rId425" Type="http://schemas.openxmlformats.org/officeDocument/2006/relationships/image" Target="media/image200.wmf"/><Relationship Id="rId446" Type="http://schemas.openxmlformats.org/officeDocument/2006/relationships/oleObject" Target="embeddings/oleObject223.bin"/><Relationship Id="rId250" Type="http://schemas.openxmlformats.org/officeDocument/2006/relationships/image" Target="media/image117.wmf"/><Relationship Id="rId271" Type="http://schemas.openxmlformats.org/officeDocument/2006/relationships/oleObject" Target="embeddings/oleObject131.bin"/><Relationship Id="rId292" Type="http://schemas.openxmlformats.org/officeDocument/2006/relationships/image" Target="media/image138.wmf"/><Relationship Id="rId306" Type="http://schemas.openxmlformats.org/officeDocument/2006/relationships/oleObject" Target="embeddings/oleObject149.bin"/><Relationship Id="rId24" Type="http://schemas.openxmlformats.org/officeDocument/2006/relationships/image" Target="media/image5.emf"/><Relationship Id="rId45" Type="http://schemas.openxmlformats.org/officeDocument/2006/relationships/oleObject" Target="embeddings/oleObject17.bin"/><Relationship Id="rId66" Type="http://schemas.openxmlformats.org/officeDocument/2006/relationships/image" Target="media/image26.wmf"/><Relationship Id="rId87" Type="http://schemas.openxmlformats.org/officeDocument/2006/relationships/oleObject" Target="embeddings/oleObject38.bin"/><Relationship Id="rId110" Type="http://schemas.openxmlformats.org/officeDocument/2006/relationships/image" Target="media/image48.wmf"/><Relationship Id="rId131" Type="http://schemas.openxmlformats.org/officeDocument/2006/relationships/oleObject" Target="embeddings/oleObject60.bin"/><Relationship Id="rId327" Type="http://schemas.openxmlformats.org/officeDocument/2006/relationships/oleObject" Target="embeddings/oleObject160.bin"/><Relationship Id="rId348" Type="http://schemas.openxmlformats.org/officeDocument/2006/relationships/oleObject" Target="embeddings/oleObject172.bin"/><Relationship Id="rId369" Type="http://schemas.openxmlformats.org/officeDocument/2006/relationships/image" Target="media/image172.wmf"/><Relationship Id="rId152" Type="http://schemas.openxmlformats.org/officeDocument/2006/relationships/image" Target="media/image69.wmf"/><Relationship Id="rId173" Type="http://schemas.openxmlformats.org/officeDocument/2006/relationships/image" Target="media/image80.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08.wmf"/><Relationship Id="rId380" Type="http://schemas.openxmlformats.org/officeDocument/2006/relationships/oleObject" Target="embeddings/oleObject190.bin"/><Relationship Id="rId415" Type="http://schemas.openxmlformats.org/officeDocument/2006/relationships/image" Target="media/image195.wmf"/><Relationship Id="rId436" Type="http://schemas.openxmlformats.org/officeDocument/2006/relationships/oleObject" Target="embeddings/oleObject218.bin"/><Relationship Id="rId457" Type="http://schemas.openxmlformats.org/officeDocument/2006/relationships/image" Target="media/image218.wmf"/><Relationship Id="rId240" Type="http://schemas.openxmlformats.org/officeDocument/2006/relationships/oleObject" Target="embeddings/oleObject114.bin"/><Relationship Id="rId261" Type="http://schemas.openxmlformats.org/officeDocument/2006/relationships/oleObject" Target="embeddings/oleObject126.bin"/><Relationship Id="rId14" Type="http://schemas.openxmlformats.org/officeDocument/2006/relationships/image" Target="media/image1.wmf"/><Relationship Id="rId35" Type="http://schemas.openxmlformats.org/officeDocument/2006/relationships/oleObject" Target="embeddings/oleObject12.bin"/><Relationship Id="rId56" Type="http://schemas.openxmlformats.org/officeDocument/2006/relationships/image" Target="media/image21.wmf"/><Relationship Id="rId77" Type="http://schemas.openxmlformats.org/officeDocument/2006/relationships/oleObject" Target="embeddings/oleObject33.bin"/><Relationship Id="rId100" Type="http://schemas.openxmlformats.org/officeDocument/2006/relationships/image" Target="media/image43.wmf"/><Relationship Id="rId282" Type="http://schemas.openxmlformats.org/officeDocument/2006/relationships/image" Target="media/image133.wmf"/><Relationship Id="rId317" Type="http://schemas.openxmlformats.org/officeDocument/2006/relationships/oleObject" Target="embeddings/oleObject155.bin"/><Relationship Id="rId338" Type="http://schemas.openxmlformats.org/officeDocument/2006/relationships/oleObject" Target="embeddings/oleObject166.bin"/><Relationship Id="rId359" Type="http://schemas.openxmlformats.org/officeDocument/2006/relationships/image" Target="media/image169.wmf"/><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55.bin"/><Relationship Id="rId142" Type="http://schemas.openxmlformats.org/officeDocument/2006/relationships/image" Target="media/image64.wmf"/><Relationship Id="rId163" Type="http://schemas.openxmlformats.org/officeDocument/2006/relationships/oleObject" Target="embeddings/oleObject76.bin"/><Relationship Id="rId184" Type="http://schemas.openxmlformats.org/officeDocument/2006/relationships/oleObject" Target="embeddings/oleObject86.bin"/><Relationship Id="rId219" Type="http://schemas.openxmlformats.org/officeDocument/2006/relationships/image" Target="media/image103.wmf"/><Relationship Id="rId370" Type="http://schemas.openxmlformats.org/officeDocument/2006/relationships/oleObject" Target="embeddings/oleObject185.bin"/><Relationship Id="rId391" Type="http://schemas.openxmlformats.org/officeDocument/2006/relationships/image" Target="media/image183.wmf"/><Relationship Id="rId405" Type="http://schemas.openxmlformats.org/officeDocument/2006/relationships/image" Target="media/image190.wmf"/><Relationship Id="rId426" Type="http://schemas.openxmlformats.org/officeDocument/2006/relationships/oleObject" Target="embeddings/oleObject213.bin"/><Relationship Id="rId447" Type="http://schemas.openxmlformats.org/officeDocument/2006/relationships/image" Target="media/image211.png"/><Relationship Id="rId230" Type="http://schemas.openxmlformats.org/officeDocument/2006/relationships/oleObject" Target="embeddings/oleObject109.bin"/><Relationship Id="rId251" Type="http://schemas.openxmlformats.org/officeDocument/2006/relationships/oleObject" Target="embeddings/oleObject121.bin"/><Relationship Id="rId468" Type="http://schemas.openxmlformats.org/officeDocument/2006/relationships/image" Target="media/image90.jpeg"/><Relationship Id="rId25" Type="http://schemas.openxmlformats.org/officeDocument/2006/relationships/oleObject" Target="embeddings/oleObject7.bin"/><Relationship Id="rId46" Type="http://schemas.openxmlformats.org/officeDocument/2006/relationships/image" Target="media/image16.wmf"/><Relationship Id="rId67" Type="http://schemas.openxmlformats.org/officeDocument/2006/relationships/oleObject" Target="embeddings/oleObject28.bin"/><Relationship Id="rId272" Type="http://schemas.openxmlformats.org/officeDocument/2006/relationships/image" Target="media/image128.wmf"/><Relationship Id="rId293" Type="http://schemas.openxmlformats.org/officeDocument/2006/relationships/oleObject" Target="embeddings/oleObject142.bin"/><Relationship Id="rId307" Type="http://schemas.openxmlformats.org/officeDocument/2006/relationships/image" Target="media/image145.wmf"/><Relationship Id="rId328" Type="http://schemas.openxmlformats.org/officeDocument/2006/relationships/image" Target="media/image155.wmf"/><Relationship Id="rId349" Type="http://schemas.openxmlformats.org/officeDocument/2006/relationships/image" Target="media/image164.wmf"/><Relationship Id="rId88" Type="http://schemas.openxmlformats.org/officeDocument/2006/relationships/image" Target="media/image37.wmf"/><Relationship Id="rId111" Type="http://schemas.openxmlformats.org/officeDocument/2006/relationships/oleObject" Target="embeddings/oleObject50.bin"/><Relationship Id="rId132" Type="http://schemas.openxmlformats.org/officeDocument/2006/relationships/image" Target="media/image59.wmf"/><Relationship Id="rId153" Type="http://schemas.openxmlformats.org/officeDocument/2006/relationships/oleObject" Target="embeddings/oleObject71.bin"/><Relationship Id="rId174" Type="http://schemas.openxmlformats.org/officeDocument/2006/relationships/oleObject" Target="embeddings/oleObject81.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8.bin"/><Relationship Id="rId381" Type="http://schemas.openxmlformats.org/officeDocument/2006/relationships/image" Target="media/image178.wmf"/><Relationship Id="rId416" Type="http://schemas.openxmlformats.org/officeDocument/2006/relationships/oleObject" Target="embeddings/oleObject208.bin"/><Relationship Id="rId220" Type="http://schemas.openxmlformats.org/officeDocument/2006/relationships/oleObject" Target="embeddings/oleObject104.bin"/><Relationship Id="rId241" Type="http://schemas.openxmlformats.org/officeDocument/2006/relationships/image" Target="media/image114.wmf"/><Relationship Id="rId437" Type="http://schemas.openxmlformats.org/officeDocument/2006/relationships/image" Target="media/image206.wmf"/><Relationship Id="rId458" Type="http://schemas.openxmlformats.org/officeDocument/2006/relationships/oleObject" Target="embeddings/oleObject227.bin"/><Relationship Id="rId15" Type="http://schemas.openxmlformats.org/officeDocument/2006/relationships/oleObject" Target="embeddings/oleObject1.bin"/><Relationship Id="rId36" Type="http://schemas.openxmlformats.org/officeDocument/2006/relationships/image" Target="media/image11.wmf"/><Relationship Id="rId57" Type="http://schemas.openxmlformats.org/officeDocument/2006/relationships/oleObject" Target="embeddings/oleObject23.bin"/><Relationship Id="rId262" Type="http://schemas.openxmlformats.org/officeDocument/2006/relationships/image" Target="media/image123.wmf"/><Relationship Id="rId283" Type="http://schemas.openxmlformats.org/officeDocument/2006/relationships/oleObject" Target="embeddings/oleObject137.bin"/><Relationship Id="rId318" Type="http://schemas.openxmlformats.org/officeDocument/2006/relationships/image" Target="media/image150.wmf"/><Relationship Id="rId339" Type="http://schemas.openxmlformats.org/officeDocument/2006/relationships/oleObject" Target="embeddings/oleObject167.bin"/><Relationship Id="rId78" Type="http://schemas.openxmlformats.org/officeDocument/2006/relationships/image" Target="media/image32.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4.wmf"/><Relationship Id="rId143" Type="http://schemas.openxmlformats.org/officeDocument/2006/relationships/oleObject" Target="embeddings/oleObject66.bin"/><Relationship Id="rId164" Type="http://schemas.openxmlformats.org/officeDocument/2006/relationships/image" Target="media/image75.wmf"/><Relationship Id="rId185" Type="http://schemas.openxmlformats.org/officeDocument/2006/relationships/image" Target="media/image86.wmf"/><Relationship Id="rId350" Type="http://schemas.openxmlformats.org/officeDocument/2006/relationships/oleObject" Target="embeddings/oleObject173.bin"/><Relationship Id="rId371" Type="http://schemas.openxmlformats.org/officeDocument/2006/relationships/image" Target="media/image173.wmf"/><Relationship Id="rId406" Type="http://schemas.openxmlformats.org/officeDocument/2006/relationships/oleObject" Target="embeddings/oleObject203.bin"/><Relationship Id="rId9" Type="http://schemas.openxmlformats.org/officeDocument/2006/relationships/comments" Target="comments.xml"/><Relationship Id="rId210" Type="http://schemas.openxmlformats.org/officeDocument/2006/relationships/oleObject" Target="embeddings/oleObject99.bin"/><Relationship Id="rId392" Type="http://schemas.openxmlformats.org/officeDocument/2006/relationships/oleObject" Target="embeddings/oleObject196.bin"/><Relationship Id="rId427" Type="http://schemas.openxmlformats.org/officeDocument/2006/relationships/image" Target="media/image201.wmf"/><Relationship Id="rId448" Type="http://schemas.openxmlformats.org/officeDocument/2006/relationships/image" Target="media/image212.png"/><Relationship Id="rId469" Type="http://schemas.openxmlformats.org/officeDocument/2006/relationships/fontTable" Target="fontTable.xml"/><Relationship Id="rId26" Type="http://schemas.openxmlformats.org/officeDocument/2006/relationships/image" Target="media/image6.emf"/><Relationship Id="rId231" Type="http://schemas.openxmlformats.org/officeDocument/2006/relationships/image" Target="media/image109.wmf"/><Relationship Id="rId252" Type="http://schemas.openxmlformats.org/officeDocument/2006/relationships/image" Target="media/image118.wmf"/><Relationship Id="rId273" Type="http://schemas.openxmlformats.org/officeDocument/2006/relationships/oleObject" Target="embeddings/oleObject132.bin"/><Relationship Id="rId294" Type="http://schemas.openxmlformats.org/officeDocument/2006/relationships/image" Target="media/image139.wmf"/><Relationship Id="rId308" Type="http://schemas.openxmlformats.org/officeDocument/2006/relationships/oleObject" Target="embeddings/oleObject150.bin"/><Relationship Id="rId329" Type="http://schemas.openxmlformats.org/officeDocument/2006/relationships/oleObject" Target="embeddings/oleObject161.bin"/><Relationship Id="rId47" Type="http://schemas.openxmlformats.org/officeDocument/2006/relationships/oleObject" Target="embeddings/oleObject18.bin"/><Relationship Id="rId68" Type="http://schemas.openxmlformats.org/officeDocument/2006/relationships/image" Target="media/image27.wmf"/><Relationship Id="rId89" Type="http://schemas.openxmlformats.org/officeDocument/2006/relationships/oleObject" Target="embeddings/oleObject39.bin"/><Relationship Id="rId112" Type="http://schemas.openxmlformats.org/officeDocument/2006/relationships/image" Target="media/image49.wmf"/><Relationship Id="rId133" Type="http://schemas.openxmlformats.org/officeDocument/2006/relationships/oleObject" Target="embeddings/oleObject61.bin"/><Relationship Id="rId154" Type="http://schemas.openxmlformats.org/officeDocument/2006/relationships/image" Target="media/image70.wmf"/><Relationship Id="rId175" Type="http://schemas.openxmlformats.org/officeDocument/2006/relationships/image" Target="media/image81.wmf"/><Relationship Id="rId340" Type="http://schemas.openxmlformats.org/officeDocument/2006/relationships/oleObject" Target="embeddings/oleObject168.bin"/><Relationship Id="rId361" Type="http://schemas.openxmlformats.org/officeDocument/2006/relationships/image" Target="media/image170.wmf"/><Relationship Id="rId196" Type="http://schemas.openxmlformats.org/officeDocument/2006/relationships/oleObject" Target="embeddings/oleObject92.bin"/><Relationship Id="rId200" Type="http://schemas.openxmlformats.org/officeDocument/2006/relationships/oleObject" Target="embeddings/oleObject94.bin"/><Relationship Id="rId382" Type="http://schemas.openxmlformats.org/officeDocument/2006/relationships/oleObject" Target="embeddings/oleObject191.bin"/><Relationship Id="rId417" Type="http://schemas.openxmlformats.org/officeDocument/2006/relationships/image" Target="media/image196.wmf"/><Relationship Id="rId438" Type="http://schemas.openxmlformats.org/officeDocument/2006/relationships/oleObject" Target="embeddings/oleObject219.bin"/><Relationship Id="rId459" Type="http://schemas.openxmlformats.org/officeDocument/2006/relationships/image" Target="media/image219.wmf"/><Relationship Id="rId16" Type="http://schemas.openxmlformats.org/officeDocument/2006/relationships/image" Target="media/image2.wmf"/><Relationship Id="rId221" Type="http://schemas.openxmlformats.org/officeDocument/2006/relationships/image" Target="media/image104.wmf"/><Relationship Id="rId242" Type="http://schemas.openxmlformats.org/officeDocument/2006/relationships/oleObject" Target="embeddings/oleObject115.bin"/><Relationship Id="rId263" Type="http://schemas.openxmlformats.org/officeDocument/2006/relationships/oleObject" Target="embeddings/oleObject127.bin"/><Relationship Id="rId284" Type="http://schemas.openxmlformats.org/officeDocument/2006/relationships/image" Target="media/image134.wmf"/><Relationship Id="rId319" Type="http://schemas.openxmlformats.org/officeDocument/2006/relationships/oleObject" Target="embeddings/oleObject156.bin"/><Relationship Id="rId470" Type="http://schemas.openxmlformats.org/officeDocument/2006/relationships/theme" Target="theme/theme1.xml"/><Relationship Id="rId37" Type="http://schemas.openxmlformats.org/officeDocument/2006/relationships/oleObject" Target="embeddings/oleObject13.bin"/><Relationship Id="rId58" Type="http://schemas.openxmlformats.org/officeDocument/2006/relationships/image" Target="media/image22.wmf"/><Relationship Id="rId79" Type="http://schemas.openxmlformats.org/officeDocument/2006/relationships/oleObject" Target="embeddings/oleObject34.bin"/><Relationship Id="rId102" Type="http://schemas.openxmlformats.org/officeDocument/2006/relationships/image" Target="media/image44.wmf"/><Relationship Id="rId123" Type="http://schemas.openxmlformats.org/officeDocument/2006/relationships/oleObject" Target="embeddings/oleObject56.bin"/><Relationship Id="rId144" Type="http://schemas.openxmlformats.org/officeDocument/2006/relationships/image" Target="media/image65.wmf"/><Relationship Id="rId330" Type="http://schemas.openxmlformats.org/officeDocument/2006/relationships/image" Target="media/image156.wmf"/><Relationship Id="rId90" Type="http://schemas.openxmlformats.org/officeDocument/2006/relationships/image" Target="media/image38.wmf"/><Relationship Id="rId165" Type="http://schemas.openxmlformats.org/officeDocument/2006/relationships/oleObject" Target="embeddings/oleObject77.bin"/><Relationship Id="rId186" Type="http://schemas.openxmlformats.org/officeDocument/2006/relationships/oleObject" Target="embeddings/oleObject87.bin"/><Relationship Id="rId351" Type="http://schemas.openxmlformats.org/officeDocument/2006/relationships/image" Target="media/image165.wmf"/><Relationship Id="rId372" Type="http://schemas.openxmlformats.org/officeDocument/2006/relationships/oleObject" Target="embeddings/oleObject186.bin"/><Relationship Id="rId393" Type="http://schemas.openxmlformats.org/officeDocument/2006/relationships/image" Target="media/image184.wmf"/><Relationship Id="rId407" Type="http://schemas.openxmlformats.org/officeDocument/2006/relationships/image" Target="media/image191.wmf"/><Relationship Id="rId428" Type="http://schemas.openxmlformats.org/officeDocument/2006/relationships/oleObject" Target="embeddings/oleObject214.bin"/><Relationship Id="rId449" Type="http://schemas.openxmlformats.org/officeDocument/2006/relationships/image" Target="media/image213.png"/><Relationship Id="rId211" Type="http://schemas.openxmlformats.org/officeDocument/2006/relationships/image" Target="media/image99.wmf"/><Relationship Id="rId232" Type="http://schemas.openxmlformats.org/officeDocument/2006/relationships/oleObject" Target="embeddings/oleObject110.bin"/><Relationship Id="rId253" Type="http://schemas.openxmlformats.org/officeDocument/2006/relationships/oleObject" Target="embeddings/oleObject122.bin"/><Relationship Id="rId274" Type="http://schemas.openxmlformats.org/officeDocument/2006/relationships/image" Target="media/image129.wmf"/><Relationship Id="rId295" Type="http://schemas.openxmlformats.org/officeDocument/2006/relationships/oleObject" Target="embeddings/oleObject143.bin"/><Relationship Id="rId309" Type="http://schemas.openxmlformats.org/officeDocument/2006/relationships/image" Target="media/image146.wmf"/><Relationship Id="rId460" Type="http://schemas.openxmlformats.org/officeDocument/2006/relationships/oleObject" Target="embeddings/oleObject228.bin"/><Relationship Id="rId27" Type="http://schemas.openxmlformats.org/officeDocument/2006/relationships/oleObject" Target="embeddings/oleObject8.bin"/><Relationship Id="rId48" Type="http://schemas.openxmlformats.org/officeDocument/2006/relationships/image" Target="media/image17.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0.wmf"/><Relationship Id="rId320" Type="http://schemas.openxmlformats.org/officeDocument/2006/relationships/image" Target="media/image151.wmf"/><Relationship Id="rId80" Type="http://schemas.openxmlformats.org/officeDocument/2006/relationships/image" Target="media/image33.wmf"/><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2.wmf"/><Relationship Id="rId341" Type="http://schemas.openxmlformats.org/officeDocument/2006/relationships/image" Target="media/image160.emf"/><Relationship Id="rId362" Type="http://schemas.openxmlformats.org/officeDocument/2006/relationships/oleObject" Target="embeddings/oleObject179.bin"/><Relationship Id="rId383" Type="http://schemas.openxmlformats.org/officeDocument/2006/relationships/image" Target="media/image179.wmf"/><Relationship Id="rId418" Type="http://schemas.openxmlformats.org/officeDocument/2006/relationships/oleObject" Target="embeddings/oleObject209.bin"/><Relationship Id="rId439" Type="http://schemas.openxmlformats.org/officeDocument/2006/relationships/image" Target="media/image207.wmf"/><Relationship Id="rId201" Type="http://schemas.openxmlformats.org/officeDocument/2006/relationships/image" Target="media/image94.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24.wmf"/><Relationship Id="rId285" Type="http://schemas.openxmlformats.org/officeDocument/2006/relationships/oleObject" Target="embeddings/oleObject138.bin"/><Relationship Id="rId450" Type="http://schemas.openxmlformats.org/officeDocument/2006/relationships/image" Target="media/image214.png"/><Relationship Id="rId17" Type="http://schemas.openxmlformats.org/officeDocument/2006/relationships/oleObject" Target="embeddings/oleObject2.bin"/><Relationship Id="rId38" Type="http://schemas.openxmlformats.org/officeDocument/2006/relationships/image" Target="media/image12.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5.wmf"/><Relationship Id="rId310" Type="http://schemas.openxmlformats.org/officeDocument/2006/relationships/oleObject" Target="embeddings/oleObject151.bin"/><Relationship Id="rId70" Type="http://schemas.openxmlformats.org/officeDocument/2006/relationships/image" Target="media/image28.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6.wmf"/><Relationship Id="rId187" Type="http://schemas.openxmlformats.org/officeDocument/2006/relationships/image" Target="media/image87.wmf"/><Relationship Id="rId331" Type="http://schemas.openxmlformats.org/officeDocument/2006/relationships/oleObject" Target="embeddings/oleObject162.bin"/><Relationship Id="rId352" Type="http://schemas.openxmlformats.org/officeDocument/2006/relationships/oleObject" Target="embeddings/oleObject174.bin"/><Relationship Id="rId373" Type="http://schemas.openxmlformats.org/officeDocument/2006/relationships/image" Target="media/image174.wmf"/><Relationship Id="rId394" Type="http://schemas.openxmlformats.org/officeDocument/2006/relationships/oleObject" Target="embeddings/oleObject197.bin"/><Relationship Id="rId408" Type="http://schemas.openxmlformats.org/officeDocument/2006/relationships/oleObject" Target="embeddings/oleObject204.bin"/><Relationship Id="rId429" Type="http://schemas.openxmlformats.org/officeDocument/2006/relationships/image" Target="media/image202.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0.wmf"/><Relationship Id="rId254" Type="http://schemas.openxmlformats.org/officeDocument/2006/relationships/image" Target="media/image119.wmf"/><Relationship Id="rId440" Type="http://schemas.openxmlformats.org/officeDocument/2006/relationships/oleObject" Target="embeddings/oleObject220.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50.wmf"/><Relationship Id="rId275" Type="http://schemas.openxmlformats.org/officeDocument/2006/relationships/oleObject" Target="embeddings/oleObject133.bin"/><Relationship Id="rId296" Type="http://schemas.openxmlformats.org/officeDocument/2006/relationships/image" Target="media/image140.wmf"/><Relationship Id="rId300" Type="http://schemas.openxmlformats.org/officeDocument/2006/relationships/image" Target="media/image142.wmf"/><Relationship Id="rId461" Type="http://schemas.openxmlformats.org/officeDocument/2006/relationships/image" Target="media/image220.wmf"/><Relationship Id="rId60" Type="http://schemas.openxmlformats.org/officeDocument/2006/relationships/image" Target="media/image23.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1.wmf"/><Relationship Id="rId177" Type="http://schemas.openxmlformats.org/officeDocument/2006/relationships/image" Target="media/image82.wmf"/><Relationship Id="rId198" Type="http://schemas.openxmlformats.org/officeDocument/2006/relationships/oleObject" Target="embeddings/oleObject93.bin"/><Relationship Id="rId321" Type="http://schemas.openxmlformats.org/officeDocument/2006/relationships/oleObject" Target="embeddings/oleObject157.bin"/><Relationship Id="rId342" Type="http://schemas.openxmlformats.org/officeDocument/2006/relationships/oleObject" Target="embeddings/oleObject169.bin"/><Relationship Id="rId363" Type="http://schemas.openxmlformats.org/officeDocument/2006/relationships/oleObject" Target="embeddings/oleObject180.bin"/><Relationship Id="rId384" Type="http://schemas.openxmlformats.org/officeDocument/2006/relationships/oleObject" Target="embeddings/oleObject192.bin"/><Relationship Id="rId419" Type="http://schemas.openxmlformats.org/officeDocument/2006/relationships/image" Target="media/image197.wmf"/><Relationship Id="rId202" Type="http://schemas.openxmlformats.org/officeDocument/2006/relationships/oleObject" Target="embeddings/oleObject95.bin"/><Relationship Id="rId223" Type="http://schemas.openxmlformats.org/officeDocument/2006/relationships/image" Target="media/image105.wmf"/><Relationship Id="rId244" Type="http://schemas.openxmlformats.org/officeDocument/2006/relationships/oleObject" Target="embeddings/oleObject117.bin"/><Relationship Id="rId430" Type="http://schemas.openxmlformats.org/officeDocument/2006/relationships/oleObject" Target="embeddings/oleObject215.bin"/><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oleObject" Target="embeddings/oleObject128.bin"/><Relationship Id="rId286" Type="http://schemas.openxmlformats.org/officeDocument/2006/relationships/image" Target="media/image135.wmf"/><Relationship Id="rId451" Type="http://schemas.openxmlformats.org/officeDocument/2006/relationships/image" Target="media/image215.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7.bin"/><Relationship Id="rId146" Type="http://schemas.openxmlformats.org/officeDocument/2006/relationships/image" Target="media/image66.wmf"/><Relationship Id="rId167" Type="http://schemas.openxmlformats.org/officeDocument/2006/relationships/oleObject" Target="embeddings/oleObject78.bin"/><Relationship Id="rId188" Type="http://schemas.openxmlformats.org/officeDocument/2006/relationships/oleObject" Target="embeddings/oleObject88.bin"/><Relationship Id="rId311" Type="http://schemas.openxmlformats.org/officeDocument/2006/relationships/image" Target="media/image147.wmf"/><Relationship Id="rId332" Type="http://schemas.openxmlformats.org/officeDocument/2006/relationships/oleObject" Target="embeddings/oleObject163.bin"/><Relationship Id="rId353" Type="http://schemas.openxmlformats.org/officeDocument/2006/relationships/image" Target="media/image166.wmf"/><Relationship Id="rId374" Type="http://schemas.openxmlformats.org/officeDocument/2006/relationships/oleObject" Target="embeddings/oleObject187.bin"/><Relationship Id="rId395" Type="http://schemas.openxmlformats.org/officeDocument/2006/relationships/image" Target="media/image185.wmf"/><Relationship Id="rId409" Type="http://schemas.openxmlformats.org/officeDocument/2006/relationships/image" Target="media/image192.wmf"/><Relationship Id="rId71" Type="http://schemas.openxmlformats.org/officeDocument/2006/relationships/oleObject" Target="embeddings/oleObject30.bin"/><Relationship Id="rId92" Type="http://schemas.openxmlformats.org/officeDocument/2006/relationships/image" Target="media/image39.wmf"/><Relationship Id="rId213" Type="http://schemas.openxmlformats.org/officeDocument/2006/relationships/image" Target="media/image100.wmf"/><Relationship Id="rId234" Type="http://schemas.openxmlformats.org/officeDocument/2006/relationships/oleObject" Target="embeddings/oleObject111.bin"/><Relationship Id="rId420" Type="http://schemas.openxmlformats.org/officeDocument/2006/relationships/oleObject" Target="embeddings/oleObject210.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3.bin"/><Relationship Id="rId276" Type="http://schemas.openxmlformats.org/officeDocument/2006/relationships/image" Target="media/image130.wmf"/><Relationship Id="rId297" Type="http://schemas.openxmlformats.org/officeDocument/2006/relationships/oleObject" Target="embeddings/oleObject144.bin"/><Relationship Id="rId441" Type="http://schemas.openxmlformats.org/officeDocument/2006/relationships/image" Target="media/image208.wmf"/><Relationship Id="rId462" Type="http://schemas.openxmlformats.org/officeDocument/2006/relationships/oleObject" Target="embeddings/oleObject229.bin"/><Relationship Id="rId40" Type="http://schemas.openxmlformats.org/officeDocument/2006/relationships/image" Target="media/image13.wmf"/><Relationship Id="rId115" Type="http://schemas.openxmlformats.org/officeDocument/2006/relationships/oleObject" Target="embeddings/oleObject52.bin"/><Relationship Id="rId136" Type="http://schemas.openxmlformats.org/officeDocument/2006/relationships/image" Target="media/image61.wmf"/><Relationship Id="rId157" Type="http://schemas.openxmlformats.org/officeDocument/2006/relationships/oleObject" Target="embeddings/oleObject73.bin"/><Relationship Id="rId178" Type="http://schemas.openxmlformats.org/officeDocument/2006/relationships/oleObject" Target="embeddings/oleObject83.bin"/><Relationship Id="rId301" Type="http://schemas.openxmlformats.org/officeDocument/2006/relationships/oleObject" Target="embeddings/oleObject146.bin"/><Relationship Id="rId322" Type="http://schemas.openxmlformats.org/officeDocument/2006/relationships/image" Target="media/image152.wmf"/><Relationship Id="rId343" Type="http://schemas.openxmlformats.org/officeDocument/2006/relationships/image" Target="media/image161.wmf"/><Relationship Id="rId364" Type="http://schemas.openxmlformats.org/officeDocument/2006/relationships/oleObject" Target="embeddings/oleObject181.bin"/><Relationship Id="rId61" Type="http://schemas.openxmlformats.org/officeDocument/2006/relationships/oleObject" Target="embeddings/oleObject25.bin"/><Relationship Id="rId82" Type="http://schemas.openxmlformats.org/officeDocument/2006/relationships/image" Target="media/image34.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80.wmf"/><Relationship Id="rId19" Type="http://schemas.openxmlformats.org/officeDocument/2006/relationships/image" Target="media/image3.wmf"/><Relationship Id="rId224" Type="http://schemas.openxmlformats.org/officeDocument/2006/relationships/oleObject" Target="embeddings/oleObject106.bin"/><Relationship Id="rId245" Type="http://schemas.openxmlformats.org/officeDocument/2006/relationships/image" Target="media/image115.wmf"/><Relationship Id="rId266" Type="http://schemas.openxmlformats.org/officeDocument/2006/relationships/image" Target="media/image125.wmf"/><Relationship Id="rId287" Type="http://schemas.openxmlformats.org/officeDocument/2006/relationships/oleObject" Target="embeddings/oleObject139.bin"/><Relationship Id="rId410" Type="http://schemas.openxmlformats.org/officeDocument/2006/relationships/oleObject" Target="embeddings/oleObject205.bin"/><Relationship Id="rId431" Type="http://schemas.openxmlformats.org/officeDocument/2006/relationships/image" Target="media/image203.wmf"/><Relationship Id="rId452" Type="http://schemas.openxmlformats.org/officeDocument/2006/relationships/oleObject" Target="embeddings/oleObject224.bin"/><Relationship Id="rId30" Type="http://schemas.openxmlformats.org/officeDocument/2006/relationships/image" Target="media/image8.wmf"/><Relationship Id="rId105" Type="http://schemas.openxmlformats.org/officeDocument/2006/relationships/oleObject" Target="embeddings/oleObject47.bin"/><Relationship Id="rId126" Type="http://schemas.openxmlformats.org/officeDocument/2006/relationships/image" Target="media/image56.wmf"/><Relationship Id="rId147" Type="http://schemas.openxmlformats.org/officeDocument/2006/relationships/oleObject" Target="embeddings/oleObject68.bin"/><Relationship Id="rId168" Type="http://schemas.openxmlformats.org/officeDocument/2006/relationships/image" Target="media/image77.png"/><Relationship Id="rId312" Type="http://schemas.openxmlformats.org/officeDocument/2006/relationships/oleObject" Target="embeddings/oleObject152.bin"/><Relationship Id="rId333" Type="http://schemas.openxmlformats.org/officeDocument/2006/relationships/image" Target="media/image157.wmf"/><Relationship Id="rId354" Type="http://schemas.openxmlformats.org/officeDocument/2006/relationships/oleObject" Target="embeddings/oleObject175.bin"/><Relationship Id="rId51" Type="http://schemas.openxmlformats.org/officeDocument/2006/relationships/oleObject" Target="embeddings/oleObject20.bin"/><Relationship Id="rId72" Type="http://schemas.openxmlformats.org/officeDocument/2006/relationships/image" Target="media/image29.wmf"/><Relationship Id="rId93" Type="http://schemas.openxmlformats.org/officeDocument/2006/relationships/oleObject" Target="embeddings/oleObject41.bin"/><Relationship Id="rId189" Type="http://schemas.openxmlformats.org/officeDocument/2006/relationships/image" Target="media/image88.wmf"/><Relationship Id="rId375" Type="http://schemas.openxmlformats.org/officeDocument/2006/relationships/image" Target="media/image175.wmf"/><Relationship Id="rId396" Type="http://schemas.openxmlformats.org/officeDocument/2006/relationships/oleObject" Target="embeddings/oleObject198.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1.wmf"/><Relationship Id="rId256" Type="http://schemas.openxmlformats.org/officeDocument/2006/relationships/image" Target="media/image120.wmf"/><Relationship Id="rId277" Type="http://schemas.openxmlformats.org/officeDocument/2006/relationships/oleObject" Target="embeddings/oleObject134.bin"/><Relationship Id="rId298" Type="http://schemas.openxmlformats.org/officeDocument/2006/relationships/image" Target="media/image141.wmf"/><Relationship Id="rId400" Type="http://schemas.openxmlformats.org/officeDocument/2006/relationships/oleObject" Target="embeddings/oleObject200.bin"/><Relationship Id="rId421" Type="http://schemas.openxmlformats.org/officeDocument/2006/relationships/image" Target="media/image198.wmf"/><Relationship Id="rId442" Type="http://schemas.openxmlformats.org/officeDocument/2006/relationships/oleObject" Target="embeddings/oleObject221.bin"/><Relationship Id="rId463" Type="http://schemas.openxmlformats.org/officeDocument/2006/relationships/image" Target="media/image221.wmf"/><Relationship Id="rId116" Type="http://schemas.openxmlformats.org/officeDocument/2006/relationships/image" Target="media/image51.wmf"/><Relationship Id="rId137" Type="http://schemas.openxmlformats.org/officeDocument/2006/relationships/oleObject" Target="embeddings/oleObject63.bin"/><Relationship Id="rId158" Type="http://schemas.openxmlformats.org/officeDocument/2006/relationships/image" Target="media/image72.wmf"/><Relationship Id="rId302" Type="http://schemas.openxmlformats.org/officeDocument/2006/relationships/image" Target="media/image143.wmf"/><Relationship Id="rId323" Type="http://schemas.openxmlformats.org/officeDocument/2006/relationships/oleObject" Target="embeddings/oleObject158.bin"/><Relationship Id="rId344" Type="http://schemas.openxmlformats.org/officeDocument/2006/relationships/oleObject" Target="embeddings/oleObject170.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24.wmf"/><Relationship Id="rId83" Type="http://schemas.openxmlformats.org/officeDocument/2006/relationships/oleObject" Target="embeddings/oleObject36.bin"/><Relationship Id="rId179" Type="http://schemas.openxmlformats.org/officeDocument/2006/relationships/image" Target="media/image83.wmf"/><Relationship Id="rId365" Type="http://schemas.openxmlformats.org/officeDocument/2006/relationships/oleObject" Target="embeddings/oleObject182.bin"/><Relationship Id="rId386" Type="http://schemas.openxmlformats.org/officeDocument/2006/relationships/oleObject" Target="embeddings/oleObject193.bin"/><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06.wmf"/><Relationship Id="rId246" Type="http://schemas.openxmlformats.org/officeDocument/2006/relationships/oleObject" Target="embeddings/oleObject118.bin"/><Relationship Id="rId267" Type="http://schemas.openxmlformats.org/officeDocument/2006/relationships/oleObject" Target="embeddings/oleObject129.bin"/><Relationship Id="rId288" Type="http://schemas.openxmlformats.org/officeDocument/2006/relationships/image" Target="media/image136.wmf"/><Relationship Id="rId411" Type="http://schemas.openxmlformats.org/officeDocument/2006/relationships/image" Target="media/image193.wmf"/><Relationship Id="rId432" Type="http://schemas.openxmlformats.org/officeDocument/2006/relationships/oleObject" Target="embeddings/oleObject216.bin"/><Relationship Id="rId453" Type="http://schemas.openxmlformats.org/officeDocument/2006/relationships/image" Target="media/image216.wmf"/><Relationship Id="rId106" Type="http://schemas.openxmlformats.org/officeDocument/2006/relationships/image" Target="media/image46.wmf"/><Relationship Id="rId127" Type="http://schemas.openxmlformats.org/officeDocument/2006/relationships/oleObject" Target="embeddings/oleObject58.bin"/><Relationship Id="rId313" Type="http://schemas.openxmlformats.org/officeDocument/2006/relationships/image" Target="media/image148.wmf"/><Relationship Id="rId10" Type="http://schemas.openxmlformats.org/officeDocument/2006/relationships/header" Target="header1.xml"/><Relationship Id="rId31" Type="http://schemas.openxmlformats.org/officeDocument/2006/relationships/oleObject" Target="embeddings/oleObject10.bin"/><Relationship Id="rId52" Type="http://schemas.openxmlformats.org/officeDocument/2006/relationships/image" Target="media/image19.wmf"/><Relationship Id="rId73" Type="http://schemas.openxmlformats.org/officeDocument/2006/relationships/oleObject" Target="embeddings/oleObject31.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image" Target="media/image78.wmf"/><Relationship Id="rId334" Type="http://schemas.openxmlformats.org/officeDocument/2006/relationships/oleObject" Target="embeddings/oleObject164.bin"/><Relationship Id="rId355" Type="http://schemas.openxmlformats.org/officeDocument/2006/relationships/image" Target="media/image167.wmf"/><Relationship Id="rId376" Type="http://schemas.openxmlformats.org/officeDocument/2006/relationships/oleObject" Target="embeddings/oleObject188.bin"/><Relationship Id="rId397" Type="http://schemas.openxmlformats.org/officeDocument/2006/relationships/image" Target="media/image186.wmf"/><Relationship Id="rId4" Type="http://schemas.microsoft.com/office/2007/relationships/stylesWithEffects" Target="stylesWithEffects.xml"/><Relationship Id="rId180" Type="http://schemas.openxmlformats.org/officeDocument/2006/relationships/oleObject" Target="embeddings/oleObject84.bin"/><Relationship Id="rId215" Type="http://schemas.openxmlformats.org/officeDocument/2006/relationships/image" Target="media/image101.wmf"/><Relationship Id="rId236" Type="http://schemas.openxmlformats.org/officeDocument/2006/relationships/oleObject" Target="embeddings/oleObject112.bin"/><Relationship Id="rId257" Type="http://schemas.openxmlformats.org/officeDocument/2006/relationships/oleObject" Target="embeddings/oleObject124.bin"/><Relationship Id="rId278" Type="http://schemas.openxmlformats.org/officeDocument/2006/relationships/image" Target="media/image131.wmf"/><Relationship Id="rId401" Type="http://schemas.openxmlformats.org/officeDocument/2006/relationships/image" Target="media/image188.wmf"/><Relationship Id="rId422" Type="http://schemas.openxmlformats.org/officeDocument/2006/relationships/oleObject" Target="embeddings/oleObject211.bin"/><Relationship Id="rId443" Type="http://schemas.openxmlformats.org/officeDocument/2006/relationships/image" Target="media/image209.wmf"/><Relationship Id="rId464" Type="http://schemas.openxmlformats.org/officeDocument/2006/relationships/oleObject" Target="embeddings/oleObject230.bin"/><Relationship Id="rId303" Type="http://schemas.openxmlformats.org/officeDocument/2006/relationships/oleObject" Target="embeddings/oleObject147.bin"/><Relationship Id="rId42" Type="http://schemas.openxmlformats.org/officeDocument/2006/relationships/image" Target="media/image14.wmf"/><Relationship Id="rId84" Type="http://schemas.openxmlformats.org/officeDocument/2006/relationships/image" Target="media/image35.wmf"/><Relationship Id="rId138" Type="http://schemas.openxmlformats.org/officeDocument/2006/relationships/image" Target="media/image62.wmf"/><Relationship Id="rId345" Type="http://schemas.openxmlformats.org/officeDocument/2006/relationships/image" Target="media/image162.wmf"/><Relationship Id="rId387" Type="http://schemas.openxmlformats.org/officeDocument/2006/relationships/image" Target="media/image181.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6.wmf"/><Relationship Id="rId412" Type="http://schemas.openxmlformats.org/officeDocument/2006/relationships/oleObject" Target="embeddings/oleObject206.bin"/><Relationship Id="rId107" Type="http://schemas.openxmlformats.org/officeDocument/2006/relationships/oleObject" Target="embeddings/oleObject48.bin"/><Relationship Id="rId289" Type="http://schemas.openxmlformats.org/officeDocument/2006/relationships/oleObject" Target="embeddings/oleObject140.bin"/><Relationship Id="rId454" Type="http://schemas.openxmlformats.org/officeDocument/2006/relationships/oleObject" Target="embeddings/oleObject225.bin"/><Relationship Id="rId11" Type="http://schemas.openxmlformats.org/officeDocument/2006/relationships/header" Target="header2.xml"/><Relationship Id="rId53" Type="http://schemas.openxmlformats.org/officeDocument/2006/relationships/oleObject" Target="embeddings/oleObject21.bin"/><Relationship Id="rId149" Type="http://schemas.openxmlformats.org/officeDocument/2006/relationships/oleObject" Target="embeddings/oleObject69.bin"/><Relationship Id="rId314" Type="http://schemas.openxmlformats.org/officeDocument/2006/relationships/oleObject" Target="embeddings/oleObject153.bin"/><Relationship Id="rId356" Type="http://schemas.openxmlformats.org/officeDocument/2006/relationships/oleObject" Target="embeddings/oleObject176.bin"/><Relationship Id="rId398" Type="http://schemas.openxmlformats.org/officeDocument/2006/relationships/oleObject" Target="embeddings/oleObject199.bin"/><Relationship Id="rId95" Type="http://schemas.openxmlformats.org/officeDocument/2006/relationships/oleObject" Target="embeddings/oleObject42.bin"/><Relationship Id="rId160" Type="http://schemas.openxmlformats.org/officeDocument/2006/relationships/image" Target="media/image73.wmf"/><Relationship Id="rId216" Type="http://schemas.openxmlformats.org/officeDocument/2006/relationships/oleObject" Target="embeddings/oleObject102.bin"/><Relationship Id="rId423" Type="http://schemas.openxmlformats.org/officeDocument/2006/relationships/image" Target="media/image199.wmf"/><Relationship Id="rId258" Type="http://schemas.openxmlformats.org/officeDocument/2006/relationships/image" Target="media/image121.wmf"/><Relationship Id="rId465" Type="http://schemas.openxmlformats.org/officeDocument/2006/relationships/image" Target="media/image222.png"/><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image" Target="media/image52.wmf"/><Relationship Id="rId325" Type="http://schemas.openxmlformats.org/officeDocument/2006/relationships/oleObject" Target="embeddings/oleObject159.bin"/><Relationship Id="rId367" Type="http://schemas.openxmlformats.org/officeDocument/2006/relationships/image" Target="media/image171.wmf"/><Relationship Id="rId171" Type="http://schemas.openxmlformats.org/officeDocument/2006/relationships/image" Target="media/image79.wmf"/><Relationship Id="rId227" Type="http://schemas.openxmlformats.org/officeDocument/2006/relationships/image" Target="media/image107.wmf"/><Relationship Id="rId269" Type="http://schemas.openxmlformats.org/officeDocument/2006/relationships/oleObject" Target="embeddings/oleObject130.bin"/><Relationship Id="rId434" Type="http://schemas.openxmlformats.org/officeDocument/2006/relationships/oleObject" Target="embeddings/oleObject217.bin"/><Relationship Id="rId33" Type="http://schemas.openxmlformats.org/officeDocument/2006/relationships/oleObject" Target="embeddings/oleObject11.bin"/><Relationship Id="rId129" Type="http://schemas.openxmlformats.org/officeDocument/2006/relationships/oleObject" Target="embeddings/oleObject59.bin"/><Relationship Id="rId280" Type="http://schemas.openxmlformats.org/officeDocument/2006/relationships/image" Target="media/image132.wmf"/><Relationship Id="rId336" Type="http://schemas.openxmlformats.org/officeDocument/2006/relationships/oleObject" Target="embeddings/oleObject165.bin"/><Relationship Id="rId75" Type="http://schemas.openxmlformats.org/officeDocument/2006/relationships/oleObject" Target="embeddings/oleObject32.bin"/><Relationship Id="rId140" Type="http://schemas.openxmlformats.org/officeDocument/2006/relationships/image" Target="media/image63.wmf"/><Relationship Id="rId182" Type="http://schemas.openxmlformats.org/officeDocument/2006/relationships/oleObject" Target="embeddings/oleObject85.bin"/><Relationship Id="rId378" Type="http://schemas.openxmlformats.org/officeDocument/2006/relationships/oleObject" Target="embeddings/oleObject189.bin"/><Relationship Id="rId403" Type="http://schemas.openxmlformats.org/officeDocument/2006/relationships/image" Target="media/image189.wmf"/><Relationship Id="rId6" Type="http://schemas.openxmlformats.org/officeDocument/2006/relationships/webSettings" Target="webSettings.xml"/><Relationship Id="rId238" Type="http://schemas.openxmlformats.org/officeDocument/2006/relationships/oleObject" Target="embeddings/oleObject113.bin"/><Relationship Id="rId445" Type="http://schemas.openxmlformats.org/officeDocument/2006/relationships/image" Target="media/image210.wmf"/><Relationship Id="rId291" Type="http://schemas.openxmlformats.org/officeDocument/2006/relationships/oleObject" Target="embeddings/oleObject141.bin"/><Relationship Id="rId305" Type="http://schemas.openxmlformats.org/officeDocument/2006/relationships/image" Target="media/image144.wmf"/><Relationship Id="rId347" Type="http://schemas.openxmlformats.org/officeDocument/2006/relationships/image" Target="media/image163.wmf"/><Relationship Id="rId44" Type="http://schemas.openxmlformats.org/officeDocument/2006/relationships/image" Target="media/image15.wmf"/><Relationship Id="rId86" Type="http://schemas.openxmlformats.org/officeDocument/2006/relationships/image" Target="media/image36.wmf"/><Relationship Id="rId151" Type="http://schemas.openxmlformats.org/officeDocument/2006/relationships/oleObject" Target="embeddings/oleObject70.bin"/><Relationship Id="rId389" Type="http://schemas.openxmlformats.org/officeDocument/2006/relationships/image" Target="media/image18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33BD7-968F-48AD-BDB2-5F4C018FD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12971</TotalTime>
  <Pages>1</Pages>
  <Words>5034</Words>
  <Characters>28697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33664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差分隐私保护</dc:title>
  <dc:creator>Lu Guoqing</dc:creator>
  <cp:lastModifiedBy>Lu Guoqing</cp:lastModifiedBy>
  <cp:revision>307</cp:revision>
  <cp:lastPrinted>2014-04-30T07:40:00Z</cp:lastPrinted>
  <dcterms:created xsi:type="dcterms:W3CDTF">2014-03-26T04:08:00Z</dcterms:created>
  <dcterms:modified xsi:type="dcterms:W3CDTF">2014-05-11T14:05:00Z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